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17248714"/>
    <w:p w14:paraId="3119E79C" w14:textId="3DB21080" w:rsidR="00DC1FC1" w:rsidRDefault="009E05D2" w:rsidP="00DC1FC1">
      <w:r>
        <w:rPr>
          <w:noProof/>
        </w:rPr>
        <mc:AlternateContent>
          <mc:Choice Requires="wps">
            <w:drawing>
              <wp:anchor distT="0" distB="0" distL="114300" distR="114300" simplePos="0" relativeHeight="251674624" behindDoc="0" locked="0" layoutInCell="1" allowOverlap="1" wp14:anchorId="0AA835CC" wp14:editId="5A4FAD23">
                <wp:simplePos x="0" y="0"/>
                <wp:positionH relativeFrom="column">
                  <wp:posOffset>2192020</wp:posOffset>
                </wp:positionH>
                <wp:positionV relativeFrom="paragraph">
                  <wp:posOffset>-109855</wp:posOffset>
                </wp:positionV>
                <wp:extent cx="2375535" cy="1337310"/>
                <wp:effectExtent l="0" t="0" r="0" b="0"/>
                <wp:wrapSquare wrapText="bothSides"/>
                <wp:docPr id="1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5535" cy="133731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4278BCA7" w14:textId="77777777" w:rsidR="00BB44B1" w:rsidRDefault="00BB44B1" w:rsidP="00DC1FC1">
                            <w:r>
                              <w:rPr>
                                <w:noProof/>
                                <w:lang w:eastAsia="en-US"/>
                              </w:rPr>
                              <w:drawing>
                                <wp:inline distT="0" distB="0" distL="0" distR="0" wp14:anchorId="2CEA2038" wp14:editId="2CE2DE1C">
                                  <wp:extent cx="1812290" cy="1245870"/>
                                  <wp:effectExtent l="0" t="0" r="0" b="0"/>
                                  <wp:docPr id="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_WITH-GRADIENT.png"/>
                                          <pic:cNvPicPr/>
                                        </pic:nvPicPr>
                                        <pic:blipFill>
                                          <a:blip r:embed="rId11">
                                            <a:extLst>
                                              <a:ext uri="{28A0092B-C50C-407E-A947-70E740481C1C}">
                                                <a14:useLocalDpi xmlns:a14="http://schemas.microsoft.com/office/drawing/2010/main" val="0"/>
                                              </a:ext>
                                            </a:extLst>
                                          </a:blip>
                                          <a:stretch>
                                            <a:fillRect/>
                                          </a:stretch>
                                        </pic:blipFill>
                                        <pic:spPr>
                                          <a:xfrm>
                                            <a:off x="0" y="0"/>
                                            <a:ext cx="1812290" cy="1245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AA835CC" id="_x0000_t202" coordsize="21600,21600" o:spt="202" path="m,l,21600r21600,l21600,xe">
                <v:stroke joinstyle="miter"/>
                <v:path gradientshapeok="t" o:connecttype="rect"/>
              </v:shapetype>
              <v:shape id="Text Box 6" o:spid="_x0000_s1026" type="#_x0000_t202" style="position:absolute;margin-left:172.6pt;margin-top:-8.65pt;width:187.05pt;height:105.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" filled="f" stroked="f">
                <v:textbox>
                  <w:txbxContent>
                    <w:p w14:paraId="4278BCA7" w14:textId="77777777" w:rsidR="00BB44B1" w:rsidRDefault="00BB44B1" w:rsidP="00DC1FC1">
                      <w:r>
                        <w:rPr>
                          <w:noProof/>
                          <w:lang w:eastAsia="en-US"/>
                        </w:rPr>
                        <w:drawing>
                          <wp:inline distT="0" distB="0" distL="0" distR="0" wp14:anchorId="2CEA2038" wp14:editId="2CE2DE1C">
                            <wp:extent cx="1812290" cy="1245870"/>
                            <wp:effectExtent l="0" t="0" r="0" b="0"/>
                            <wp:docPr id="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_WITH-GRADIENT.png"/>
                                    <pic:cNvPicPr/>
                                  </pic:nvPicPr>
                                  <pic:blipFill>
                                    <a:blip r:embed="rId12">
                                      <a:extLst>
                                        <a:ext uri="{28A0092B-C50C-407E-A947-70E740481C1C}">
                                          <a14:useLocalDpi xmlns:a14="http://schemas.microsoft.com/office/drawing/2010/main" val="0"/>
                                        </a:ext>
                                      </a:extLst>
                                    </a:blip>
                                    <a:stretch>
                                      <a:fillRect/>
                                    </a:stretch>
                                  </pic:blipFill>
                                  <pic:spPr>
                                    <a:xfrm>
                                      <a:off x="0" y="0"/>
                                      <a:ext cx="1812290" cy="1245870"/>
                                    </a:xfrm>
                                    <a:prstGeom prst="rect">
                                      <a:avLst/>
                                    </a:prstGeom>
                                  </pic:spPr>
                                </pic:pic>
                              </a:graphicData>
                            </a:graphic>
                          </wp:inline>
                        </w:drawing>
                      </w:r>
                    </w:p>
                  </w:txbxContent>
                </v:textbox>
                <w10:wrap type="square"/>
              </v:shape>
            </w:pict>
          </mc:Fallback>
        </mc:AlternateContent>
      </w:r>
    </w:p>
    <w:p w14:paraId="49D72AAE" w14:textId="77777777" w:rsidR="00DC1FC1" w:rsidRDefault="00DC1FC1" w:rsidP="00DC1FC1"/>
    <w:p w14:paraId="5E8D3B56" w14:textId="77777777" w:rsidR="00DC1FC1" w:rsidRDefault="00DC1FC1" w:rsidP="00DC1FC1"/>
    <w:p w14:paraId="6B2A422F" w14:textId="77777777" w:rsidR="00DC1FC1" w:rsidRDefault="00DC1FC1" w:rsidP="00DC1FC1"/>
    <w:p w14:paraId="4F39ED26" w14:textId="77777777" w:rsidR="00DC1FC1" w:rsidRDefault="00DC1FC1" w:rsidP="00DC1FC1"/>
    <w:p w14:paraId="7C4BB02E" w14:textId="77777777" w:rsidR="00DC1FC1" w:rsidRDefault="00DC1FC1" w:rsidP="00DC1FC1"/>
    <w:p w14:paraId="7EB2CBB2" w14:textId="238F4262" w:rsidR="00DC1FC1" w:rsidRDefault="009E05D2" w:rsidP="00DC1FC1">
      <w:r>
        <w:rPr>
          <w:noProof/>
        </w:rPr>
        <mc:AlternateContent>
          <mc:Choice Requires="wps">
            <w:drawing>
              <wp:anchor distT="0" distB="0" distL="114300" distR="114300" simplePos="0" relativeHeight="251673600" behindDoc="0" locked="0" layoutInCell="1" allowOverlap="1" wp14:anchorId="21678AB1" wp14:editId="72A448F1">
                <wp:simplePos x="0" y="0"/>
                <wp:positionH relativeFrom="column">
                  <wp:posOffset>2223135</wp:posOffset>
                </wp:positionH>
                <wp:positionV relativeFrom="paragraph">
                  <wp:posOffset>243840</wp:posOffset>
                </wp:positionV>
                <wp:extent cx="3657600" cy="2783840"/>
                <wp:effectExtent l="0" t="0" r="0" b="0"/>
                <wp:wrapNone/>
                <wp:docPr id="6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783840"/>
                        </a:xfrm>
                        <a:prstGeom prst="rect">
                          <a:avLst/>
                        </a:prstGeom>
                        <a:noFill/>
                        <a:ln>
                          <a:noFill/>
                        </a:ln>
                        <a:effectLst/>
                        <a:extLst>
                          <a:ext uri="{FAA26D3D-D897-4be2-8F04-BA451C77F1D7}"/>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166FA2E1" w14:textId="4C5CFAAF" w:rsidR="00BB44B1" w:rsidRPr="00B50117" w:rsidRDefault="00BB44B1" w:rsidP="00DC1FC1">
                            <w:pPr>
                              <w:pStyle w:val="Titel"/>
                            </w:pPr>
                            <w:r w:rsidRPr="00DA73D9">
                              <w:t>UML Modeling Guidelines</w:t>
                            </w:r>
                          </w:p>
                          <w:p w14:paraId="24855AF9" w14:textId="77777777" w:rsidR="00BB44B1" w:rsidRDefault="00BB44B1" w:rsidP="00DC1FC1">
                            <w:pPr>
                              <w:spacing w:after="0"/>
                              <w:ind w:right="797"/>
                              <w:jc w:val="right"/>
                              <w:rPr>
                                <w:rFonts w:asciiTheme="minorHAnsi" w:hAnsiTheme="minorHAnsi"/>
                              </w:rPr>
                            </w:pPr>
                            <w:r>
                              <w:rPr>
                                <w:rFonts w:asciiTheme="minorHAnsi" w:hAnsiTheme="minorHAnsi"/>
                                <w:noProof/>
                                <w:lang w:val="de-DE" w:eastAsia="de-DE"/>
                              </w:rPr>
                              <w:drawing>
                                <wp:inline distT="0" distB="0" distL="0" distR="0" wp14:anchorId="2AFFCBBD" wp14:editId="3237DDDD">
                                  <wp:extent cx="1224136" cy="869043"/>
                                  <wp:effectExtent l="19050" t="0" r="0" b="0"/>
                                  <wp:docPr id="124" name="Bild 1" descr="220px-UML_logo"/>
                                  <wp:cNvGraphicFramePr/>
                                  <a:graphic xmlns:a="http://schemas.openxmlformats.org/drawingml/2006/main">
                                    <a:graphicData uri="http://schemas.openxmlformats.org/drawingml/2006/picture">
                                      <pic:pic xmlns:pic="http://schemas.openxmlformats.org/drawingml/2006/picture">
                                        <pic:nvPicPr>
                                          <pic:cNvPr id="10" name="Picture 31" descr="220px-UML_logo"/>
                                          <pic:cNvPicPr>
                                            <a:picLocks noChangeAspect="1" noChangeArrowheads="1"/>
                                          </pic:cNvPicPr>
                                        </pic:nvPicPr>
                                        <pic:blipFill>
                                          <a:blip r:embed="rId13" cstate="print"/>
                                          <a:srcRect/>
                                          <a:stretch>
                                            <a:fillRect/>
                                          </a:stretch>
                                        </pic:blipFill>
                                        <pic:spPr bwMode="auto">
                                          <a:xfrm>
                                            <a:off x="0" y="0"/>
                                            <a:ext cx="1224136" cy="869043"/>
                                          </a:xfrm>
                                          <a:prstGeom prst="rect">
                                            <a:avLst/>
                                          </a:prstGeom>
                                          <a:noFill/>
                                          <a:ln w="9525">
                                            <a:noFill/>
                                            <a:miter lim="800000"/>
                                            <a:headEnd/>
                                            <a:tailEnd/>
                                          </a:ln>
                                        </pic:spPr>
                                      </pic:pic>
                                    </a:graphicData>
                                  </a:graphic>
                                </wp:inline>
                              </w:drawing>
                            </w:r>
                          </w:p>
                          <w:p w14:paraId="2AC8CE81" w14:textId="77777777" w:rsidR="00BB44B1" w:rsidRDefault="00BB44B1" w:rsidP="00DC1FC1">
                            <w:pPr>
                              <w:spacing w:after="0" w:line="260" w:lineRule="exact"/>
                              <w:rPr>
                                <w:rFonts w:asciiTheme="minorHAnsi" w:hAnsiTheme="minorHAnsi"/>
                              </w:rPr>
                            </w:pPr>
                          </w:p>
                          <w:p w14:paraId="7C76C320" w14:textId="5CD61FCE" w:rsidR="00BB44B1" w:rsidRPr="00C264CE" w:rsidRDefault="00BB44B1" w:rsidP="00DC1FC1">
                            <w:pPr>
                              <w:spacing w:after="0" w:line="260" w:lineRule="exact"/>
                              <w:rPr>
                                <w:rFonts w:asciiTheme="minorHAnsi" w:hAnsiTheme="minorHAnsi"/>
                                <w:highlight w:val="yellow"/>
                              </w:rPr>
                            </w:pPr>
                            <w:r w:rsidRPr="00C264CE">
                              <w:rPr>
                                <w:rFonts w:asciiTheme="minorHAnsi" w:hAnsiTheme="minorHAnsi"/>
                                <w:highlight w:val="yellow"/>
                              </w:rPr>
                              <w:t>TR-514 v1.3.0</w:t>
                            </w:r>
                            <w:del w:id="1" w:author="Bernd Zeuner" w:date="2021-10-22T09:18:00Z">
                              <w:r w:rsidRPr="00C264CE" w:rsidDel="007D3582">
                                <w:rPr>
                                  <w:rFonts w:asciiTheme="minorHAnsi" w:hAnsiTheme="minorHAnsi"/>
                                  <w:highlight w:val="yellow"/>
                                </w:rPr>
                                <w:delText>3</w:delText>
                              </w:r>
                            </w:del>
                            <w:ins w:id="2" w:author="Bernd Zeuner" w:date="2021-10-22T09:18:00Z">
                              <w:r w:rsidRPr="00C264CE">
                                <w:rPr>
                                  <w:rFonts w:asciiTheme="minorHAnsi" w:hAnsiTheme="minorHAnsi"/>
                                  <w:highlight w:val="yellow"/>
                                </w:rPr>
                                <w:t>4</w:t>
                              </w:r>
                            </w:ins>
                            <w:r w:rsidRPr="00C264CE">
                              <w:rPr>
                                <w:rFonts w:asciiTheme="minorHAnsi" w:hAnsiTheme="minorHAnsi"/>
                                <w:highlight w:val="yellow"/>
                              </w:rPr>
                              <w:t xml:space="preserve"> (Draft)</w:t>
                            </w:r>
                          </w:p>
                          <w:p w14:paraId="7328ABBE" w14:textId="661547FB" w:rsidR="00BB44B1" w:rsidRPr="00C264CE" w:rsidRDefault="004B1766" w:rsidP="00DC1FC1">
                            <w:pPr>
                              <w:spacing w:after="0" w:line="260" w:lineRule="exact"/>
                              <w:rPr>
                                <w:rFonts w:asciiTheme="minorHAnsi" w:hAnsiTheme="minorHAnsi"/>
                              </w:rPr>
                            </w:pPr>
                            <w:ins w:id="3" w:author="Bernd Zeuner [2]" w:date="2023-08-18T08:03:00Z">
                              <w:r>
                                <w:rPr>
                                  <w:rFonts w:asciiTheme="minorHAnsi" w:hAnsiTheme="minorHAnsi"/>
                                  <w:highlight w:val="yellow"/>
                                </w:rPr>
                                <w:t>August</w:t>
                              </w:r>
                            </w:ins>
                            <w:ins w:id="4" w:author="Bernd Zeuner [2]" w:date="2023-06-02T12:12:00Z">
                              <w:r w:rsidR="00A83C89">
                                <w:rPr>
                                  <w:rFonts w:asciiTheme="minorHAnsi" w:hAnsiTheme="minorHAnsi"/>
                                  <w:highlight w:val="yellow"/>
                                </w:rPr>
                                <w:t xml:space="preserve"> </w:t>
                              </w:r>
                            </w:ins>
                            <w:ins w:id="5" w:author="Bernd Zeuner [2]" w:date="2023-08-24T15:38:00Z">
                              <w:r w:rsidR="002C7EF6">
                                <w:rPr>
                                  <w:rFonts w:asciiTheme="minorHAnsi" w:hAnsiTheme="minorHAnsi"/>
                                  <w:highlight w:val="yellow"/>
                                </w:rPr>
                                <w:t>24</w:t>
                              </w:r>
                            </w:ins>
                            <w:ins w:id="6" w:author="Bernd Zeuner" w:date="2022-05-12T11:23:00Z">
                              <w:del w:id="7" w:author="Bernd Zeuner [2]" w:date="2022-10-28T11:44:00Z">
                                <w:r w:rsidR="00D65A73" w:rsidDel="00B03557">
                                  <w:rPr>
                                    <w:rFonts w:asciiTheme="minorHAnsi" w:hAnsiTheme="minorHAnsi"/>
                                    <w:highlight w:val="yellow"/>
                                  </w:rPr>
                                  <w:delText>May</w:delText>
                                </w:r>
                              </w:del>
                            </w:ins>
                            <w:ins w:id="8" w:author="Bernd Zeuner" w:date="2022-02-04T14:23:00Z">
                              <w:del w:id="9" w:author="Bernd Zeuner [2]" w:date="2022-10-28T11:44:00Z">
                                <w:r w:rsidR="004E7C94" w:rsidDel="00B03557">
                                  <w:rPr>
                                    <w:rFonts w:asciiTheme="minorHAnsi" w:hAnsiTheme="minorHAnsi"/>
                                    <w:highlight w:val="yellow"/>
                                  </w:rPr>
                                  <w:delText xml:space="preserve"> </w:delText>
                                </w:r>
                              </w:del>
                            </w:ins>
                            <w:ins w:id="10" w:author="Bernd Zeuner" w:date="2022-05-12T11:23:00Z">
                              <w:del w:id="11" w:author="Bernd Zeuner [2]" w:date="2022-05-20T08:09:00Z">
                                <w:r w:rsidR="00D65A73" w:rsidDel="00A906F8">
                                  <w:rPr>
                                    <w:rFonts w:asciiTheme="minorHAnsi" w:hAnsiTheme="minorHAnsi"/>
                                    <w:highlight w:val="yellow"/>
                                  </w:rPr>
                                  <w:delText>1</w:delText>
                                </w:r>
                              </w:del>
                              <w:del w:id="12" w:author="Bernd Zeuner [2]" w:date="2022-10-28T11:44:00Z">
                                <w:r w:rsidR="00D65A73" w:rsidDel="00B03557">
                                  <w:rPr>
                                    <w:rFonts w:asciiTheme="minorHAnsi" w:hAnsiTheme="minorHAnsi"/>
                                    <w:highlight w:val="yellow"/>
                                  </w:rPr>
                                  <w:delText>2</w:delText>
                                </w:r>
                              </w:del>
                            </w:ins>
                            <w:ins w:id="13" w:author="Bernd Zeuner" w:date="2022-02-04T14:23:00Z">
                              <w:r w:rsidR="004E7C94">
                                <w:rPr>
                                  <w:rFonts w:asciiTheme="minorHAnsi" w:hAnsiTheme="minorHAnsi"/>
                                  <w:highlight w:val="yellow"/>
                                </w:rPr>
                                <w:t>, 202</w:t>
                              </w:r>
                            </w:ins>
                            <w:ins w:id="14" w:author="Bernd Zeuner [2]" w:date="2023-01-20T08:36:00Z">
                              <w:r w:rsidR="009A272B">
                                <w:rPr>
                                  <w:rFonts w:asciiTheme="minorHAnsi" w:hAnsiTheme="minorHAnsi"/>
                                  <w:highlight w:val="yellow"/>
                                </w:rPr>
                                <w:t>3</w:t>
                              </w:r>
                            </w:ins>
                            <w:del w:id="15" w:author="Bernd Zeuner" w:date="2021-10-22T09:18:00Z">
                              <w:r w:rsidR="00BB44B1" w:rsidRPr="00C264CE" w:rsidDel="007D3582">
                                <w:rPr>
                                  <w:rFonts w:asciiTheme="minorHAnsi" w:hAnsiTheme="minorHAnsi"/>
                                  <w:highlight w:val="yellow"/>
                                </w:rPr>
                                <w:delText>August 6</w:delText>
                              </w:r>
                            </w:del>
                            <w:del w:id="16" w:author="Bernd Zeuner" w:date="2022-02-04T14:23:00Z">
                              <w:r w:rsidR="00BB44B1" w:rsidRPr="00C264CE" w:rsidDel="004E7C94">
                                <w:rPr>
                                  <w:rFonts w:asciiTheme="minorHAnsi" w:hAnsiTheme="minorHAnsi"/>
                                  <w:highlight w:val="yellow"/>
                                </w:rPr>
                                <w:delText>, 2021</w:delText>
                              </w:r>
                            </w:del>
                          </w:p>
                          <w:p w14:paraId="7A51985F" w14:textId="77777777" w:rsidR="00BB44B1" w:rsidRPr="00C264CE" w:rsidRDefault="00BB44B1" w:rsidP="00DC1FC1"/>
                          <w:p w14:paraId="274F7A8F" w14:textId="77777777" w:rsidR="00BB44B1" w:rsidRPr="009C5170" w:rsidRDefault="00BB44B1" w:rsidP="00DC1FC1">
                            <w:pPr>
                              <w:rPr>
                                <w:rFonts w:asciiTheme="minorHAnsi" w:hAnsiTheme="minorHAnsi" w:cstheme="minorHAnsi"/>
                                <w:color w:val="FF0000"/>
                                <w:sz w:val="40"/>
                                <w:szCs w:val="40"/>
                              </w:rPr>
                            </w:pPr>
                            <w:r w:rsidRPr="009C5170">
                              <w:rPr>
                                <w:rFonts w:asciiTheme="minorHAnsi" w:hAnsiTheme="minorHAnsi" w:cstheme="minorHAnsi"/>
                                <w:color w:val="FF0000"/>
                                <w:sz w:val="40"/>
                                <w:szCs w:val="40"/>
                              </w:rPr>
                              <w:t>Work in progress!</w:t>
                            </w:r>
                          </w:p>
                          <w:p w14:paraId="4BAFC4B3" w14:textId="77777777" w:rsidR="00BB44B1" w:rsidRDefault="00BB44B1" w:rsidP="00DC1F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78AB1" id="Text Box 3" o:spid="_x0000_s1027" type="#_x0000_t202" style="position:absolute;margin-left:175.05pt;margin-top:19.2pt;width:4in;height:219.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" filled="f" stroked="f">
                <v:textbox>
                  <w:txbxContent>
                    <w:p w14:paraId="166FA2E1" w14:textId="4C5CFAAF" w:rsidR="00BB44B1" w:rsidRPr="00B50117" w:rsidRDefault="00BB44B1" w:rsidP="00DC1FC1">
                      <w:pPr>
                        <w:pStyle w:val="Titel"/>
                      </w:pPr>
                      <w:r w:rsidRPr="00DA73D9">
                        <w:t>UML Modeling Guidelines</w:t>
                      </w:r>
                    </w:p>
                    <w:p w14:paraId="24855AF9" w14:textId="77777777" w:rsidR="00BB44B1" w:rsidRDefault="00BB44B1" w:rsidP="00DC1FC1">
                      <w:pPr>
                        <w:spacing w:after="0"/>
                        <w:ind w:right="797"/>
                        <w:jc w:val="right"/>
                        <w:rPr>
                          <w:rFonts w:asciiTheme="minorHAnsi" w:hAnsiTheme="minorHAnsi"/>
                        </w:rPr>
                      </w:pPr>
                      <w:r>
                        <w:rPr>
                          <w:rFonts w:asciiTheme="minorHAnsi" w:hAnsiTheme="minorHAnsi"/>
                          <w:noProof/>
                          <w:lang w:val="de-DE" w:eastAsia="de-DE"/>
                        </w:rPr>
                        <w:drawing>
                          <wp:inline distT="0" distB="0" distL="0" distR="0" wp14:anchorId="2AFFCBBD" wp14:editId="3237DDDD">
                            <wp:extent cx="1224136" cy="869043"/>
                            <wp:effectExtent l="19050" t="0" r="0" b="0"/>
                            <wp:docPr id="124" name="Bild 1" descr="220px-UML_logo"/>
                            <wp:cNvGraphicFramePr/>
                            <a:graphic xmlns:a="http://schemas.openxmlformats.org/drawingml/2006/main">
                              <a:graphicData uri="http://schemas.openxmlformats.org/drawingml/2006/picture">
                                <pic:pic xmlns:pic="http://schemas.openxmlformats.org/drawingml/2006/picture">
                                  <pic:nvPicPr>
                                    <pic:cNvPr id="10" name="Picture 31" descr="220px-UML_logo"/>
                                    <pic:cNvPicPr>
                                      <a:picLocks noChangeAspect="1" noChangeArrowheads="1"/>
                                    </pic:cNvPicPr>
                                  </pic:nvPicPr>
                                  <pic:blipFill>
                                    <a:blip r:embed="rId14" cstate="print"/>
                                    <a:srcRect/>
                                    <a:stretch>
                                      <a:fillRect/>
                                    </a:stretch>
                                  </pic:blipFill>
                                  <pic:spPr bwMode="auto">
                                    <a:xfrm>
                                      <a:off x="0" y="0"/>
                                      <a:ext cx="1224136" cy="869043"/>
                                    </a:xfrm>
                                    <a:prstGeom prst="rect">
                                      <a:avLst/>
                                    </a:prstGeom>
                                    <a:noFill/>
                                    <a:ln w="9525">
                                      <a:noFill/>
                                      <a:miter lim="800000"/>
                                      <a:headEnd/>
                                      <a:tailEnd/>
                                    </a:ln>
                                  </pic:spPr>
                                </pic:pic>
                              </a:graphicData>
                            </a:graphic>
                          </wp:inline>
                        </w:drawing>
                      </w:r>
                    </w:p>
                    <w:p w14:paraId="2AC8CE81" w14:textId="77777777" w:rsidR="00BB44B1" w:rsidRDefault="00BB44B1" w:rsidP="00DC1FC1">
                      <w:pPr>
                        <w:spacing w:after="0" w:line="260" w:lineRule="exact"/>
                        <w:rPr>
                          <w:rFonts w:asciiTheme="minorHAnsi" w:hAnsiTheme="minorHAnsi"/>
                        </w:rPr>
                      </w:pPr>
                    </w:p>
                    <w:p w14:paraId="7C76C320" w14:textId="5CD61FCE" w:rsidR="00BB44B1" w:rsidRPr="00C264CE" w:rsidRDefault="00BB44B1" w:rsidP="00DC1FC1">
                      <w:pPr>
                        <w:spacing w:after="0" w:line="260" w:lineRule="exact"/>
                        <w:rPr>
                          <w:rFonts w:asciiTheme="minorHAnsi" w:hAnsiTheme="minorHAnsi"/>
                          <w:highlight w:val="yellow"/>
                        </w:rPr>
                      </w:pPr>
                      <w:r w:rsidRPr="00C264CE">
                        <w:rPr>
                          <w:rFonts w:asciiTheme="minorHAnsi" w:hAnsiTheme="minorHAnsi"/>
                          <w:highlight w:val="yellow"/>
                        </w:rPr>
                        <w:t>TR-514 v1.3.0</w:t>
                      </w:r>
                      <w:del w:id="17" w:author="Bernd Zeuner" w:date="2021-10-22T09:18:00Z">
                        <w:r w:rsidRPr="00C264CE" w:rsidDel="007D3582">
                          <w:rPr>
                            <w:rFonts w:asciiTheme="minorHAnsi" w:hAnsiTheme="minorHAnsi"/>
                            <w:highlight w:val="yellow"/>
                          </w:rPr>
                          <w:delText>3</w:delText>
                        </w:r>
                      </w:del>
                      <w:ins w:id="18" w:author="Bernd Zeuner" w:date="2021-10-22T09:18:00Z">
                        <w:r w:rsidRPr="00C264CE">
                          <w:rPr>
                            <w:rFonts w:asciiTheme="minorHAnsi" w:hAnsiTheme="minorHAnsi"/>
                            <w:highlight w:val="yellow"/>
                          </w:rPr>
                          <w:t>4</w:t>
                        </w:r>
                      </w:ins>
                      <w:r w:rsidRPr="00C264CE">
                        <w:rPr>
                          <w:rFonts w:asciiTheme="minorHAnsi" w:hAnsiTheme="minorHAnsi"/>
                          <w:highlight w:val="yellow"/>
                        </w:rPr>
                        <w:t xml:space="preserve"> (Draft)</w:t>
                      </w:r>
                    </w:p>
                    <w:p w14:paraId="7328ABBE" w14:textId="661547FB" w:rsidR="00BB44B1" w:rsidRPr="00C264CE" w:rsidRDefault="004B1766" w:rsidP="00DC1FC1">
                      <w:pPr>
                        <w:spacing w:after="0" w:line="260" w:lineRule="exact"/>
                        <w:rPr>
                          <w:rFonts w:asciiTheme="minorHAnsi" w:hAnsiTheme="minorHAnsi"/>
                        </w:rPr>
                      </w:pPr>
                      <w:ins w:id="19" w:author="Bernd Zeuner [2]" w:date="2023-08-18T08:03:00Z">
                        <w:r>
                          <w:rPr>
                            <w:rFonts w:asciiTheme="minorHAnsi" w:hAnsiTheme="minorHAnsi"/>
                            <w:highlight w:val="yellow"/>
                          </w:rPr>
                          <w:t>August</w:t>
                        </w:r>
                      </w:ins>
                      <w:ins w:id="20" w:author="Bernd Zeuner [2]" w:date="2023-06-02T12:12:00Z">
                        <w:r w:rsidR="00A83C89">
                          <w:rPr>
                            <w:rFonts w:asciiTheme="minorHAnsi" w:hAnsiTheme="minorHAnsi"/>
                            <w:highlight w:val="yellow"/>
                          </w:rPr>
                          <w:t xml:space="preserve"> </w:t>
                        </w:r>
                      </w:ins>
                      <w:ins w:id="21" w:author="Bernd Zeuner [2]" w:date="2023-08-24T15:38:00Z">
                        <w:r w:rsidR="002C7EF6">
                          <w:rPr>
                            <w:rFonts w:asciiTheme="minorHAnsi" w:hAnsiTheme="minorHAnsi"/>
                            <w:highlight w:val="yellow"/>
                          </w:rPr>
                          <w:t>24</w:t>
                        </w:r>
                      </w:ins>
                      <w:ins w:id="22" w:author="Bernd Zeuner" w:date="2022-05-12T11:23:00Z">
                        <w:del w:id="23" w:author="Bernd Zeuner [2]" w:date="2022-10-28T11:44:00Z">
                          <w:r w:rsidR="00D65A73" w:rsidDel="00B03557">
                            <w:rPr>
                              <w:rFonts w:asciiTheme="minorHAnsi" w:hAnsiTheme="minorHAnsi"/>
                              <w:highlight w:val="yellow"/>
                            </w:rPr>
                            <w:delText>May</w:delText>
                          </w:r>
                        </w:del>
                      </w:ins>
                      <w:ins w:id="24" w:author="Bernd Zeuner" w:date="2022-02-04T14:23:00Z">
                        <w:del w:id="25" w:author="Bernd Zeuner [2]" w:date="2022-10-28T11:44:00Z">
                          <w:r w:rsidR="004E7C94" w:rsidDel="00B03557">
                            <w:rPr>
                              <w:rFonts w:asciiTheme="minorHAnsi" w:hAnsiTheme="minorHAnsi"/>
                              <w:highlight w:val="yellow"/>
                            </w:rPr>
                            <w:delText xml:space="preserve"> </w:delText>
                          </w:r>
                        </w:del>
                      </w:ins>
                      <w:ins w:id="26" w:author="Bernd Zeuner" w:date="2022-05-12T11:23:00Z">
                        <w:del w:id="27" w:author="Bernd Zeuner [2]" w:date="2022-05-20T08:09:00Z">
                          <w:r w:rsidR="00D65A73" w:rsidDel="00A906F8">
                            <w:rPr>
                              <w:rFonts w:asciiTheme="minorHAnsi" w:hAnsiTheme="minorHAnsi"/>
                              <w:highlight w:val="yellow"/>
                            </w:rPr>
                            <w:delText>1</w:delText>
                          </w:r>
                        </w:del>
                        <w:del w:id="28" w:author="Bernd Zeuner [2]" w:date="2022-10-28T11:44:00Z">
                          <w:r w:rsidR="00D65A73" w:rsidDel="00B03557">
                            <w:rPr>
                              <w:rFonts w:asciiTheme="minorHAnsi" w:hAnsiTheme="minorHAnsi"/>
                              <w:highlight w:val="yellow"/>
                            </w:rPr>
                            <w:delText>2</w:delText>
                          </w:r>
                        </w:del>
                      </w:ins>
                      <w:ins w:id="29" w:author="Bernd Zeuner" w:date="2022-02-04T14:23:00Z">
                        <w:r w:rsidR="004E7C94">
                          <w:rPr>
                            <w:rFonts w:asciiTheme="minorHAnsi" w:hAnsiTheme="minorHAnsi"/>
                            <w:highlight w:val="yellow"/>
                          </w:rPr>
                          <w:t>, 202</w:t>
                        </w:r>
                      </w:ins>
                      <w:ins w:id="30" w:author="Bernd Zeuner [2]" w:date="2023-01-20T08:36:00Z">
                        <w:r w:rsidR="009A272B">
                          <w:rPr>
                            <w:rFonts w:asciiTheme="minorHAnsi" w:hAnsiTheme="minorHAnsi"/>
                            <w:highlight w:val="yellow"/>
                          </w:rPr>
                          <w:t>3</w:t>
                        </w:r>
                      </w:ins>
                      <w:del w:id="31" w:author="Bernd Zeuner" w:date="2021-10-22T09:18:00Z">
                        <w:r w:rsidR="00BB44B1" w:rsidRPr="00C264CE" w:rsidDel="007D3582">
                          <w:rPr>
                            <w:rFonts w:asciiTheme="minorHAnsi" w:hAnsiTheme="minorHAnsi"/>
                            <w:highlight w:val="yellow"/>
                          </w:rPr>
                          <w:delText>August 6</w:delText>
                        </w:r>
                      </w:del>
                      <w:del w:id="32" w:author="Bernd Zeuner" w:date="2022-02-04T14:23:00Z">
                        <w:r w:rsidR="00BB44B1" w:rsidRPr="00C264CE" w:rsidDel="004E7C94">
                          <w:rPr>
                            <w:rFonts w:asciiTheme="minorHAnsi" w:hAnsiTheme="minorHAnsi"/>
                            <w:highlight w:val="yellow"/>
                          </w:rPr>
                          <w:delText>, 2021</w:delText>
                        </w:r>
                      </w:del>
                    </w:p>
                    <w:p w14:paraId="7A51985F" w14:textId="77777777" w:rsidR="00BB44B1" w:rsidRPr="00C264CE" w:rsidRDefault="00BB44B1" w:rsidP="00DC1FC1"/>
                    <w:p w14:paraId="274F7A8F" w14:textId="77777777" w:rsidR="00BB44B1" w:rsidRPr="009C5170" w:rsidRDefault="00BB44B1" w:rsidP="00DC1FC1">
                      <w:pPr>
                        <w:rPr>
                          <w:rFonts w:asciiTheme="minorHAnsi" w:hAnsiTheme="minorHAnsi" w:cstheme="minorHAnsi"/>
                          <w:color w:val="FF0000"/>
                          <w:sz w:val="40"/>
                          <w:szCs w:val="40"/>
                        </w:rPr>
                      </w:pPr>
                      <w:r w:rsidRPr="009C5170">
                        <w:rPr>
                          <w:rFonts w:asciiTheme="minorHAnsi" w:hAnsiTheme="minorHAnsi" w:cstheme="minorHAnsi"/>
                          <w:color w:val="FF0000"/>
                          <w:sz w:val="40"/>
                          <w:szCs w:val="40"/>
                        </w:rPr>
                        <w:t>Work in progress!</w:t>
                      </w:r>
                    </w:p>
                    <w:p w14:paraId="4BAFC4B3" w14:textId="77777777" w:rsidR="00BB44B1" w:rsidRDefault="00BB44B1" w:rsidP="00DC1FC1"/>
                  </w:txbxContent>
                </v:textbox>
              </v:shape>
            </w:pict>
          </mc:Fallback>
        </mc:AlternateContent>
      </w:r>
    </w:p>
    <w:p w14:paraId="2C3D5697" w14:textId="77777777" w:rsidR="00DC1FC1" w:rsidRDefault="00DC1FC1" w:rsidP="00DC1FC1"/>
    <w:p w14:paraId="482F9A20" w14:textId="77777777" w:rsidR="00DC1FC1" w:rsidRDefault="00DC1FC1" w:rsidP="00DC1FC1"/>
    <w:p w14:paraId="65388B19" w14:textId="77777777" w:rsidR="00DC1FC1" w:rsidRDefault="00DC1FC1" w:rsidP="00DC1FC1"/>
    <w:p w14:paraId="453D373E" w14:textId="77777777" w:rsidR="00DC1FC1" w:rsidRDefault="00DC1FC1" w:rsidP="00DC1FC1"/>
    <w:p w14:paraId="587D1459" w14:textId="77777777" w:rsidR="00DC1FC1" w:rsidRDefault="00DC1FC1" w:rsidP="00DC1FC1"/>
    <w:p w14:paraId="51827778" w14:textId="77777777" w:rsidR="00DC1FC1" w:rsidRDefault="00DC1FC1" w:rsidP="00DC1FC1"/>
    <w:p w14:paraId="152E07F8" w14:textId="77777777" w:rsidR="00DC1FC1" w:rsidRDefault="00DC1FC1" w:rsidP="00DC1FC1"/>
    <w:p w14:paraId="21F4729D" w14:textId="645E140E" w:rsidR="00DC1FC1" w:rsidRDefault="00DC1FC1" w:rsidP="00DC1FC1"/>
    <w:p w14:paraId="08345BCB" w14:textId="4ABB36C6" w:rsidR="008279F3" w:rsidRDefault="008279F3" w:rsidP="00DC1FC1"/>
    <w:p w14:paraId="0B311D1B" w14:textId="77777777" w:rsidR="008279F3" w:rsidRDefault="008279F3" w:rsidP="00DC1FC1"/>
    <w:p w14:paraId="39DDA962" w14:textId="77777777" w:rsidR="00DC1FC1" w:rsidRPr="007C662B" w:rsidRDefault="00DC1FC1" w:rsidP="00DC1FC1">
      <w:pPr>
        <w:spacing w:after="40"/>
        <w:rPr>
          <w:rFonts w:asciiTheme="minorHAnsi" w:hAnsiTheme="minorHAnsi"/>
          <w:sz w:val="16"/>
        </w:rPr>
      </w:pPr>
      <w:r>
        <w:br w:type="page"/>
      </w:r>
    </w:p>
    <w:bookmarkEnd w:id="0"/>
    <w:p w14:paraId="5C5DE812" w14:textId="77777777" w:rsidR="005752F2" w:rsidRPr="00567E3D" w:rsidRDefault="005752F2">
      <w:pPr>
        <w:spacing w:after="0"/>
      </w:pPr>
    </w:p>
    <w:p w14:paraId="199CEFBB" w14:textId="77777777" w:rsidR="00A26A45" w:rsidRPr="00893099" w:rsidRDefault="00A26A45" w:rsidP="00A26A45">
      <w:pPr>
        <w:rPr>
          <w:rFonts w:asciiTheme="majorHAnsi" w:hAnsiTheme="majorHAnsi"/>
          <w:b/>
          <w:szCs w:val="24"/>
        </w:rPr>
      </w:pPr>
      <w:r w:rsidRPr="00893099">
        <w:rPr>
          <w:rFonts w:asciiTheme="majorHAnsi" w:hAnsiTheme="majorHAnsi"/>
          <w:b/>
          <w:szCs w:val="24"/>
        </w:rPr>
        <w:t>Disclaimer</w:t>
      </w:r>
    </w:p>
    <w:p w14:paraId="27BE71F2" w14:textId="77777777" w:rsidR="00702542" w:rsidRDefault="00702542" w:rsidP="00702542">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50261180" w14:textId="77777777" w:rsidR="00702542" w:rsidRDefault="00702542" w:rsidP="00702542">
      <w:pPr>
        <w:spacing w:after="0"/>
      </w:pPr>
      <w:r>
        <w:t>Any marks and brands contained herein are the property of their respective owners.</w:t>
      </w:r>
    </w:p>
    <w:p w14:paraId="5F7A4B5E" w14:textId="77777777" w:rsidR="00702542" w:rsidRDefault="00702542" w:rsidP="00702542">
      <w:pPr>
        <w:spacing w:after="0"/>
      </w:pPr>
    </w:p>
    <w:p w14:paraId="71AA3641" w14:textId="77777777" w:rsidR="00702542" w:rsidRDefault="00702542" w:rsidP="00702542">
      <w:pPr>
        <w:spacing w:after="0"/>
      </w:pPr>
      <w:r>
        <w:t>Open Networking Foundation</w:t>
      </w:r>
    </w:p>
    <w:p w14:paraId="29F0450A" w14:textId="77777777" w:rsidR="00702542" w:rsidRDefault="00702542" w:rsidP="00702542">
      <w:pPr>
        <w:spacing w:after="0"/>
      </w:pPr>
      <w:r>
        <w:t>1000 El Camino Real, Suite 100, Menlo Park, CA 94025</w:t>
      </w:r>
    </w:p>
    <w:p w14:paraId="019559FE" w14:textId="482A583B" w:rsidR="00702542" w:rsidRPr="00EC648D" w:rsidRDefault="00021D2D" w:rsidP="00702542">
      <w:pPr>
        <w:pStyle w:val="Hyperlink1"/>
      </w:pPr>
      <w:hyperlink r:id="rId15" w:history="1">
        <w:r w:rsidR="00702542" w:rsidRPr="00EC648D">
          <w:rPr>
            <w:rStyle w:val="Hyperlink"/>
            <w:color w:val="00A0B6" w:themeColor="accent1"/>
          </w:rPr>
          <w:t>www.opennetworking.org</w:t>
        </w:r>
      </w:hyperlink>
    </w:p>
    <w:p w14:paraId="59AA1214" w14:textId="77777777" w:rsidR="00702542" w:rsidRDefault="00702542" w:rsidP="00702542">
      <w:pPr>
        <w:spacing w:after="0"/>
      </w:pPr>
    </w:p>
    <w:p w14:paraId="6C847AEE" w14:textId="6539EC1F" w:rsidR="00702542" w:rsidRDefault="00702542" w:rsidP="00702542">
      <w:pPr>
        <w:spacing w:after="0"/>
      </w:pPr>
      <w:r>
        <w:t>©201</w:t>
      </w:r>
      <w:r w:rsidR="00D00D27">
        <w:t>8</w:t>
      </w:r>
      <w:r>
        <w:t xml:space="preserve"> Open Networking Foundation. All rights reserved.</w:t>
      </w:r>
    </w:p>
    <w:p w14:paraId="316CF6D2" w14:textId="77777777" w:rsidR="00702542" w:rsidRDefault="00702542" w:rsidP="00702542">
      <w:pPr>
        <w:spacing w:after="0"/>
      </w:pPr>
    </w:p>
    <w:p w14:paraId="1CF289A1" w14:textId="1013E09A" w:rsidR="00702542" w:rsidRDefault="00702542" w:rsidP="00702542">
      <w:r>
        <w:t>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w:t>
      </w:r>
    </w:p>
    <w:p w14:paraId="159AC28A" w14:textId="77777777" w:rsidR="00702542" w:rsidRPr="00702542" w:rsidRDefault="00702542" w:rsidP="00702542">
      <w:pPr>
        <w:rPr>
          <w:rFonts w:asciiTheme="majorHAnsi" w:hAnsiTheme="majorHAnsi"/>
          <w:b/>
          <w:szCs w:val="24"/>
        </w:rPr>
      </w:pPr>
      <w:r w:rsidRPr="00702542">
        <w:rPr>
          <w:rFonts w:asciiTheme="majorHAnsi" w:hAnsiTheme="majorHAnsi"/>
          <w:b/>
          <w:szCs w:val="24"/>
        </w:rPr>
        <w:t>Important note</w:t>
      </w:r>
    </w:p>
    <w:p w14:paraId="659C22C6" w14:textId="125A827D" w:rsidR="00702542" w:rsidRDefault="00702542" w:rsidP="00702542">
      <w:r>
        <w:t>This Technical Recommendations has been approved by the OIMT Project TST but has not been approved by the ONF board. This Technical Recommendation has been approved under the ONF publishing guidelines for 'Informational' publications that allow Project technical steering teams (TSTs) to authorize publication of Informational documents. The designation of '-info' at the end</w:t>
      </w:r>
      <w:r w:rsidR="00173805">
        <w:t xml:space="preserve"> </w:t>
      </w:r>
      <w:r>
        <w:t>of the document ID also reflects that the project team (not the ONF board) approved this TR.</w:t>
      </w:r>
    </w:p>
    <w:p w14:paraId="09F0D94E" w14:textId="77777777" w:rsidR="005752F2" w:rsidRDefault="00EC648D" w:rsidP="00EC648D">
      <w:pPr>
        <w:spacing w:after="0"/>
      </w:pPr>
      <w:r>
        <w:br w:type="page"/>
      </w:r>
    </w:p>
    <w:p w14:paraId="77CD28C6" w14:textId="5F665FFA" w:rsidR="00A847F0" w:rsidRDefault="00A847F0" w:rsidP="00393775">
      <w:pPr>
        <w:pStyle w:val="Verzeichnis1"/>
        <w:tabs>
          <w:tab w:val="left" w:pos="3990"/>
        </w:tabs>
      </w:pPr>
    </w:p>
    <w:p w14:paraId="6D0E2832" w14:textId="77777777" w:rsidR="00173805" w:rsidRPr="00EA5109" w:rsidRDefault="00173805" w:rsidP="00173805">
      <w:pPr>
        <w:pStyle w:val="Inhaltsverzeichnisberschrift"/>
        <w:rPr>
          <w:rFonts w:cstheme="minorHAnsi"/>
          <w:color w:val="141313" w:themeColor="text1"/>
        </w:rPr>
      </w:pPr>
      <w:r>
        <w:t>Table of Contents</w:t>
      </w:r>
    </w:p>
    <w:p w14:paraId="1647B89C" w14:textId="38E3E54B" w:rsidR="00942ADC" w:rsidRPr="00942ADC" w:rsidRDefault="00173805">
      <w:pPr>
        <w:pStyle w:val="Verzeichnis1"/>
        <w:tabs>
          <w:tab w:val="left" w:pos="432"/>
          <w:tab w:val="right" w:leader="dot" w:pos="9350"/>
        </w:tabs>
        <w:rPr>
          <w:rFonts w:cstheme="minorBidi"/>
          <w:b w:val="0"/>
          <w:noProof/>
          <w:color w:val="auto"/>
          <w:sz w:val="22"/>
          <w:szCs w:val="22"/>
          <w:lang w:eastAsia="de-DE"/>
        </w:rPr>
      </w:pPr>
      <w:r>
        <w:fldChar w:fldCharType="begin"/>
      </w:r>
      <w:r>
        <w:instrText xml:space="preserve"> TOC \o "1-3" </w:instrText>
      </w:r>
      <w:r>
        <w:fldChar w:fldCharType="separate"/>
      </w:r>
      <w:r w:rsidR="00942ADC">
        <w:rPr>
          <w:noProof/>
        </w:rPr>
        <w:t>1</w:t>
      </w:r>
      <w:r w:rsidR="00942ADC" w:rsidRPr="00942ADC">
        <w:rPr>
          <w:rFonts w:cstheme="minorBidi"/>
          <w:b w:val="0"/>
          <w:noProof/>
          <w:color w:val="auto"/>
          <w:sz w:val="22"/>
          <w:szCs w:val="22"/>
          <w:lang w:eastAsia="de-DE"/>
        </w:rPr>
        <w:tab/>
      </w:r>
      <w:r w:rsidR="00942ADC">
        <w:rPr>
          <w:noProof/>
        </w:rPr>
        <w:t>Introduction</w:t>
      </w:r>
      <w:r w:rsidR="00942ADC">
        <w:rPr>
          <w:noProof/>
        </w:rPr>
        <w:tab/>
      </w:r>
      <w:r w:rsidR="00942ADC">
        <w:rPr>
          <w:noProof/>
        </w:rPr>
        <w:fldChar w:fldCharType="begin"/>
      </w:r>
      <w:r w:rsidR="00942ADC">
        <w:rPr>
          <w:noProof/>
        </w:rPr>
        <w:instrText xml:space="preserve"> PAGEREF _Toc79148952 \h </w:instrText>
      </w:r>
      <w:r w:rsidR="00942ADC">
        <w:rPr>
          <w:noProof/>
        </w:rPr>
      </w:r>
      <w:r w:rsidR="00942ADC">
        <w:rPr>
          <w:noProof/>
        </w:rPr>
        <w:fldChar w:fldCharType="separate"/>
      </w:r>
      <w:r w:rsidR="00942ADC">
        <w:rPr>
          <w:noProof/>
        </w:rPr>
        <w:t>10</w:t>
      </w:r>
      <w:r w:rsidR="00942ADC">
        <w:rPr>
          <w:noProof/>
        </w:rPr>
        <w:fldChar w:fldCharType="end"/>
      </w:r>
    </w:p>
    <w:p w14:paraId="5881F297" w14:textId="552E3B71" w:rsidR="00942ADC" w:rsidRPr="00942ADC" w:rsidRDefault="00942ADC">
      <w:pPr>
        <w:pStyle w:val="Verzeichnis1"/>
        <w:tabs>
          <w:tab w:val="left" w:pos="432"/>
          <w:tab w:val="right" w:leader="dot" w:pos="9350"/>
        </w:tabs>
        <w:rPr>
          <w:rFonts w:cstheme="minorBidi"/>
          <w:b w:val="0"/>
          <w:noProof/>
          <w:color w:val="auto"/>
          <w:sz w:val="22"/>
          <w:szCs w:val="22"/>
          <w:lang w:eastAsia="de-DE"/>
        </w:rPr>
      </w:pPr>
      <w:r>
        <w:rPr>
          <w:noProof/>
        </w:rPr>
        <w:t>2</w:t>
      </w:r>
      <w:r w:rsidRPr="00942ADC">
        <w:rPr>
          <w:rFonts w:cstheme="minorBidi"/>
          <w:b w:val="0"/>
          <w:noProof/>
          <w:color w:val="auto"/>
          <w:sz w:val="22"/>
          <w:szCs w:val="22"/>
          <w:lang w:eastAsia="de-DE"/>
        </w:rPr>
        <w:tab/>
      </w:r>
      <w:r>
        <w:rPr>
          <w:noProof/>
        </w:rPr>
        <w:t>References</w:t>
      </w:r>
      <w:r>
        <w:rPr>
          <w:noProof/>
        </w:rPr>
        <w:tab/>
      </w:r>
      <w:r>
        <w:rPr>
          <w:noProof/>
        </w:rPr>
        <w:fldChar w:fldCharType="begin"/>
      </w:r>
      <w:r>
        <w:rPr>
          <w:noProof/>
        </w:rPr>
        <w:instrText xml:space="preserve"> PAGEREF _Toc79148953 \h </w:instrText>
      </w:r>
      <w:r>
        <w:rPr>
          <w:noProof/>
        </w:rPr>
      </w:r>
      <w:r>
        <w:rPr>
          <w:noProof/>
        </w:rPr>
        <w:fldChar w:fldCharType="separate"/>
      </w:r>
      <w:r>
        <w:rPr>
          <w:noProof/>
        </w:rPr>
        <w:t>10</w:t>
      </w:r>
      <w:r>
        <w:rPr>
          <w:noProof/>
        </w:rPr>
        <w:fldChar w:fldCharType="end"/>
      </w:r>
    </w:p>
    <w:p w14:paraId="0C44745C" w14:textId="11EEA254" w:rsidR="00942ADC" w:rsidRPr="00942ADC" w:rsidRDefault="00942ADC">
      <w:pPr>
        <w:pStyle w:val="Verzeichnis1"/>
        <w:tabs>
          <w:tab w:val="left" w:pos="432"/>
          <w:tab w:val="right" w:leader="dot" w:pos="9350"/>
        </w:tabs>
        <w:rPr>
          <w:rFonts w:cstheme="minorBidi"/>
          <w:b w:val="0"/>
          <w:noProof/>
          <w:color w:val="auto"/>
          <w:sz w:val="22"/>
          <w:szCs w:val="22"/>
          <w:lang w:eastAsia="de-DE"/>
        </w:rPr>
      </w:pPr>
      <w:r>
        <w:rPr>
          <w:noProof/>
        </w:rPr>
        <w:t>3</w:t>
      </w:r>
      <w:r w:rsidRPr="00942ADC">
        <w:rPr>
          <w:rFonts w:cstheme="minorBidi"/>
          <w:b w:val="0"/>
          <w:noProof/>
          <w:color w:val="auto"/>
          <w:sz w:val="22"/>
          <w:szCs w:val="22"/>
          <w:lang w:eastAsia="de-DE"/>
        </w:rPr>
        <w:tab/>
      </w:r>
      <w:r>
        <w:rPr>
          <w:noProof/>
        </w:rPr>
        <w:t>Abbreviations</w:t>
      </w:r>
      <w:r>
        <w:rPr>
          <w:noProof/>
        </w:rPr>
        <w:tab/>
      </w:r>
      <w:r>
        <w:rPr>
          <w:noProof/>
        </w:rPr>
        <w:fldChar w:fldCharType="begin"/>
      </w:r>
      <w:r>
        <w:rPr>
          <w:noProof/>
        </w:rPr>
        <w:instrText xml:space="preserve"> PAGEREF _Toc79148954 \h </w:instrText>
      </w:r>
      <w:r>
        <w:rPr>
          <w:noProof/>
        </w:rPr>
      </w:r>
      <w:r>
        <w:rPr>
          <w:noProof/>
        </w:rPr>
        <w:fldChar w:fldCharType="separate"/>
      </w:r>
      <w:r>
        <w:rPr>
          <w:noProof/>
        </w:rPr>
        <w:t>11</w:t>
      </w:r>
      <w:r>
        <w:rPr>
          <w:noProof/>
        </w:rPr>
        <w:fldChar w:fldCharType="end"/>
      </w:r>
    </w:p>
    <w:p w14:paraId="3930974F" w14:textId="13B85D73" w:rsidR="00942ADC" w:rsidRPr="00942ADC" w:rsidRDefault="00942ADC">
      <w:pPr>
        <w:pStyle w:val="Verzeichnis1"/>
        <w:tabs>
          <w:tab w:val="left" w:pos="432"/>
          <w:tab w:val="right" w:leader="dot" w:pos="9350"/>
        </w:tabs>
        <w:rPr>
          <w:rFonts w:cstheme="minorBidi"/>
          <w:b w:val="0"/>
          <w:noProof/>
          <w:color w:val="auto"/>
          <w:sz w:val="22"/>
          <w:szCs w:val="22"/>
          <w:lang w:eastAsia="de-DE"/>
        </w:rPr>
      </w:pPr>
      <w:r>
        <w:rPr>
          <w:noProof/>
        </w:rPr>
        <w:t>4</w:t>
      </w:r>
      <w:r w:rsidRPr="00942ADC">
        <w:rPr>
          <w:rFonts w:cstheme="minorBidi"/>
          <w:b w:val="0"/>
          <w:noProof/>
          <w:color w:val="auto"/>
          <w:sz w:val="22"/>
          <w:szCs w:val="22"/>
          <w:lang w:eastAsia="de-DE"/>
        </w:rPr>
        <w:tab/>
      </w:r>
      <w:r>
        <w:rPr>
          <w:noProof/>
        </w:rPr>
        <w:t>Overview</w:t>
      </w:r>
      <w:r>
        <w:rPr>
          <w:noProof/>
        </w:rPr>
        <w:tab/>
      </w:r>
      <w:r>
        <w:rPr>
          <w:noProof/>
        </w:rPr>
        <w:fldChar w:fldCharType="begin"/>
      </w:r>
      <w:r>
        <w:rPr>
          <w:noProof/>
        </w:rPr>
        <w:instrText xml:space="preserve"> PAGEREF _Toc79148955 \h </w:instrText>
      </w:r>
      <w:r>
        <w:rPr>
          <w:noProof/>
        </w:rPr>
      </w:r>
      <w:r>
        <w:rPr>
          <w:noProof/>
        </w:rPr>
        <w:fldChar w:fldCharType="separate"/>
      </w:r>
      <w:r>
        <w:rPr>
          <w:noProof/>
        </w:rPr>
        <w:t>11</w:t>
      </w:r>
      <w:r>
        <w:rPr>
          <w:noProof/>
        </w:rPr>
        <w:fldChar w:fldCharType="end"/>
      </w:r>
    </w:p>
    <w:p w14:paraId="182979C8" w14:textId="6B78408F" w:rsidR="00942ADC" w:rsidRPr="00942ADC" w:rsidRDefault="00942ADC">
      <w:pPr>
        <w:pStyle w:val="Verzeichnis2"/>
        <w:rPr>
          <w:rFonts w:cstheme="minorBidi"/>
          <w:noProof/>
          <w:color w:val="auto"/>
          <w:sz w:val="22"/>
          <w:lang w:eastAsia="de-DE"/>
        </w:rPr>
      </w:pPr>
      <w:r>
        <w:rPr>
          <w:noProof/>
        </w:rPr>
        <w:t>4.1</w:t>
      </w:r>
      <w:r w:rsidRPr="00942ADC">
        <w:rPr>
          <w:rFonts w:cstheme="minorBidi"/>
          <w:noProof/>
          <w:color w:val="auto"/>
          <w:sz w:val="22"/>
          <w:lang w:eastAsia="de-DE"/>
        </w:rPr>
        <w:tab/>
      </w:r>
      <w:r>
        <w:rPr>
          <w:noProof/>
        </w:rPr>
        <w:t>Documentation Overview</w:t>
      </w:r>
      <w:r>
        <w:rPr>
          <w:noProof/>
        </w:rPr>
        <w:tab/>
      </w:r>
      <w:r>
        <w:rPr>
          <w:noProof/>
        </w:rPr>
        <w:fldChar w:fldCharType="begin"/>
      </w:r>
      <w:r>
        <w:rPr>
          <w:noProof/>
        </w:rPr>
        <w:instrText xml:space="preserve"> PAGEREF _Toc79148956 \h </w:instrText>
      </w:r>
      <w:r>
        <w:rPr>
          <w:noProof/>
        </w:rPr>
      </w:r>
      <w:r>
        <w:rPr>
          <w:noProof/>
        </w:rPr>
        <w:fldChar w:fldCharType="separate"/>
      </w:r>
      <w:r>
        <w:rPr>
          <w:noProof/>
        </w:rPr>
        <w:t>11</w:t>
      </w:r>
      <w:r>
        <w:rPr>
          <w:noProof/>
        </w:rPr>
        <w:fldChar w:fldCharType="end"/>
      </w:r>
    </w:p>
    <w:p w14:paraId="0A31BD75" w14:textId="5094B98C" w:rsidR="00942ADC" w:rsidRPr="00942ADC" w:rsidRDefault="00942ADC">
      <w:pPr>
        <w:pStyle w:val="Verzeichnis2"/>
        <w:rPr>
          <w:rFonts w:cstheme="minorBidi"/>
          <w:noProof/>
          <w:color w:val="auto"/>
          <w:sz w:val="22"/>
          <w:lang w:eastAsia="de-DE"/>
        </w:rPr>
      </w:pPr>
      <w:r>
        <w:rPr>
          <w:noProof/>
        </w:rPr>
        <w:t>4.2</w:t>
      </w:r>
      <w:r w:rsidRPr="00942ADC">
        <w:rPr>
          <w:rFonts w:cstheme="minorBidi"/>
          <w:noProof/>
          <w:color w:val="auto"/>
          <w:sz w:val="22"/>
          <w:lang w:eastAsia="de-DE"/>
        </w:rPr>
        <w:tab/>
      </w:r>
      <w:r>
        <w:rPr>
          <w:noProof/>
        </w:rPr>
        <w:t>Modeling approach</w:t>
      </w:r>
      <w:r>
        <w:rPr>
          <w:noProof/>
        </w:rPr>
        <w:tab/>
      </w:r>
      <w:r>
        <w:rPr>
          <w:noProof/>
        </w:rPr>
        <w:fldChar w:fldCharType="begin"/>
      </w:r>
      <w:r>
        <w:rPr>
          <w:noProof/>
        </w:rPr>
        <w:instrText xml:space="preserve"> PAGEREF _Toc79148957 \h </w:instrText>
      </w:r>
      <w:r>
        <w:rPr>
          <w:noProof/>
        </w:rPr>
      </w:r>
      <w:r>
        <w:rPr>
          <w:noProof/>
        </w:rPr>
        <w:fldChar w:fldCharType="separate"/>
      </w:r>
      <w:r>
        <w:rPr>
          <w:noProof/>
        </w:rPr>
        <w:t>12</w:t>
      </w:r>
      <w:r>
        <w:rPr>
          <w:noProof/>
        </w:rPr>
        <w:fldChar w:fldCharType="end"/>
      </w:r>
    </w:p>
    <w:p w14:paraId="313DF624" w14:textId="7701106F" w:rsidR="00942ADC" w:rsidRPr="00942ADC" w:rsidRDefault="00942ADC">
      <w:pPr>
        <w:pStyle w:val="Verzeichnis2"/>
        <w:rPr>
          <w:rFonts w:cstheme="minorBidi"/>
          <w:noProof/>
          <w:color w:val="auto"/>
          <w:sz w:val="22"/>
          <w:lang w:eastAsia="de-DE"/>
        </w:rPr>
      </w:pPr>
      <w:r>
        <w:rPr>
          <w:noProof/>
        </w:rPr>
        <w:t>4.3</w:t>
      </w:r>
      <w:r w:rsidRPr="00942ADC">
        <w:rPr>
          <w:rFonts w:cstheme="minorBidi"/>
          <w:noProof/>
          <w:color w:val="auto"/>
          <w:sz w:val="22"/>
          <w:lang w:eastAsia="de-DE"/>
        </w:rPr>
        <w:tab/>
      </w:r>
      <w:r>
        <w:rPr>
          <w:noProof/>
        </w:rPr>
        <w:t>General Requirements</w:t>
      </w:r>
      <w:r>
        <w:rPr>
          <w:noProof/>
        </w:rPr>
        <w:tab/>
      </w:r>
      <w:r>
        <w:rPr>
          <w:noProof/>
        </w:rPr>
        <w:fldChar w:fldCharType="begin"/>
      </w:r>
      <w:r>
        <w:rPr>
          <w:noProof/>
        </w:rPr>
        <w:instrText xml:space="preserve"> PAGEREF _Toc79148958 \h </w:instrText>
      </w:r>
      <w:r>
        <w:rPr>
          <w:noProof/>
        </w:rPr>
      </w:r>
      <w:r>
        <w:rPr>
          <w:noProof/>
        </w:rPr>
        <w:fldChar w:fldCharType="separate"/>
      </w:r>
      <w:r>
        <w:rPr>
          <w:noProof/>
        </w:rPr>
        <w:t>13</w:t>
      </w:r>
      <w:r>
        <w:rPr>
          <w:noProof/>
        </w:rPr>
        <w:fldChar w:fldCharType="end"/>
      </w:r>
    </w:p>
    <w:p w14:paraId="3118853E" w14:textId="3AAC38AA" w:rsidR="00942ADC" w:rsidRPr="00942ADC" w:rsidRDefault="00942ADC">
      <w:pPr>
        <w:pStyle w:val="Verzeichnis2"/>
        <w:rPr>
          <w:rFonts w:cstheme="minorBidi"/>
          <w:noProof/>
          <w:color w:val="auto"/>
          <w:sz w:val="22"/>
          <w:lang w:eastAsia="de-DE"/>
        </w:rPr>
      </w:pPr>
      <w:r>
        <w:rPr>
          <w:noProof/>
        </w:rPr>
        <w:t>4.4</w:t>
      </w:r>
      <w:r w:rsidRPr="00942ADC">
        <w:rPr>
          <w:rFonts w:cstheme="minorBidi"/>
          <w:noProof/>
          <w:color w:val="auto"/>
          <w:sz w:val="22"/>
          <w:lang w:eastAsia="de-DE"/>
        </w:rPr>
        <w:tab/>
      </w:r>
      <w:r>
        <w:rPr>
          <w:noProof/>
        </w:rPr>
        <w:t>Model Extension Restrictions</w:t>
      </w:r>
      <w:r>
        <w:rPr>
          <w:noProof/>
        </w:rPr>
        <w:tab/>
      </w:r>
      <w:r>
        <w:rPr>
          <w:noProof/>
        </w:rPr>
        <w:fldChar w:fldCharType="begin"/>
      </w:r>
      <w:r>
        <w:rPr>
          <w:noProof/>
        </w:rPr>
        <w:instrText xml:space="preserve"> PAGEREF _Toc79148959 \h </w:instrText>
      </w:r>
      <w:r>
        <w:rPr>
          <w:noProof/>
        </w:rPr>
      </w:r>
      <w:r>
        <w:rPr>
          <w:noProof/>
        </w:rPr>
        <w:fldChar w:fldCharType="separate"/>
      </w:r>
      <w:r>
        <w:rPr>
          <w:noProof/>
        </w:rPr>
        <w:t>13</w:t>
      </w:r>
      <w:r>
        <w:rPr>
          <w:noProof/>
        </w:rPr>
        <w:fldChar w:fldCharType="end"/>
      </w:r>
    </w:p>
    <w:p w14:paraId="14BC5DEA" w14:textId="1B49C90B" w:rsidR="00942ADC" w:rsidRPr="00942ADC" w:rsidRDefault="00942ADC">
      <w:pPr>
        <w:pStyle w:val="Verzeichnis2"/>
        <w:rPr>
          <w:rFonts w:cstheme="minorBidi"/>
          <w:noProof/>
          <w:color w:val="auto"/>
          <w:sz w:val="22"/>
          <w:lang w:eastAsia="de-DE"/>
        </w:rPr>
      </w:pPr>
      <w:r>
        <w:rPr>
          <w:noProof/>
        </w:rPr>
        <w:t>4.5</w:t>
      </w:r>
      <w:r w:rsidRPr="00942ADC">
        <w:rPr>
          <w:rFonts w:cstheme="minorBidi"/>
          <w:noProof/>
          <w:color w:val="auto"/>
          <w:sz w:val="22"/>
          <w:lang w:eastAsia="de-DE"/>
        </w:rPr>
        <w:tab/>
      </w:r>
      <w:r>
        <w:rPr>
          <w:noProof/>
        </w:rPr>
        <w:t>General Naming Conventions</w:t>
      </w:r>
      <w:r>
        <w:rPr>
          <w:noProof/>
        </w:rPr>
        <w:tab/>
      </w:r>
      <w:r>
        <w:rPr>
          <w:noProof/>
        </w:rPr>
        <w:fldChar w:fldCharType="begin"/>
      </w:r>
      <w:r>
        <w:rPr>
          <w:noProof/>
        </w:rPr>
        <w:instrText xml:space="preserve"> PAGEREF _Toc79148960 \h </w:instrText>
      </w:r>
      <w:r>
        <w:rPr>
          <w:noProof/>
        </w:rPr>
      </w:r>
      <w:r>
        <w:rPr>
          <w:noProof/>
        </w:rPr>
        <w:fldChar w:fldCharType="separate"/>
      </w:r>
      <w:r>
        <w:rPr>
          <w:noProof/>
        </w:rPr>
        <w:t>15</w:t>
      </w:r>
      <w:r>
        <w:rPr>
          <w:noProof/>
        </w:rPr>
        <w:fldChar w:fldCharType="end"/>
      </w:r>
    </w:p>
    <w:p w14:paraId="196B8AF0" w14:textId="3E231962" w:rsidR="00942ADC" w:rsidRPr="00942ADC" w:rsidRDefault="00942ADC">
      <w:pPr>
        <w:pStyle w:val="Verzeichnis2"/>
        <w:rPr>
          <w:rFonts w:cstheme="minorBidi"/>
          <w:noProof/>
          <w:color w:val="auto"/>
          <w:sz w:val="22"/>
          <w:lang w:eastAsia="de-DE"/>
        </w:rPr>
      </w:pPr>
      <w:r>
        <w:rPr>
          <w:noProof/>
        </w:rPr>
        <w:t>4.6</w:t>
      </w:r>
      <w:r w:rsidRPr="00942ADC">
        <w:rPr>
          <w:rFonts w:cstheme="minorBidi"/>
          <w:noProof/>
          <w:color w:val="auto"/>
          <w:sz w:val="22"/>
          <w:lang w:eastAsia="de-DE"/>
        </w:rPr>
        <w:tab/>
      </w:r>
      <w:r>
        <w:rPr>
          <w:noProof/>
        </w:rPr>
        <w:t>General Information on the UML Model</w:t>
      </w:r>
      <w:r>
        <w:rPr>
          <w:noProof/>
        </w:rPr>
        <w:tab/>
      </w:r>
      <w:r>
        <w:rPr>
          <w:noProof/>
        </w:rPr>
        <w:fldChar w:fldCharType="begin"/>
      </w:r>
      <w:r>
        <w:rPr>
          <w:noProof/>
        </w:rPr>
        <w:instrText xml:space="preserve"> PAGEREF _Toc79148961 \h </w:instrText>
      </w:r>
      <w:r>
        <w:rPr>
          <w:noProof/>
        </w:rPr>
      </w:r>
      <w:r>
        <w:rPr>
          <w:noProof/>
        </w:rPr>
        <w:fldChar w:fldCharType="separate"/>
      </w:r>
      <w:r>
        <w:rPr>
          <w:noProof/>
        </w:rPr>
        <w:t>15</w:t>
      </w:r>
      <w:r>
        <w:rPr>
          <w:noProof/>
        </w:rPr>
        <w:fldChar w:fldCharType="end"/>
      </w:r>
    </w:p>
    <w:p w14:paraId="4DBDE41E" w14:textId="182FC960" w:rsidR="00942ADC" w:rsidRPr="00942ADC" w:rsidRDefault="00942ADC">
      <w:pPr>
        <w:pStyle w:val="Verzeichnis1"/>
        <w:tabs>
          <w:tab w:val="left" w:pos="432"/>
          <w:tab w:val="right" w:leader="dot" w:pos="9350"/>
        </w:tabs>
        <w:rPr>
          <w:rFonts w:cstheme="minorBidi"/>
          <w:b w:val="0"/>
          <w:noProof/>
          <w:color w:val="auto"/>
          <w:sz w:val="22"/>
          <w:szCs w:val="22"/>
          <w:lang w:eastAsia="de-DE"/>
        </w:rPr>
      </w:pPr>
      <w:r>
        <w:rPr>
          <w:noProof/>
        </w:rPr>
        <w:t>5</w:t>
      </w:r>
      <w:r w:rsidRPr="00942ADC">
        <w:rPr>
          <w:rFonts w:cstheme="minorBidi"/>
          <w:b w:val="0"/>
          <w:noProof/>
          <w:color w:val="auto"/>
          <w:sz w:val="22"/>
          <w:szCs w:val="22"/>
          <w:lang w:eastAsia="de-DE"/>
        </w:rPr>
        <w:tab/>
      </w:r>
      <w:r>
        <w:rPr>
          <w:noProof/>
        </w:rPr>
        <w:t>UML Artifact Descriptions</w:t>
      </w:r>
      <w:r>
        <w:rPr>
          <w:noProof/>
        </w:rPr>
        <w:tab/>
      </w:r>
      <w:r>
        <w:rPr>
          <w:noProof/>
        </w:rPr>
        <w:fldChar w:fldCharType="begin"/>
      </w:r>
      <w:r>
        <w:rPr>
          <w:noProof/>
        </w:rPr>
        <w:instrText xml:space="preserve"> PAGEREF _Toc79148962 \h </w:instrText>
      </w:r>
      <w:r>
        <w:rPr>
          <w:noProof/>
        </w:rPr>
      </w:r>
      <w:r>
        <w:rPr>
          <w:noProof/>
        </w:rPr>
        <w:fldChar w:fldCharType="separate"/>
      </w:r>
      <w:r>
        <w:rPr>
          <w:noProof/>
        </w:rPr>
        <w:t>16</w:t>
      </w:r>
      <w:r>
        <w:rPr>
          <w:noProof/>
        </w:rPr>
        <w:fldChar w:fldCharType="end"/>
      </w:r>
    </w:p>
    <w:p w14:paraId="08E51EF4" w14:textId="216EF779" w:rsidR="00942ADC" w:rsidRPr="00942ADC" w:rsidRDefault="00942ADC">
      <w:pPr>
        <w:pStyle w:val="Verzeichnis2"/>
        <w:rPr>
          <w:rFonts w:cstheme="minorBidi"/>
          <w:noProof/>
          <w:color w:val="auto"/>
          <w:sz w:val="22"/>
          <w:lang w:eastAsia="de-DE"/>
        </w:rPr>
      </w:pPr>
      <w:r>
        <w:rPr>
          <w:noProof/>
        </w:rPr>
        <w:t>5.1</w:t>
      </w:r>
      <w:r w:rsidRPr="00942ADC">
        <w:rPr>
          <w:rFonts w:cstheme="minorBidi"/>
          <w:noProof/>
          <w:color w:val="auto"/>
          <w:sz w:val="22"/>
          <w:lang w:eastAsia="de-DE"/>
        </w:rPr>
        <w:tab/>
      </w:r>
      <w:r>
        <w:rPr>
          <w:noProof/>
        </w:rPr>
        <w:t>Structural/behavioral features</w:t>
      </w:r>
      <w:r>
        <w:rPr>
          <w:noProof/>
        </w:rPr>
        <w:tab/>
      </w:r>
      <w:r>
        <w:rPr>
          <w:noProof/>
        </w:rPr>
        <w:fldChar w:fldCharType="begin"/>
      </w:r>
      <w:r>
        <w:rPr>
          <w:noProof/>
        </w:rPr>
        <w:instrText xml:space="preserve"> PAGEREF _Toc79148963 \h </w:instrText>
      </w:r>
      <w:r>
        <w:rPr>
          <w:noProof/>
        </w:rPr>
      </w:r>
      <w:r>
        <w:rPr>
          <w:noProof/>
        </w:rPr>
        <w:fldChar w:fldCharType="separate"/>
      </w:r>
      <w:r>
        <w:rPr>
          <w:noProof/>
        </w:rPr>
        <w:t>16</w:t>
      </w:r>
      <w:r>
        <w:rPr>
          <w:noProof/>
        </w:rPr>
        <w:fldChar w:fldCharType="end"/>
      </w:r>
    </w:p>
    <w:p w14:paraId="58E13820" w14:textId="1CF1841C" w:rsidR="00942ADC" w:rsidRPr="00942ADC" w:rsidRDefault="00942ADC">
      <w:pPr>
        <w:pStyle w:val="Verzeichnis2"/>
        <w:rPr>
          <w:rFonts w:cstheme="minorBidi"/>
          <w:noProof/>
          <w:color w:val="auto"/>
          <w:sz w:val="22"/>
          <w:lang w:eastAsia="de-DE"/>
        </w:rPr>
      </w:pPr>
      <w:r>
        <w:rPr>
          <w:noProof/>
        </w:rPr>
        <w:t>5.2</w:t>
      </w:r>
      <w:r w:rsidRPr="00942ADC">
        <w:rPr>
          <w:rFonts w:cstheme="minorBidi"/>
          <w:noProof/>
          <w:color w:val="auto"/>
          <w:sz w:val="22"/>
          <w:lang w:eastAsia="de-DE"/>
        </w:rPr>
        <w:tab/>
      </w:r>
      <w:r>
        <w:rPr>
          <w:noProof/>
        </w:rPr>
        <w:t>Classes</w:t>
      </w:r>
      <w:r>
        <w:rPr>
          <w:noProof/>
        </w:rPr>
        <w:tab/>
      </w:r>
      <w:r>
        <w:rPr>
          <w:noProof/>
        </w:rPr>
        <w:fldChar w:fldCharType="begin"/>
      </w:r>
      <w:r>
        <w:rPr>
          <w:noProof/>
        </w:rPr>
        <w:instrText xml:space="preserve"> PAGEREF _Toc79148964 \h </w:instrText>
      </w:r>
      <w:r>
        <w:rPr>
          <w:noProof/>
        </w:rPr>
      </w:r>
      <w:r>
        <w:rPr>
          <w:noProof/>
        </w:rPr>
        <w:fldChar w:fldCharType="separate"/>
      </w:r>
      <w:r>
        <w:rPr>
          <w:noProof/>
        </w:rPr>
        <w:t>17</w:t>
      </w:r>
      <w:r>
        <w:rPr>
          <w:noProof/>
        </w:rPr>
        <w:fldChar w:fldCharType="end"/>
      </w:r>
    </w:p>
    <w:p w14:paraId="53331A63" w14:textId="3423C67D" w:rsidR="00942ADC" w:rsidRPr="00942ADC" w:rsidRDefault="00942ADC">
      <w:pPr>
        <w:pStyle w:val="Verzeichnis3"/>
        <w:rPr>
          <w:rFonts w:cstheme="minorBidi"/>
          <w:noProof/>
          <w:color w:val="auto"/>
          <w:sz w:val="22"/>
          <w:lang w:eastAsia="de-DE"/>
        </w:rPr>
      </w:pPr>
      <w:r>
        <w:rPr>
          <w:noProof/>
        </w:rPr>
        <w:t>5.2.1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_Toc79148965 \h </w:instrText>
      </w:r>
      <w:r>
        <w:rPr>
          <w:noProof/>
        </w:rPr>
      </w:r>
      <w:r>
        <w:rPr>
          <w:noProof/>
        </w:rPr>
        <w:fldChar w:fldCharType="separate"/>
      </w:r>
      <w:r>
        <w:rPr>
          <w:noProof/>
        </w:rPr>
        <w:t>17</w:t>
      </w:r>
      <w:r>
        <w:rPr>
          <w:noProof/>
        </w:rPr>
        <w:fldChar w:fldCharType="end"/>
      </w:r>
    </w:p>
    <w:p w14:paraId="6A881DFB" w14:textId="05F23740" w:rsidR="00942ADC" w:rsidRPr="00942ADC" w:rsidRDefault="00942ADC">
      <w:pPr>
        <w:pStyle w:val="Verzeichnis3"/>
        <w:rPr>
          <w:rFonts w:cstheme="minorBidi"/>
          <w:noProof/>
          <w:color w:val="auto"/>
          <w:sz w:val="22"/>
          <w:lang w:eastAsia="de-DE"/>
        </w:rPr>
      </w:pPr>
      <w:r>
        <w:rPr>
          <w:noProof/>
        </w:rPr>
        <w:t>5.2.2</w:t>
      </w:r>
      <w:r w:rsidRPr="00942ADC">
        <w:rPr>
          <w:rFonts w:cstheme="minorBidi"/>
          <w:noProof/>
          <w:color w:val="auto"/>
          <w:sz w:val="22"/>
          <w:lang w:eastAsia="de-DE"/>
        </w:rPr>
        <w:tab/>
      </w:r>
      <w:r>
        <w:rPr>
          <w:noProof/>
        </w:rPr>
        <w:t>Class Notation</w:t>
      </w:r>
      <w:r>
        <w:rPr>
          <w:noProof/>
        </w:rPr>
        <w:tab/>
      </w:r>
      <w:r>
        <w:rPr>
          <w:noProof/>
        </w:rPr>
        <w:fldChar w:fldCharType="begin"/>
      </w:r>
      <w:r>
        <w:rPr>
          <w:noProof/>
        </w:rPr>
        <w:instrText xml:space="preserve"> PAGEREF _Toc79148966 \h </w:instrText>
      </w:r>
      <w:r>
        <w:rPr>
          <w:noProof/>
        </w:rPr>
      </w:r>
      <w:r>
        <w:rPr>
          <w:noProof/>
        </w:rPr>
        <w:fldChar w:fldCharType="separate"/>
      </w:r>
      <w:r>
        <w:rPr>
          <w:noProof/>
        </w:rPr>
        <w:t>17</w:t>
      </w:r>
      <w:r>
        <w:rPr>
          <w:noProof/>
        </w:rPr>
        <w:fldChar w:fldCharType="end"/>
      </w:r>
    </w:p>
    <w:p w14:paraId="02F3141C" w14:textId="73231A7B" w:rsidR="00942ADC" w:rsidRPr="00942ADC" w:rsidRDefault="00942ADC">
      <w:pPr>
        <w:pStyle w:val="Verzeichnis3"/>
        <w:rPr>
          <w:rFonts w:cstheme="minorBidi"/>
          <w:noProof/>
          <w:color w:val="auto"/>
          <w:sz w:val="22"/>
          <w:lang w:eastAsia="de-DE"/>
        </w:rPr>
      </w:pPr>
      <w:r>
        <w:rPr>
          <w:noProof/>
          <w:lang w:eastAsia="de-DE"/>
        </w:rPr>
        <w:t>5.2.3</w:t>
      </w:r>
      <w:r w:rsidRPr="00942ADC">
        <w:rPr>
          <w:rFonts w:cstheme="minorBidi"/>
          <w:noProof/>
          <w:color w:val="auto"/>
          <w:sz w:val="22"/>
          <w:lang w:eastAsia="de-DE"/>
        </w:rPr>
        <w:tab/>
      </w:r>
      <w:r>
        <w:rPr>
          <w:noProof/>
          <w:lang w:eastAsia="de-DE"/>
        </w:rPr>
        <w:t>Class Properties</w:t>
      </w:r>
      <w:r>
        <w:rPr>
          <w:noProof/>
        </w:rPr>
        <w:tab/>
      </w:r>
      <w:r>
        <w:rPr>
          <w:noProof/>
        </w:rPr>
        <w:fldChar w:fldCharType="begin"/>
      </w:r>
      <w:r>
        <w:rPr>
          <w:noProof/>
        </w:rPr>
        <w:instrText xml:space="preserve"> PAGEREF _Toc79148967 \h </w:instrText>
      </w:r>
      <w:r>
        <w:rPr>
          <w:noProof/>
        </w:rPr>
      </w:r>
      <w:r>
        <w:rPr>
          <w:noProof/>
        </w:rPr>
        <w:fldChar w:fldCharType="separate"/>
      </w:r>
      <w:r>
        <w:rPr>
          <w:noProof/>
        </w:rPr>
        <w:t>18</w:t>
      </w:r>
      <w:r>
        <w:rPr>
          <w:noProof/>
        </w:rPr>
        <w:fldChar w:fldCharType="end"/>
      </w:r>
    </w:p>
    <w:p w14:paraId="42571531" w14:textId="0F9477CF" w:rsidR="00942ADC" w:rsidRPr="00942ADC" w:rsidRDefault="00942ADC">
      <w:pPr>
        <w:pStyle w:val="Verzeichnis2"/>
        <w:rPr>
          <w:rFonts w:cstheme="minorBidi"/>
          <w:noProof/>
          <w:color w:val="auto"/>
          <w:sz w:val="22"/>
          <w:lang w:eastAsia="de-DE"/>
        </w:rPr>
      </w:pPr>
      <w:r>
        <w:rPr>
          <w:noProof/>
          <w:lang w:eastAsia="de-DE"/>
        </w:rPr>
        <w:t>5.3</w:t>
      </w:r>
      <w:r w:rsidRPr="00942ADC">
        <w:rPr>
          <w:rFonts w:cstheme="minorBidi"/>
          <w:noProof/>
          <w:color w:val="auto"/>
          <w:sz w:val="22"/>
          <w:lang w:eastAsia="de-DE"/>
        </w:rPr>
        <w:tab/>
      </w:r>
      <w:r>
        <w:rPr>
          <w:noProof/>
          <w:lang w:eastAsia="de-DE"/>
        </w:rPr>
        <w:t>Attributes in Classes</w:t>
      </w:r>
      <w:r>
        <w:rPr>
          <w:noProof/>
        </w:rPr>
        <w:tab/>
      </w:r>
      <w:r>
        <w:rPr>
          <w:noProof/>
        </w:rPr>
        <w:fldChar w:fldCharType="begin"/>
      </w:r>
      <w:r>
        <w:rPr>
          <w:noProof/>
        </w:rPr>
        <w:instrText xml:space="preserve"> PAGEREF _Toc79148968 \h </w:instrText>
      </w:r>
      <w:r>
        <w:rPr>
          <w:noProof/>
        </w:rPr>
      </w:r>
      <w:r>
        <w:rPr>
          <w:noProof/>
        </w:rPr>
        <w:fldChar w:fldCharType="separate"/>
      </w:r>
      <w:r>
        <w:rPr>
          <w:noProof/>
        </w:rPr>
        <w:t>21</w:t>
      </w:r>
      <w:r>
        <w:rPr>
          <w:noProof/>
        </w:rPr>
        <w:fldChar w:fldCharType="end"/>
      </w:r>
    </w:p>
    <w:p w14:paraId="21D4DA49" w14:textId="022644E7" w:rsidR="00942ADC" w:rsidRPr="00942ADC" w:rsidRDefault="00942ADC">
      <w:pPr>
        <w:pStyle w:val="Verzeichnis3"/>
        <w:rPr>
          <w:rFonts w:cstheme="minorBidi"/>
          <w:noProof/>
          <w:color w:val="auto"/>
          <w:sz w:val="22"/>
          <w:lang w:eastAsia="de-DE"/>
        </w:rPr>
      </w:pPr>
      <w:r>
        <w:rPr>
          <w:noProof/>
        </w:rPr>
        <w:t>5.3.1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_Toc79148969 \h </w:instrText>
      </w:r>
      <w:r>
        <w:rPr>
          <w:noProof/>
        </w:rPr>
      </w:r>
      <w:r>
        <w:rPr>
          <w:noProof/>
        </w:rPr>
        <w:fldChar w:fldCharType="separate"/>
      </w:r>
      <w:r>
        <w:rPr>
          <w:noProof/>
        </w:rPr>
        <w:t>21</w:t>
      </w:r>
      <w:r>
        <w:rPr>
          <w:noProof/>
        </w:rPr>
        <w:fldChar w:fldCharType="end"/>
      </w:r>
    </w:p>
    <w:p w14:paraId="7DC6F90F" w14:textId="175EE911" w:rsidR="00942ADC" w:rsidRPr="00942ADC" w:rsidRDefault="00942ADC">
      <w:pPr>
        <w:pStyle w:val="Verzeichnis3"/>
        <w:rPr>
          <w:rFonts w:cstheme="minorBidi"/>
          <w:noProof/>
          <w:color w:val="auto"/>
          <w:sz w:val="22"/>
          <w:lang w:eastAsia="de-DE"/>
        </w:rPr>
      </w:pPr>
      <w:r>
        <w:rPr>
          <w:noProof/>
          <w:lang w:eastAsia="de-DE"/>
        </w:rPr>
        <w:t>5.3.2</w:t>
      </w:r>
      <w:r w:rsidRPr="00942ADC">
        <w:rPr>
          <w:rFonts w:cstheme="minorBidi"/>
          <w:noProof/>
          <w:color w:val="auto"/>
          <w:sz w:val="22"/>
          <w:lang w:eastAsia="de-DE"/>
        </w:rPr>
        <w:tab/>
      </w:r>
      <w:r>
        <w:rPr>
          <w:noProof/>
          <w:lang w:eastAsia="de-DE"/>
        </w:rPr>
        <w:t>Attribute Notation</w:t>
      </w:r>
      <w:r>
        <w:rPr>
          <w:noProof/>
        </w:rPr>
        <w:tab/>
      </w:r>
      <w:r>
        <w:rPr>
          <w:noProof/>
        </w:rPr>
        <w:fldChar w:fldCharType="begin"/>
      </w:r>
      <w:r>
        <w:rPr>
          <w:noProof/>
        </w:rPr>
        <w:instrText xml:space="preserve"> PAGEREF _Toc79148970 \h </w:instrText>
      </w:r>
      <w:r>
        <w:rPr>
          <w:noProof/>
        </w:rPr>
      </w:r>
      <w:r>
        <w:rPr>
          <w:noProof/>
        </w:rPr>
        <w:fldChar w:fldCharType="separate"/>
      </w:r>
      <w:r>
        <w:rPr>
          <w:noProof/>
        </w:rPr>
        <w:t>21</w:t>
      </w:r>
      <w:r>
        <w:rPr>
          <w:noProof/>
        </w:rPr>
        <w:fldChar w:fldCharType="end"/>
      </w:r>
    </w:p>
    <w:p w14:paraId="554DACC8" w14:textId="6A5C1CA3" w:rsidR="00942ADC" w:rsidRPr="00942ADC" w:rsidRDefault="00942ADC">
      <w:pPr>
        <w:pStyle w:val="Verzeichnis3"/>
        <w:rPr>
          <w:rFonts w:cstheme="minorBidi"/>
          <w:noProof/>
          <w:color w:val="auto"/>
          <w:sz w:val="22"/>
          <w:lang w:eastAsia="de-DE"/>
        </w:rPr>
      </w:pPr>
      <w:r>
        <w:rPr>
          <w:noProof/>
          <w:lang w:eastAsia="de-DE"/>
        </w:rPr>
        <w:t>5.3.3</w:t>
      </w:r>
      <w:r w:rsidRPr="00942ADC">
        <w:rPr>
          <w:rFonts w:cstheme="minorBidi"/>
          <w:noProof/>
          <w:color w:val="auto"/>
          <w:sz w:val="22"/>
          <w:lang w:eastAsia="de-DE"/>
        </w:rPr>
        <w:tab/>
      </w:r>
      <w:r>
        <w:rPr>
          <w:noProof/>
          <w:lang w:eastAsia="de-DE"/>
        </w:rPr>
        <w:t>Attribute Properties</w:t>
      </w:r>
      <w:r>
        <w:rPr>
          <w:noProof/>
        </w:rPr>
        <w:tab/>
      </w:r>
      <w:r>
        <w:rPr>
          <w:noProof/>
        </w:rPr>
        <w:fldChar w:fldCharType="begin"/>
      </w:r>
      <w:r>
        <w:rPr>
          <w:noProof/>
        </w:rPr>
        <w:instrText xml:space="preserve"> PAGEREF _Toc79148971 \h </w:instrText>
      </w:r>
      <w:r>
        <w:rPr>
          <w:noProof/>
        </w:rPr>
      </w:r>
      <w:r>
        <w:rPr>
          <w:noProof/>
        </w:rPr>
        <w:fldChar w:fldCharType="separate"/>
      </w:r>
      <w:r>
        <w:rPr>
          <w:noProof/>
        </w:rPr>
        <w:t>21</w:t>
      </w:r>
      <w:r>
        <w:rPr>
          <w:noProof/>
        </w:rPr>
        <w:fldChar w:fldCharType="end"/>
      </w:r>
    </w:p>
    <w:p w14:paraId="1FEA6A12" w14:textId="0BFFA3D3" w:rsidR="00942ADC" w:rsidRPr="00942ADC" w:rsidRDefault="00942ADC">
      <w:pPr>
        <w:pStyle w:val="Verzeichnis3"/>
        <w:rPr>
          <w:rFonts w:cstheme="minorBidi"/>
          <w:noProof/>
          <w:color w:val="auto"/>
          <w:sz w:val="22"/>
          <w:lang w:eastAsia="de-DE"/>
        </w:rPr>
      </w:pPr>
      <w:r>
        <w:rPr>
          <w:noProof/>
          <w:lang w:eastAsia="de-DE"/>
        </w:rPr>
        <w:t>5.3.4</w:t>
      </w:r>
      <w:r w:rsidRPr="00942ADC">
        <w:rPr>
          <w:rFonts w:cstheme="minorBidi"/>
          <w:noProof/>
          <w:color w:val="auto"/>
          <w:sz w:val="22"/>
          <w:lang w:eastAsia="de-DE"/>
        </w:rPr>
        <w:tab/>
      </w:r>
      <w:r>
        <w:rPr>
          <w:noProof/>
          <w:lang w:eastAsia="de-DE"/>
        </w:rPr>
        <w:t>Attribute Setability</w:t>
      </w:r>
      <w:r>
        <w:rPr>
          <w:noProof/>
        </w:rPr>
        <w:tab/>
      </w:r>
      <w:r>
        <w:rPr>
          <w:noProof/>
        </w:rPr>
        <w:fldChar w:fldCharType="begin"/>
      </w:r>
      <w:r>
        <w:rPr>
          <w:noProof/>
        </w:rPr>
        <w:instrText xml:space="preserve"> PAGEREF _Toc79148972 \h </w:instrText>
      </w:r>
      <w:r>
        <w:rPr>
          <w:noProof/>
        </w:rPr>
      </w:r>
      <w:r>
        <w:rPr>
          <w:noProof/>
        </w:rPr>
        <w:fldChar w:fldCharType="separate"/>
      </w:r>
      <w:r>
        <w:rPr>
          <w:noProof/>
        </w:rPr>
        <w:t>26</w:t>
      </w:r>
      <w:r>
        <w:rPr>
          <w:noProof/>
        </w:rPr>
        <w:fldChar w:fldCharType="end"/>
      </w:r>
    </w:p>
    <w:p w14:paraId="7EF40037" w14:textId="7129D84F" w:rsidR="00942ADC" w:rsidRPr="00942ADC" w:rsidRDefault="00942ADC">
      <w:pPr>
        <w:pStyle w:val="Verzeichnis2"/>
        <w:rPr>
          <w:rFonts w:cstheme="minorBidi"/>
          <w:noProof/>
          <w:color w:val="auto"/>
          <w:sz w:val="22"/>
          <w:lang w:eastAsia="de-DE"/>
        </w:rPr>
      </w:pPr>
      <w:r>
        <w:rPr>
          <w:noProof/>
          <w:lang w:eastAsia="de-DE"/>
        </w:rPr>
        <w:t>5.4</w:t>
      </w:r>
      <w:r w:rsidRPr="00942ADC">
        <w:rPr>
          <w:rFonts w:cstheme="minorBidi"/>
          <w:noProof/>
          <w:color w:val="auto"/>
          <w:sz w:val="22"/>
          <w:lang w:eastAsia="de-DE"/>
        </w:rPr>
        <w:tab/>
      </w:r>
      <w:r>
        <w:rPr>
          <w:noProof/>
          <w:lang w:eastAsia="de-DE"/>
        </w:rPr>
        <w:t>Relationships</w:t>
      </w:r>
      <w:r>
        <w:rPr>
          <w:noProof/>
        </w:rPr>
        <w:tab/>
      </w:r>
      <w:r>
        <w:rPr>
          <w:noProof/>
        </w:rPr>
        <w:fldChar w:fldCharType="begin"/>
      </w:r>
      <w:r>
        <w:rPr>
          <w:noProof/>
        </w:rPr>
        <w:instrText xml:space="preserve"> PAGEREF _Toc79148973 \h </w:instrText>
      </w:r>
      <w:r>
        <w:rPr>
          <w:noProof/>
        </w:rPr>
      </w:r>
      <w:r>
        <w:rPr>
          <w:noProof/>
        </w:rPr>
        <w:fldChar w:fldCharType="separate"/>
      </w:r>
      <w:r>
        <w:rPr>
          <w:noProof/>
        </w:rPr>
        <w:t>27</w:t>
      </w:r>
      <w:r>
        <w:rPr>
          <w:noProof/>
        </w:rPr>
        <w:fldChar w:fldCharType="end"/>
      </w:r>
    </w:p>
    <w:p w14:paraId="71B9295A" w14:textId="2BD5C7A9" w:rsidR="00942ADC" w:rsidRPr="00942ADC" w:rsidRDefault="00942ADC">
      <w:pPr>
        <w:pStyle w:val="Verzeichnis3"/>
        <w:rPr>
          <w:rFonts w:cstheme="minorBidi"/>
          <w:noProof/>
          <w:color w:val="auto"/>
          <w:sz w:val="22"/>
          <w:lang w:eastAsia="de-DE"/>
        </w:rPr>
      </w:pPr>
      <w:r>
        <w:rPr>
          <w:noProof/>
        </w:rPr>
        <w:t>5.4.1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_Toc79148974 \h </w:instrText>
      </w:r>
      <w:r>
        <w:rPr>
          <w:noProof/>
        </w:rPr>
      </w:r>
      <w:r>
        <w:rPr>
          <w:noProof/>
        </w:rPr>
        <w:fldChar w:fldCharType="separate"/>
      </w:r>
      <w:r>
        <w:rPr>
          <w:noProof/>
        </w:rPr>
        <w:t>27</w:t>
      </w:r>
      <w:r>
        <w:rPr>
          <w:noProof/>
        </w:rPr>
        <w:fldChar w:fldCharType="end"/>
      </w:r>
    </w:p>
    <w:p w14:paraId="677446C6" w14:textId="695061D3" w:rsidR="00942ADC" w:rsidRPr="00942ADC" w:rsidRDefault="00942ADC">
      <w:pPr>
        <w:pStyle w:val="Verzeichnis3"/>
        <w:rPr>
          <w:rFonts w:cstheme="minorBidi"/>
          <w:noProof/>
          <w:color w:val="auto"/>
          <w:sz w:val="22"/>
          <w:lang w:eastAsia="de-DE"/>
        </w:rPr>
      </w:pPr>
      <w:r>
        <w:rPr>
          <w:noProof/>
          <w:lang w:eastAsia="de-DE"/>
        </w:rPr>
        <w:t>5.4.2</w:t>
      </w:r>
      <w:r w:rsidRPr="00942ADC">
        <w:rPr>
          <w:rFonts w:cstheme="minorBidi"/>
          <w:noProof/>
          <w:color w:val="auto"/>
          <w:sz w:val="22"/>
          <w:lang w:eastAsia="de-DE"/>
        </w:rPr>
        <w:tab/>
      </w:r>
      <w:r>
        <w:rPr>
          <w:noProof/>
          <w:lang w:eastAsia="de-DE"/>
        </w:rPr>
        <w:t>Relationship Notation</w:t>
      </w:r>
      <w:r>
        <w:rPr>
          <w:noProof/>
        </w:rPr>
        <w:tab/>
      </w:r>
      <w:r>
        <w:rPr>
          <w:noProof/>
        </w:rPr>
        <w:fldChar w:fldCharType="begin"/>
      </w:r>
      <w:r>
        <w:rPr>
          <w:noProof/>
        </w:rPr>
        <w:instrText xml:space="preserve"> PAGEREF _Toc79148975 \h </w:instrText>
      </w:r>
      <w:r>
        <w:rPr>
          <w:noProof/>
        </w:rPr>
      </w:r>
      <w:r>
        <w:rPr>
          <w:noProof/>
        </w:rPr>
        <w:fldChar w:fldCharType="separate"/>
      </w:r>
      <w:r>
        <w:rPr>
          <w:noProof/>
        </w:rPr>
        <w:t>29</w:t>
      </w:r>
      <w:r>
        <w:rPr>
          <w:noProof/>
        </w:rPr>
        <w:fldChar w:fldCharType="end"/>
      </w:r>
    </w:p>
    <w:p w14:paraId="72CBF51D" w14:textId="78158711" w:rsidR="00942ADC" w:rsidRPr="00942ADC" w:rsidRDefault="00942ADC">
      <w:pPr>
        <w:pStyle w:val="Verzeichnis3"/>
        <w:rPr>
          <w:rFonts w:cstheme="minorBidi"/>
          <w:noProof/>
          <w:color w:val="auto"/>
          <w:sz w:val="22"/>
          <w:lang w:eastAsia="de-DE"/>
        </w:rPr>
      </w:pPr>
      <w:r>
        <w:rPr>
          <w:noProof/>
        </w:rPr>
        <w:t>5.4.3</w:t>
      </w:r>
      <w:r w:rsidRPr="00942ADC">
        <w:rPr>
          <w:rFonts w:cstheme="minorBidi"/>
          <w:noProof/>
          <w:color w:val="auto"/>
          <w:sz w:val="22"/>
          <w:lang w:eastAsia="de-DE"/>
        </w:rPr>
        <w:tab/>
      </w:r>
      <w:r>
        <w:rPr>
          <w:noProof/>
        </w:rPr>
        <w:t>Relationship Properties</w:t>
      </w:r>
      <w:r>
        <w:rPr>
          <w:noProof/>
        </w:rPr>
        <w:tab/>
      </w:r>
      <w:r>
        <w:rPr>
          <w:noProof/>
        </w:rPr>
        <w:fldChar w:fldCharType="begin"/>
      </w:r>
      <w:r>
        <w:rPr>
          <w:noProof/>
        </w:rPr>
        <w:instrText xml:space="preserve"> PAGEREF _Toc79148976 \h </w:instrText>
      </w:r>
      <w:r>
        <w:rPr>
          <w:noProof/>
        </w:rPr>
      </w:r>
      <w:r>
        <w:rPr>
          <w:noProof/>
        </w:rPr>
        <w:fldChar w:fldCharType="separate"/>
      </w:r>
      <w:r>
        <w:rPr>
          <w:noProof/>
        </w:rPr>
        <w:t>36</w:t>
      </w:r>
      <w:r>
        <w:rPr>
          <w:noProof/>
        </w:rPr>
        <w:fldChar w:fldCharType="end"/>
      </w:r>
    </w:p>
    <w:p w14:paraId="15875BEA" w14:textId="1C635711" w:rsidR="00942ADC" w:rsidRPr="00942ADC" w:rsidRDefault="00942ADC">
      <w:pPr>
        <w:pStyle w:val="Verzeichnis2"/>
        <w:rPr>
          <w:rFonts w:cstheme="minorBidi"/>
          <w:noProof/>
          <w:color w:val="auto"/>
          <w:sz w:val="22"/>
          <w:lang w:eastAsia="de-DE"/>
        </w:rPr>
      </w:pPr>
      <w:r>
        <w:rPr>
          <w:noProof/>
          <w:lang w:eastAsia="de-DE"/>
        </w:rPr>
        <w:t>5.5</w:t>
      </w:r>
      <w:r w:rsidRPr="00942ADC">
        <w:rPr>
          <w:rFonts w:cstheme="minorBidi"/>
          <w:noProof/>
          <w:color w:val="auto"/>
          <w:sz w:val="22"/>
          <w:lang w:eastAsia="de-DE"/>
        </w:rPr>
        <w:tab/>
      </w:r>
      <w:r>
        <w:rPr>
          <w:noProof/>
          <w:lang w:eastAsia="de-DE"/>
        </w:rPr>
        <w:t>Interfaces</w:t>
      </w:r>
      <w:r>
        <w:rPr>
          <w:noProof/>
        </w:rPr>
        <w:tab/>
      </w:r>
      <w:r>
        <w:rPr>
          <w:noProof/>
        </w:rPr>
        <w:fldChar w:fldCharType="begin"/>
      </w:r>
      <w:r>
        <w:rPr>
          <w:noProof/>
        </w:rPr>
        <w:instrText xml:space="preserve"> PAGEREF _Toc79148977 \h </w:instrText>
      </w:r>
      <w:r>
        <w:rPr>
          <w:noProof/>
        </w:rPr>
      </w:r>
      <w:r>
        <w:rPr>
          <w:noProof/>
        </w:rPr>
        <w:fldChar w:fldCharType="separate"/>
      </w:r>
      <w:r>
        <w:rPr>
          <w:noProof/>
        </w:rPr>
        <w:t>41</w:t>
      </w:r>
      <w:r>
        <w:rPr>
          <w:noProof/>
        </w:rPr>
        <w:fldChar w:fldCharType="end"/>
      </w:r>
    </w:p>
    <w:p w14:paraId="04DDD596" w14:textId="24CCB247" w:rsidR="00942ADC" w:rsidRPr="00942ADC" w:rsidRDefault="00942ADC">
      <w:pPr>
        <w:pStyle w:val="Verzeichnis3"/>
        <w:rPr>
          <w:rFonts w:cstheme="minorBidi"/>
          <w:noProof/>
          <w:color w:val="auto"/>
          <w:sz w:val="22"/>
          <w:lang w:eastAsia="de-DE"/>
        </w:rPr>
      </w:pPr>
      <w:r>
        <w:rPr>
          <w:noProof/>
        </w:rPr>
        <w:t>5.5.1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_Toc79148978 \h </w:instrText>
      </w:r>
      <w:r>
        <w:rPr>
          <w:noProof/>
        </w:rPr>
      </w:r>
      <w:r>
        <w:rPr>
          <w:noProof/>
        </w:rPr>
        <w:fldChar w:fldCharType="separate"/>
      </w:r>
      <w:r>
        <w:rPr>
          <w:noProof/>
        </w:rPr>
        <w:t>41</w:t>
      </w:r>
      <w:r>
        <w:rPr>
          <w:noProof/>
        </w:rPr>
        <w:fldChar w:fldCharType="end"/>
      </w:r>
    </w:p>
    <w:p w14:paraId="4D578A19" w14:textId="227EEA59" w:rsidR="00942ADC" w:rsidRPr="00942ADC" w:rsidRDefault="00942ADC">
      <w:pPr>
        <w:pStyle w:val="Verzeichnis3"/>
        <w:rPr>
          <w:rFonts w:cstheme="minorBidi"/>
          <w:noProof/>
          <w:color w:val="auto"/>
          <w:sz w:val="22"/>
          <w:lang w:eastAsia="de-DE"/>
        </w:rPr>
      </w:pPr>
      <w:r>
        <w:rPr>
          <w:noProof/>
          <w:lang w:eastAsia="de-DE"/>
        </w:rPr>
        <w:t>5.5.2</w:t>
      </w:r>
      <w:r w:rsidRPr="00942ADC">
        <w:rPr>
          <w:rFonts w:cstheme="minorBidi"/>
          <w:noProof/>
          <w:color w:val="auto"/>
          <w:sz w:val="22"/>
          <w:lang w:eastAsia="de-DE"/>
        </w:rPr>
        <w:tab/>
      </w:r>
      <w:r>
        <w:rPr>
          <w:noProof/>
          <w:lang w:eastAsia="de-DE"/>
        </w:rPr>
        <w:t>«Interface» Notation</w:t>
      </w:r>
      <w:r>
        <w:rPr>
          <w:noProof/>
        </w:rPr>
        <w:tab/>
      </w:r>
      <w:r>
        <w:rPr>
          <w:noProof/>
        </w:rPr>
        <w:fldChar w:fldCharType="begin"/>
      </w:r>
      <w:r>
        <w:rPr>
          <w:noProof/>
        </w:rPr>
        <w:instrText xml:space="preserve"> PAGEREF _Toc79148979 \h </w:instrText>
      </w:r>
      <w:r>
        <w:rPr>
          <w:noProof/>
        </w:rPr>
      </w:r>
      <w:r>
        <w:rPr>
          <w:noProof/>
        </w:rPr>
        <w:fldChar w:fldCharType="separate"/>
      </w:r>
      <w:r>
        <w:rPr>
          <w:noProof/>
        </w:rPr>
        <w:t>41</w:t>
      </w:r>
      <w:r>
        <w:rPr>
          <w:noProof/>
        </w:rPr>
        <w:fldChar w:fldCharType="end"/>
      </w:r>
    </w:p>
    <w:p w14:paraId="3259BA2C" w14:textId="6BFA52D6" w:rsidR="00942ADC" w:rsidRPr="00942ADC" w:rsidRDefault="00942ADC">
      <w:pPr>
        <w:pStyle w:val="Verzeichnis3"/>
        <w:rPr>
          <w:rFonts w:cstheme="minorBidi"/>
          <w:noProof/>
          <w:color w:val="auto"/>
          <w:sz w:val="22"/>
          <w:lang w:eastAsia="de-DE"/>
        </w:rPr>
      </w:pPr>
      <w:r>
        <w:rPr>
          <w:noProof/>
          <w:lang w:eastAsia="de-DE"/>
        </w:rPr>
        <w:t>5.5.3</w:t>
      </w:r>
      <w:r w:rsidRPr="00942ADC">
        <w:rPr>
          <w:rFonts w:cstheme="minorBidi"/>
          <w:noProof/>
          <w:color w:val="auto"/>
          <w:sz w:val="22"/>
          <w:lang w:eastAsia="de-DE"/>
        </w:rPr>
        <w:tab/>
      </w:r>
      <w:r>
        <w:rPr>
          <w:noProof/>
          <w:lang w:eastAsia="de-DE"/>
        </w:rPr>
        <w:t>«Interface» Properties</w:t>
      </w:r>
      <w:r>
        <w:rPr>
          <w:noProof/>
        </w:rPr>
        <w:tab/>
      </w:r>
      <w:r>
        <w:rPr>
          <w:noProof/>
        </w:rPr>
        <w:fldChar w:fldCharType="begin"/>
      </w:r>
      <w:r>
        <w:rPr>
          <w:noProof/>
        </w:rPr>
        <w:instrText xml:space="preserve"> PAGEREF _Toc79148980 \h </w:instrText>
      </w:r>
      <w:r>
        <w:rPr>
          <w:noProof/>
        </w:rPr>
      </w:r>
      <w:r>
        <w:rPr>
          <w:noProof/>
        </w:rPr>
        <w:fldChar w:fldCharType="separate"/>
      </w:r>
      <w:r>
        <w:rPr>
          <w:noProof/>
        </w:rPr>
        <w:t>42</w:t>
      </w:r>
      <w:r>
        <w:rPr>
          <w:noProof/>
        </w:rPr>
        <w:fldChar w:fldCharType="end"/>
      </w:r>
    </w:p>
    <w:p w14:paraId="374802B3" w14:textId="36BCDD87" w:rsidR="00942ADC" w:rsidRPr="00942ADC" w:rsidRDefault="00942ADC">
      <w:pPr>
        <w:pStyle w:val="Verzeichnis2"/>
        <w:rPr>
          <w:rFonts w:cstheme="minorBidi"/>
          <w:noProof/>
          <w:color w:val="auto"/>
          <w:sz w:val="22"/>
          <w:lang w:eastAsia="de-DE"/>
        </w:rPr>
      </w:pPr>
      <w:r>
        <w:rPr>
          <w:noProof/>
          <w:lang w:eastAsia="de-DE"/>
        </w:rPr>
        <w:t>5.6</w:t>
      </w:r>
      <w:r w:rsidRPr="00942ADC">
        <w:rPr>
          <w:rFonts w:cstheme="minorBidi"/>
          <w:noProof/>
          <w:color w:val="auto"/>
          <w:sz w:val="22"/>
          <w:lang w:eastAsia="de-DE"/>
        </w:rPr>
        <w:tab/>
      </w:r>
      <w:r>
        <w:rPr>
          <w:noProof/>
          <w:lang w:eastAsia="de-DE"/>
        </w:rPr>
        <w:t>Interface Operations</w:t>
      </w:r>
      <w:r>
        <w:rPr>
          <w:noProof/>
        </w:rPr>
        <w:tab/>
      </w:r>
      <w:r>
        <w:rPr>
          <w:noProof/>
        </w:rPr>
        <w:fldChar w:fldCharType="begin"/>
      </w:r>
      <w:r>
        <w:rPr>
          <w:noProof/>
        </w:rPr>
        <w:instrText xml:space="preserve"> PAGEREF _Toc79148981 \h </w:instrText>
      </w:r>
      <w:r>
        <w:rPr>
          <w:noProof/>
        </w:rPr>
      </w:r>
      <w:r>
        <w:rPr>
          <w:noProof/>
        </w:rPr>
        <w:fldChar w:fldCharType="separate"/>
      </w:r>
      <w:r>
        <w:rPr>
          <w:noProof/>
        </w:rPr>
        <w:t>43</w:t>
      </w:r>
      <w:r>
        <w:rPr>
          <w:noProof/>
        </w:rPr>
        <w:fldChar w:fldCharType="end"/>
      </w:r>
    </w:p>
    <w:p w14:paraId="609C6943" w14:textId="1DE33DE3" w:rsidR="00942ADC" w:rsidRPr="00942ADC" w:rsidRDefault="00942ADC">
      <w:pPr>
        <w:pStyle w:val="Verzeichnis3"/>
        <w:rPr>
          <w:rFonts w:cstheme="minorBidi"/>
          <w:noProof/>
          <w:color w:val="auto"/>
          <w:sz w:val="22"/>
          <w:lang w:eastAsia="de-DE"/>
        </w:rPr>
      </w:pPr>
      <w:r>
        <w:rPr>
          <w:noProof/>
        </w:rPr>
        <w:t>5.6.1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_Toc79148982 \h </w:instrText>
      </w:r>
      <w:r>
        <w:rPr>
          <w:noProof/>
        </w:rPr>
      </w:r>
      <w:r>
        <w:rPr>
          <w:noProof/>
        </w:rPr>
        <w:fldChar w:fldCharType="separate"/>
      </w:r>
      <w:r>
        <w:rPr>
          <w:noProof/>
        </w:rPr>
        <w:t>43</w:t>
      </w:r>
      <w:r>
        <w:rPr>
          <w:noProof/>
        </w:rPr>
        <w:fldChar w:fldCharType="end"/>
      </w:r>
    </w:p>
    <w:p w14:paraId="6B7F202E" w14:textId="32199CDF" w:rsidR="00942ADC" w:rsidRPr="00942ADC" w:rsidRDefault="00942ADC">
      <w:pPr>
        <w:pStyle w:val="Verzeichnis3"/>
        <w:rPr>
          <w:rFonts w:cstheme="minorBidi"/>
          <w:noProof/>
          <w:color w:val="auto"/>
          <w:sz w:val="22"/>
          <w:lang w:eastAsia="de-DE"/>
        </w:rPr>
      </w:pPr>
      <w:r>
        <w:rPr>
          <w:noProof/>
          <w:lang w:eastAsia="de-DE"/>
        </w:rPr>
        <w:t>5.6.2</w:t>
      </w:r>
      <w:r w:rsidRPr="00942ADC">
        <w:rPr>
          <w:rFonts w:cstheme="minorBidi"/>
          <w:noProof/>
          <w:color w:val="auto"/>
          <w:sz w:val="22"/>
          <w:lang w:eastAsia="de-DE"/>
        </w:rPr>
        <w:tab/>
      </w:r>
      <w:r>
        <w:rPr>
          <w:noProof/>
          <w:lang w:eastAsia="de-DE"/>
        </w:rPr>
        <w:t>Operation Notation</w:t>
      </w:r>
      <w:r>
        <w:rPr>
          <w:noProof/>
        </w:rPr>
        <w:tab/>
      </w:r>
      <w:r>
        <w:rPr>
          <w:noProof/>
        </w:rPr>
        <w:fldChar w:fldCharType="begin"/>
      </w:r>
      <w:r>
        <w:rPr>
          <w:noProof/>
        </w:rPr>
        <w:instrText xml:space="preserve"> PAGEREF _Toc79148983 \h </w:instrText>
      </w:r>
      <w:r>
        <w:rPr>
          <w:noProof/>
        </w:rPr>
      </w:r>
      <w:r>
        <w:rPr>
          <w:noProof/>
        </w:rPr>
        <w:fldChar w:fldCharType="separate"/>
      </w:r>
      <w:r>
        <w:rPr>
          <w:noProof/>
        </w:rPr>
        <w:t>43</w:t>
      </w:r>
      <w:r>
        <w:rPr>
          <w:noProof/>
        </w:rPr>
        <w:fldChar w:fldCharType="end"/>
      </w:r>
    </w:p>
    <w:p w14:paraId="070273AF" w14:textId="1D2689D0" w:rsidR="00942ADC" w:rsidRPr="00942ADC" w:rsidRDefault="00942ADC">
      <w:pPr>
        <w:pStyle w:val="Verzeichnis3"/>
        <w:rPr>
          <w:rFonts w:cstheme="minorBidi"/>
          <w:noProof/>
          <w:color w:val="auto"/>
          <w:sz w:val="22"/>
          <w:lang w:eastAsia="de-DE"/>
        </w:rPr>
      </w:pPr>
      <w:r>
        <w:rPr>
          <w:noProof/>
          <w:lang w:eastAsia="de-DE"/>
        </w:rPr>
        <w:t>5.6.3</w:t>
      </w:r>
      <w:r w:rsidRPr="00942ADC">
        <w:rPr>
          <w:rFonts w:cstheme="minorBidi"/>
          <w:noProof/>
          <w:color w:val="auto"/>
          <w:sz w:val="22"/>
          <w:lang w:eastAsia="de-DE"/>
        </w:rPr>
        <w:tab/>
      </w:r>
      <w:r>
        <w:rPr>
          <w:noProof/>
          <w:lang w:eastAsia="de-DE"/>
        </w:rPr>
        <w:t>Operation Properties</w:t>
      </w:r>
      <w:r>
        <w:rPr>
          <w:noProof/>
        </w:rPr>
        <w:tab/>
      </w:r>
      <w:r>
        <w:rPr>
          <w:noProof/>
        </w:rPr>
        <w:fldChar w:fldCharType="begin"/>
      </w:r>
      <w:r>
        <w:rPr>
          <w:noProof/>
        </w:rPr>
        <w:instrText xml:space="preserve"> PAGEREF _Toc79148984 \h </w:instrText>
      </w:r>
      <w:r>
        <w:rPr>
          <w:noProof/>
        </w:rPr>
      </w:r>
      <w:r>
        <w:rPr>
          <w:noProof/>
        </w:rPr>
        <w:fldChar w:fldCharType="separate"/>
      </w:r>
      <w:r>
        <w:rPr>
          <w:noProof/>
        </w:rPr>
        <w:t>44</w:t>
      </w:r>
      <w:r>
        <w:rPr>
          <w:noProof/>
        </w:rPr>
        <w:fldChar w:fldCharType="end"/>
      </w:r>
    </w:p>
    <w:p w14:paraId="041CB481" w14:textId="7FFE0E7A" w:rsidR="00942ADC" w:rsidRPr="00942ADC" w:rsidRDefault="00942ADC">
      <w:pPr>
        <w:pStyle w:val="Verzeichnis2"/>
        <w:rPr>
          <w:rFonts w:cstheme="minorBidi"/>
          <w:noProof/>
          <w:color w:val="auto"/>
          <w:sz w:val="22"/>
          <w:lang w:eastAsia="de-DE"/>
        </w:rPr>
      </w:pPr>
      <w:r>
        <w:rPr>
          <w:noProof/>
          <w:lang w:eastAsia="de-DE"/>
        </w:rPr>
        <w:t>5.7</w:t>
      </w:r>
      <w:r w:rsidRPr="00942ADC">
        <w:rPr>
          <w:rFonts w:cstheme="minorBidi"/>
          <w:noProof/>
          <w:color w:val="auto"/>
          <w:sz w:val="22"/>
          <w:lang w:eastAsia="de-DE"/>
        </w:rPr>
        <w:tab/>
      </w:r>
      <w:r>
        <w:rPr>
          <w:noProof/>
          <w:lang w:eastAsia="de-DE"/>
        </w:rPr>
        <w:t>Operation Parameters</w:t>
      </w:r>
      <w:r>
        <w:rPr>
          <w:noProof/>
        </w:rPr>
        <w:tab/>
      </w:r>
      <w:r>
        <w:rPr>
          <w:noProof/>
        </w:rPr>
        <w:fldChar w:fldCharType="begin"/>
      </w:r>
      <w:r>
        <w:rPr>
          <w:noProof/>
        </w:rPr>
        <w:instrText xml:space="preserve"> PAGEREF _Toc79148985 \h </w:instrText>
      </w:r>
      <w:r>
        <w:rPr>
          <w:noProof/>
        </w:rPr>
      </w:r>
      <w:r>
        <w:rPr>
          <w:noProof/>
        </w:rPr>
        <w:fldChar w:fldCharType="separate"/>
      </w:r>
      <w:r>
        <w:rPr>
          <w:noProof/>
        </w:rPr>
        <w:t>46</w:t>
      </w:r>
      <w:r>
        <w:rPr>
          <w:noProof/>
        </w:rPr>
        <w:fldChar w:fldCharType="end"/>
      </w:r>
    </w:p>
    <w:p w14:paraId="5C45679E" w14:textId="61616FC8" w:rsidR="00942ADC" w:rsidRPr="00942ADC" w:rsidRDefault="00942ADC">
      <w:pPr>
        <w:pStyle w:val="Verzeichnis3"/>
        <w:rPr>
          <w:rFonts w:cstheme="minorBidi"/>
          <w:noProof/>
          <w:color w:val="auto"/>
          <w:sz w:val="22"/>
          <w:lang w:eastAsia="de-DE"/>
        </w:rPr>
      </w:pPr>
      <w:r>
        <w:rPr>
          <w:noProof/>
        </w:rPr>
        <w:t>5.7.1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_Toc79148986 \h </w:instrText>
      </w:r>
      <w:r>
        <w:rPr>
          <w:noProof/>
        </w:rPr>
      </w:r>
      <w:r>
        <w:rPr>
          <w:noProof/>
        </w:rPr>
        <w:fldChar w:fldCharType="separate"/>
      </w:r>
      <w:r>
        <w:rPr>
          <w:noProof/>
        </w:rPr>
        <w:t>46</w:t>
      </w:r>
      <w:r>
        <w:rPr>
          <w:noProof/>
        </w:rPr>
        <w:fldChar w:fldCharType="end"/>
      </w:r>
    </w:p>
    <w:p w14:paraId="6DA4FF6C" w14:textId="3219E812" w:rsidR="00942ADC" w:rsidRPr="00942ADC" w:rsidRDefault="00942ADC">
      <w:pPr>
        <w:pStyle w:val="Verzeichnis3"/>
        <w:rPr>
          <w:rFonts w:cstheme="minorBidi"/>
          <w:noProof/>
          <w:color w:val="auto"/>
          <w:sz w:val="22"/>
          <w:lang w:eastAsia="de-DE"/>
        </w:rPr>
      </w:pPr>
      <w:r>
        <w:rPr>
          <w:noProof/>
          <w:lang w:eastAsia="de-DE"/>
        </w:rPr>
        <w:t>5.7.2</w:t>
      </w:r>
      <w:r w:rsidRPr="00942ADC">
        <w:rPr>
          <w:rFonts w:cstheme="minorBidi"/>
          <w:noProof/>
          <w:color w:val="auto"/>
          <w:sz w:val="22"/>
          <w:lang w:eastAsia="de-DE"/>
        </w:rPr>
        <w:tab/>
      </w:r>
      <w:r>
        <w:rPr>
          <w:noProof/>
          <w:lang w:eastAsia="de-DE"/>
        </w:rPr>
        <w:t>Parameter Notation</w:t>
      </w:r>
      <w:r>
        <w:rPr>
          <w:noProof/>
        </w:rPr>
        <w:tab/>
      </w:r>
      <w:r>
        <w:rPr>
          <w:noProof/>
        </w:rPr>
        <w:fldChar w:fldCharType="begin"/>
      </w:r>
      <w:r>
        <w:rPr>
          <w:noProof/>
        </w:rPr>
        <w:instrText xml:space="preserve"> PAGEREF _Toc79148987 \h </w:instrText>
      </w:r>
      <w:r>
        <w:rPr>
          <w:noProof/>
        </w:rPr>
      </w:r>
      <w:r>
        <w:rPr>
          <w:noProof/>
        </w:rPr>
        <w:fldChar w:fldCharType="separate"/>
      </w:r>
      <w:r>
        <w:rPr>
          <w:noProof/>
        </w:rPr>
        <w:t>46</w:t>
      </w:r>
      <w:r>
        <w:rPr>
          <w:noProof/>
        </w:rPr>
        <w:fldChar w:fldCharType="end"/>
      </w:r>
    </w:p>
    <w:p w14:paraId="6DE7C911" w14:textId="15073A55" w:rsidR="00942ADC" w:rsidRPr="00942ADC" w:rsidRDefault="00942ADC">
      <w:pPr>
        <w:pStyle w:val="Verzeichnis3"/>
        <w:rPr>
          <w:rFonts w:cstheme="minorBidi"/>
          <w:noProof/>
          <w:color w:val="auto"/>
          <w:sz w:val="22"/>
          <w:lang w:eastAsia="de-DE"/>
        </w:rPr>
      </w:pPr>
      <w:r>
        <w:rPr>
          <w:noProof/>
          <w:lang w:eastAsia="de-DE"/>
        </w:rPr>
        <w:t>5.7.3</w:t>
      </w:r>
      <w:r w:rsidRPr="00942ADC">
        <w:rPr>
          <w:rFonts w:cstheme="minorBidi"/>
          <w:noProof/>
          <w:color w:val="auto"/>
          <w:sz w:val="22"/>
          <w:lang w:eastAsia="de-DE"/>
        </w:rPr>
        <w:tab/>
      </w:r>
      <w:r>
        <w:rPr>
          <w:noProof/>
          <w:lang w:eastAsia="de-DE"/>
        </w:rPr>
        <w:t>Parameter Properties</w:t>
      </w:r>
      <w:r>
        <w:rPr>
          <w:noProof/>
        </w:rPr>
        <w:tab/>
      </w:r>
      <w:r>
        <w:rPr>
          <w:noProof/>
        </w:rPr>
        <w:fldChar w:fldCharType="begin"/>
      </w:r>
      <w:r>
        <w:rPr>
          <w:noProof/>
        </w:rPr>
        <w:instrText xml:space="preserve"> PAGEREF _Toc79148988 \h </w:instrText>
      </w:r>
      <w:r>
        <w:rPr>
          <w:noProof/>
        </w:rPr>
      </w:r>
      <w:r>
        <w:rPr>
          <w:noProof/>
        </w:rPr>
        <w:fldChar w:fldCharType="separate"/>
      </w:r>
      <w:r>
        <w:rPr>
          <w:noProof/>
        </w:rPr>
        <w:t>46</w:t>
      </w:r>
      <w:r>
        <w:rPr>
          <w:noProof/>
        </w:rPr>
        <w:fldChar w:fldCharType="end"/>
      </w:r>
    </w:p>
    <w:p w14:paraId="701994AC" w14:textId="696A51C5" w:rsidR="00942ADC" w:rsidRPr="00942ADC" w:rsidRDefault="00942ADC">
      <w:pPr>
        <w:pStyle w:val="Verzeichnis2"/>
        <w:rPr>
          <w:rFonts w:cstheme="minorBidi"/>
          <w:noProof/>
          <w:color w:val="auto"/>
          <w:sz w:val="22"/>
          <w:lang w:eastAsia="de-DE"/>
        </w:rPr>
      </w:pPr>
      <w:r>
        <w:rPr>
          <w:noProof/>
          <w:lang w:eastAsia="de-DE"/>
        </w:rPr>
        <w:lastRenderedPageBreak/>
        <w:t>5.8</w:t>
      </w:r>
      <w:r w:rsidRPr="00942ADC">
        <w:rPr>
          <w:rFonts w:cstheme="minorBidi"/>
          <w:noProof/>
          <w:color w:val="auto"/>
          <w:sz w:val="22"/>
          <w:lang w:eastAsia="de-DE"/>
        </w:rPr>
        <w:tab/>
      </w:r>
      <w:r>
        <w:rPr>
          <w:noProof/>
          <w:lang w:eastAsia="de-DE"/>
        </w:rPr>
        <w:t>Notifications</w:t>
      </w:r>
      <w:r>
        <w:rPr>
          <w:noProof/>
        </w:rPr>
        <w:tab/>
      </w:r>
      <w:r>
        <w:rPr>
          <w:noProof/>
        </w:rPr>
        <w:fldChar w:fldCharType="begin"/>
      </w:r>
      <w:r>
        <w:rPr>
          <w:noProof/>
        </w:rPr>
        <w:instrText xml:space="preserve"> PAGEREF _Toc79148989 \h </w:instrText>
      </w:r>
      <w:r>
        <w:rPr>
          <w:noProof/>
        </w:rPr>
      </w:r>
      <w:r>
        <w:rPr>
          <w:noProof/>
        </w:rPr>
        <w:fldChar w:fldCharType="separate"/>
      </w:r>
      <w:r>
        <w:rPr>
          <w:noProof/>
        </w:rPr>
        <w:t>48</w:t>
      </w:r>
      <w:r>
        <w:rPr>
          <w:noProof/>
        </w:rPr>
        <w:fldChar w:fldCharType="end"/>
      </w:r>
    </w:p>
    <w:p w14:paraId="2069824C" w14:textId="6EC453AC" w:rsidR="00942ADC" w:rsidRPr="00942ADC" w:rsidRDefault="00942ADC">
      <w:pPr>
        <w:pStyle w:val="Verzeichnis3"/>
        <w:rPr>
          <w:rFonts w:cstheme="minorBidi"/>
          <w:noProof/>
          <w:color w:val="auto"/>
          <w:sz w:val="22"/>
          <w:lang w:eastAsia="de-DE"/>
        </w:rPr>
      </w:pPr>
      <w:r>
        <w:rPr>
          <w:noProof/>
        </w:rPr>
        <w:t>5.8.1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_Toc79148990 \h </w:instrText>
      </w:r>
      <w:r>
        <w:rPr>
          <w:noProof/>
        </w:rPr>
      </w:r>
      <w:r>
        <w:rPr>
          <w:noProof/>
        </w:rPr>
        <w:fldChar w:fldCharType="separate"/>
      </w:r>
      <w:r>
        <w:rPr>
          <w:noProof/>
        </w:rPr>
        <w:t>48</w:t>
      </w:r>
      <w:r>
        <w:rPr>
          <w:noProof/>
        </w:rPr>
        <w:fldChar w:fldCharType="end"/>
      </w:r>
    </w:p>
    <w:p w14:paraId="0AB8622C" w14:textId="6973706F" w:rsidR="00942ADC" w:rsidRPr="00942ADC" w:rsidRDefault="00942ADC">
      <w:pPr>
        <w:pStyle w:val="Verzeichnis3"/>
        <w:rPr>
          <w:rFonts w:cstheme="minorBidi"/>
          <w:noProof/>
          <w:color w:val="auto"/>
          <w:sz w:val="22"/>
          <w:lang w:eastAsia="de-DE"/>
        </w:rPr>
      </w:pPr>
      <w:r>
        <w:rPr>
          <w:noProof/>
        </w:rPr>
        <w:t>5.8.2</w:t>
      </w:r>
      <w:r w:rsidRPr="00942ADC">
        <w:rPr>
          <w:rFonts w:cstheme="minorBidi"/>
          <w:noProof/>
          <w:color w:val="auto"/>
          <w:sz w:val="22"/>
          <w:lang w:eastAsia="de-DE"/>
        </w:rPr>
        <w:tab/>
      </w:r>
      <w:r>
        <w:rPr>
          <w:noProof/>
        </w:rPr>
        <w:t>Notification Notation</w:t>
      </w:r>
      <w:r>
        <w:rPr>
          <w:noProof/>
        </w:rPr>
        <w:tab/>
      </w:r>
      <w:r>
        <w:rPr>
          <w:noProof/>
        </w:rPr>
        <w:fldChar w:fldCharType="begin"/>
      </w:r>
      <w:r>
        <w:rPr>
          <w:noProof/>
        </w:rPr>
        <w:instrText xml:space="preserve"> PAGEREF _Toc79148991 \h </w:instrText>
      </w:r>
      <w:r>
        <w:rPr>
          <w:noProof/>
        </w:rPr>
      </w:r>
      <w:r>
        <w:rPr>
          <w:noProof/>
        </w:rPr>
        <w:fldChar w:fldCharType="separate"/>
      </w:r>
      <w:r>
        <w:rPr>
          <w:noProof/>
        </w:rPr>
        <w:t>48</w:t>
      </w:r>
      <w:r>
        <w:rPr>
          <w:noProof/>
        </w:rPr>
        <w:fldChar w:fldCharType="end"/>
      </w:r>
    </w:p>
    <w:p w14:paraId="5E9AED2D" w14:textId="2B7874D7" w:rsidR="00942ADC" w:rsidRPr="00942ADC" w:rsidRDefault="00942ADC">
      <w:pPr>
        <w:pStyle w:val="Verzeichnis3"/>
        <w:rPr>
          <w:rFonts w:cstheme="minorBidi"/>
          <w:noProof/>
          <w:color w:val="auto"/>
          <w:sz w:val="22"/>
          <w:lang w:eastAsia="de-DE"/>
        </w:rPr>
      </w:pPr>
      <w:r>
        <w:rPr>
          <w:noProof/>
          <w:lang w:eastAsia="de-DE"/>
        </w:rPr>
        <w:t>5.8.3</w:t>
      </w:r>
      <w:r w:rsidRPr="00942ADC">
        <w:rPr>
          <w:rFonts w:cstheme="minorBidi"/>
          <w:noProof/>
          <w:color w:val="auto"/>
          <w:sz w:val="22"/>
          <w:lang w:eastAsia="de-DE"/>
        </w:rPr>
        <w:tab/>
      </w:r>
      <w:r>
        <w:rPr>
          <w:noProof/>
        </w:rPr>
        <w:t xml:space="preserve">Notification </w:t>
      </w:r>
      <w:r>
        <w:rPr>
          <w:noProof/>
          <w:lang w:eastAsia="de-DE"/>
        </w:rPr>
        <w:t>Properties</w:t>
      </w:r>
      <w:r>
        <w:rPr>
          <w:noProof/>
        </w:rPr>
        <w:tab/>
      </w:r>
      <w:r>
        <w:rPr>
          <w:noProof/>
        </w:rPr>
        <w:fldChar w:fldCharType="begin"/>
      </w:r>
      <w:r>
        <w:rPr>
          <w:noProof/>
        </w:rPr>
        <w:instrText xml:space="preserve"> PAGEREF _Toc79148992 \h </w:instrText>
      </w:r>
      <w:r>
        <w:rPr>
          <w:noProof/>
        </w:rPr>
      </w:r>
      <w:r>
        <w:rPr>
          <w:noProof/>
        </w:rPr>
        <w:fldChar w:fldCharType="separate"/>
      </w:r>
      <w:r>
        <w:rPr>
          <w:noProof/>
        </w:rPr>
        <w:t>48</w:t>
      </w:r>
      <w:r>
        <w:rPr>
          <w:noProof/>
        </w:rPr>
        <w:fldChar w:fldCharType="end"/>
      </w:r>
    </w:p>
    <w:p w14:paraId="7889C437" w14:textId="1C31C9C2" w:rsidR="00942ADC" w:rsidRPr="00942ADC" w:rsidRDefault="00942ADC">
      <w:pPr>
        <w:pStyle w:val="Verzeichnis2"/>
        <w:rPr>
          <w:rFonts w:cstheme="minorBidi"/>
          <w:noProof/>
          <w:color w:val="auto"/>
          <w:sz w:val="22"/>
          <w:lang w:eastAsia="de-DE"/>
        </w:rPr>
      </w:pPr>
      <w:r>
        <w:rPr>
          <w:noProof/>
          <w:lang w:eastAsia="de-DE"/>
        </w:rPr>
        <w:t>5.9</w:t>
      </w:r>
      <w:r w:rsidRPr="00942ADC">
        <w:rPr>
          <w:rFonts w:cstheme="minorBidi"/>
          <w:noProof/>
          <w:color w:val="auto"/>
          <w:sz w:val="22"/>
          <w:lang w:eastAsia="de-DE"/>
        </w:rPr>
        <w:tab/>
      </w:r>
      <w:r>
        <w:rPr>
          <w:noProof/>
          <w:lang w:eastAsia="de-DE"/>
        </w:rPr>
        <w:t>Data Types</w:t>
      </w:r>
      <w:r>
        <w:rPr>
          <w:noProof/>
        </w:rPr>
        <w:tab/>
      </w:r>
      <w:r>
        <w:rPr>
          <w:noProof/>
        </w:rPr>
        <w:fldChar w:fldCharType="begin"/>
      </w:r>
      <w:r>
        <w:rPr>
          <w:noProof/>
        </w:rPr>
        <w:instrText xml:space="preserve"> PAGEREF _Toc79148993 \h </w:instrText>
      </w:r>
      <w:r>
        <w:rPr>
          <w:noProof/>
        </w:rPr>
      </w:r>
      <w:r>
        <w:rPr>
          <w:noProof/>
        </w:rPr>
        <w:fldChar w:fldCharType="separate"/>
      </w:r>
      <w:r>
        <w:rPr>
          <w:noProof/>
        </w:rPr>
        <w:t>50</w:t>
      </w:r>
      <w:r>
        <w:rPr>
          <w:noProof/>
        </w:rPr>
        <w:fldChar w:fldCharType="end"/>
      </w:r>
    </w:p>
    <w:p w14:paraId="58396F42" w14:textId="47FFCCC8" w:rsidR="00942ADC" w:rsidRPr="00942ADC" w:rsidRDefault="00942ADC">
      <w:pPr>
        <w:pStyle w:val="Verzeichnis3"/>
        <w:rPr>
          <w:rFonts w:cstheme="minorBidi"/>
          <w:noProof/>
          <w:color w:val="auto"/>
          <w:sz w:val="22"/>
          <w:lang w:eastAsia="de-DE"/>
        </w:rPr>
      </w:pPr>
      <w:r>
        <w:rPr>
          <w:noProof/>
        </w:rPr>
        <w:t>5.9.1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_Toc79148994 \h </w:instrText>
      </w:r>
      <w:r>
        <w:rPr>
          <w:noProof/>
        </w:rPr>
      </w:r>
      <w:r>
        <w:rPr>
          <w:noProof/>
        </w:rPr>
        <w:fldChar w:fldCharType="separate"/>
      </w:r>
      <w:r>
        <w:rPr>
          <w:noProof/>
        </w:rPr>
        <w:t>50</w:t>
      </w:r>
      <w:r>
        <w:rPr>
          <w:noProof/>
        </w:rPr>
        <w:fldChar w:fldCharType="end"/>
      </w:r>
    </w:p>
    <w:p w14:paraId="2E6E2BCB" w14:textId="7839402C" w:rsidR="00942ADC" w:rsidRPr="00942ADC" w:rsidRDefault="00942ADC">
      <w:pPr>
        <w:pStyle w:val="Verzeichnis3"/>
        <w:rPr>
          <w:rFonts w:cstheme="minorBidi"/>
          <w:noProof/>
          <w:color w:val="auto"/>
          <w:sz w:val="22"/>
          <w:lang w:eastAsia="de-DE"/>
        </w:rPr>
      </w:pPr>
      <w:r>
        <w:rPr>
          <w:noProof/>
          <w:lang w:eastAsia="de-DE"/>
        </w:rPr>
        <w:t>5.9.2</w:t>
      </w:r>
      <w:r w:rsidRPr="00942ADC">
        <w:rPr>
          <w:rFonts w:cstheme="minorBidi"/>
          <w:noProof/>
          <w:color w:val="auto"/>
          <w:sz w:val="22"/>
          <w:lang w:eastAsia="de-DE"/>
        </w:rPr>
        <w:tab/>
      </w:r>
      <w:r>
        <w:rPr>
          <w:noProof/>
          <w:lang w:eastAsia="de-DE"/>
        </w:rPr>
        <w:t>Type Notation</w:t>
      </w:r>
      <w:r>
        <w:rPr>
          <w:noProof/>
        </w:rPr>
        <w:tab/>
      </w:r>
      <w:r>
        <w:rPr>
          <w:noProof/>
        </w:rPr>
        <w:fldChar w:fldCharType="begin"/>
      </w:r>
      <w:r>
        <w:rPr>
          <w:noProof/>
        </w:rPr>
        <w:instrText xml:space="preserve"> PAGEREF _Toc79148995 \h </w:instrText>
      </w:r>
      <w:r>
        <w:rPr>
          <w:noProof/>
        </w:rPr>
      </w:r>
      <w:r>
        <w:rPr>
          <w:noProof/>
        </w:rPr>
        <w:fldChar w:fldCharType="separate"/>
      </w:r>
      <w:r>
        <w:rPr>
          <w:noProof/>
        </w:rPr>
        <w:t>50</w:t>
      </w:r>
      <w:r>
        <w:rPr>
          <w:noProof/>
        </w:rPr>
        <w:fldChar w:fldCharType="end"/>
      </w:r>
    </w:p>
    <w:p w14:paraId="5392C50A" w14:textId="0DC0563B" w:rsidR="00942ADC" w:rsidRPr="00942ADC" w:rsidRDefault="00942ADC">
      <w:pPr>
        <w:pStyle w:val="Verzeichnis3"/>
        <w:rPr>
          <w:rFonts w:cstheme="minorBidi"/>
          <w:noProof/>
          <w:color w:val="auto"/>
          <w:sz w:val="22"/>
          <w:lang w:eastAsia="de-DE"/>
        </w:rPr>
      </w:pPr>
      <w:r>
        <w:rPr>
          <w:noProof/>
          <w:lang w:eastAsia="de-DE"/>
        </w:rPr>
        <w:t>5.9.3</w:t>
      </w:r>
      <w:r w:rsidRPr="00942ADC">
        <w:rPr>
          <w:rFonts w:cstheme="minorBidi"/>
          <w:noProof/>
          <w:color w:val="auto"/>
          <w:sz w:val="22"/>
          <w:lang w:eastAsia="de-DE"/>
        </w:rPr>
        <w:tab/>
      </w:r>
      <w:r>
        <w:rPr>
          <w:noProof/>
          <w:lang w:eastAsia="de-DE"/>
        </w:rPr>
        <w:t>Type Properties</w:t>
      </w:r>
      <w:r>
        <w:rPr>
          <w:noProof/>
        </w:rPr>
        <w:tab/>
      </w:r>
      <w:r>
        <w:rPr>
          <w:noProof/>
        </w:rPr>
        <w:fldChar w:fldCharType="begin"/>
      </w:r>
      <w:r>
        <w:rPr>
          <w:noProof/>
        </w:rPr>
        <w:instrText xml:space="preserve"> PAGEREF _Toc79148996 \h </w:instrText>
      </w:r>
      <w:r>
        <w:rPr>
          <w:noProof/>
        </w:rPr>
      </w:r>
      <w:r>
        <w:rPr>
          <w:noProof/>
        </w:rPr>
        <w:fldChar w:fldCharType="separate"/>
      </w:r>
      <w:r>
        <w:rPr>
          <w:noProof/>
        </w:rPr>
        <w:t>51</w:t>
      </w:r>
      <w:r>
        <w:rPr>
          <w:noProof/>
        </w:rPr>
        <w:fldChar w:fldCharType="end"/>
      </w:r>
    </w:p>
    <w:p w14:paraId="409DF69C" w14:textId="6152FF67" w:rsidR="00942ADC" w:rsidRPr="00942ADC" w:rsidRDefault="00942ADC">
      <w:pPr>
        <w:pStyle w:val="Verzeichnis3"/>
        <w:rPr>
          <w:rFonts w:cstheme="minorBidi"/>
          <w:noProof/>
          <w:color w:val="auto"/>
          <w:sz w:val="22"/>
          <w:lang w:eastAsia="de-DE"/>
        </w:rPr>
      </w:pPr>
      <w:r>
        <w:rPr>
          <w:noProof/>
          <w:lang w:eastAsia="de-DE"/>
        </w:rPr>
        <w:t>5.9.4</w:t>
      </w:r>
      <w:r w:rsidRPr="00942ADC">
        <w:rPr>
          <w:rFonts w:cstheme="minorBidi"/>
          <w:noProof/>
          <w:color w:val="auto"/>
          <w:sz w:val="22"/>
          <w:lang w:eastAsia="de-DE"/>
        </w:rPr>
        <w:tab/>
      </w:r>
      <w:r>
        <w:rPr>
          <w:noProof/>
          <w:lang w:eastAsia="de-DE"/>
        </w:rPr>
        <w:t>UML Primitive Types</w:t>
      </w:r>
      <w:r>
        <w:rPr>
          <w:noProof/>
        </w:rPr>
        <w:tab/>
      </w:r>
      <w:r>
        <w:rPr>
          <w:noProof/>
        </w:rPr>
        <w:fldChar w:fldCharType="begin"/>
      </w:r>
      <w:r>
        <w:rPr>
          <w:noProof/>
        </w:rPr>
        <w:instrText xml:space="preserve"> PAGEREF _Toc79148997 \h </w:instrText>
      </w:r>
      <w:r>
        <w:rPr>
          <w:noProof/>
        </w:rPr>
      </w:r>
      <w:r>
        <w:rPr>
          <w:noProof/>
        </w:rPr>
        <w:fldChar w:fldCharType="separate"/>
      </w:r>
      <w:r>
        <w:rPr>
          <w:noProof/>
        </w:rPr>
        <w:t>52</w:t>
      </w:r>
      <w:r>
        <w:rPr>
          <w:noProof/>
        </w:rPr>
        <w:fldChar w:fldCharType="end"/>
      </w:r>
    </w:p>
    <w:p w14:paraId="070AA0AF" w14:textId="0D6EA29F" w:rsidR="00942ADC" w:rsidRPr="00942ADC" w:rsidRDefault="00942ADC">
      <w:pPr>
        <w:pStyle w:val="Verzeichnis3"/>
        <w:rPr>
          <w:rFonts w:cstheme="minorBidi"/>
          <w:noProof/>
          <w:color w:val="auto"/>
          <w:sz w:val="22"/>
          <w:lang w:eastAsia="de-DE"/>
        </w:rPr>
      </w:pPr>
      <w:r>
        <w:rPr>
          <w:noProof/>
          <w:lang w:eastAsia="de-DE"/>
        </w:rPr>
        <w:t>5.9.5</w:t>
      </w:r>
      <w:r w:rsidRPr="00942ADC">
        <w:rPr>
          <w:rFonts w:cstheme="minorBidi"/>
          <w:noProof/>
          <w:color w:val="auto"/>
          <w:sz w:val="22"/>
          <w:lang w:eastAsia="de-DE"/>
        </w:rPr>
        <w:tab/>
      </w:r>
      <w:r>
        <w:rPr>
          <w:noProof/>
          <w:lang w:eastAsia="de-DE"/>
        </w:rPr>
        <w:t>Pre-defined Data Types</w:t>
      </w:r>
      <w:r>
        <w:rPr>
          <w:noProof/>
        </w:rPr>
        <w:tab/>
      </w:r>
      <w:r>
        <w:rPr>
          <w:noProof/>
        </w:rPr>
        <w:fldChar w:fldCharType="begin"/>
      </w:r>
      <w:r>
        <w:rPr>
          <w:noProof/>
        </w:rPr>
        <w:instrText xml:space="preserve"> PAGEREF _Toc79148998 \h </w:instrText>
      </w:r>
      <w:r>
        <w:rPr>
          <w:noProof/>
        </w:rPr>
      </w:r>
      <w:r>
        <w:rPr>
          <w:noProof/>
        </w:rPr>
        <w:fldChar w:fldCharType="separate"/>
      </w:r>
      <w:r>
        <w:rPr>
          <w:noProof/>
        </w:rPr>
        <w:t>53</w:t>
      </w:r>
      <w:r>
        <w:rPr>
          <w:noProof/>
        </w:rPr>
        <w:fldChar w:fldCharType="end"/>
      </w:r>
    </w:p>
    <w:p w14:paraId="3DC2FD2A" w14:textId="14161D55" w:rsidR="00942ADC" w:rsidRPr="00942ADC" w:rsidRDefault="00942ADC">
      <w:pPr>
        <w:pStyle w:val="Verzeichnis2"/>
        <w:rPr>
          <w:rFonts w:cstheme="minorBidi"/>
          <w:noProof/>
          <w:color w:val="auto"/>
          <w:sz w:val="22"/>
          <w:lang w:eastAsia="de-DE"/>
        </w:rPr>
      </w:pPr>
      <w:r>
        <w:rPr>
          <w:noProof/>
          <w:lang w:eastAsia="de-DE"/>
        </w:rPr>
        <w:t>5.10</w:t>
      </w:r>
      <w:r w:rsidRPr="00942ADC">
        <w:rPr>
          <w:rFonts w:cstheme="minorBidi"/>
          <w:noProof/>
          <w:color w:val="auto"/>
          <w:sz w:val="22"/>
          <w:lang w:eastAsia="de-DE"/>
        </w:rPr>
        <w:tab/>
      </w:r>
      <w:r>
        <w:rPr>
          <w:noProof/>
          <w:lang w:eastAsia="de-DE"/>
        </w:rPr>
        <w:t>Qualifiers and Conditions</w:t>
      </w:r>
      <w:r>
        <w:rPr>
          <w:noProof/>
        </w:rPr>
        <w:tab/>
      </w:r>
      <w:r>
        <w:rPr>
          <w:noProof/>
        </w:rPr>
        <w:fldChar w:fldCharType="begin"/>
      </w:r>
      <w:r>
        <w:rPr>
          <w:noProof/>
        </w:rPr>
        <w:instrText xml:space="preserve"> PAGEREF _Toc79148999 \h </w:instrText>
      </w:r>
      <w:r>
        <w:rPr>
          <w:noProof/>
        </w:rPr>
      </w:r>
      <w:r>
        <w:rPr>
          <w:noProof/>
        </w:rPr>
        <w:fldChar w:fldCharType="separate"/>
      </w:r>
      <w:r>
        <w:rPr>
          <w:noProof/>
        </w:rPr>
        <w:t>57</w:t>
      </w:r>
      <w:r>
        <w:rPr>
          <w:noProof/>
        </w:rPr>
        <w:fldChar w:fldCharType="end"/>
      </w:r>
    </w:p>
    <w:p w14:paraId="7C7718CF" w14:textId="0DB081FC" w:rsidR="00942ADC" w:rsidRPr="00942ADC" w:rsidRDefault="00942ADC">
      <w:pPr>
        <w:pStyle w:val="Verzeichnis2"/>
        <w:rPr>
          <w:rFonts w:cstheme="minorBidi"/>
          <w:noProof/>
          <w:color w:val="auto"/>
          <w:sz w:val="22"/>
          <w:lang w:eastAsia="de-DE"/>
        </w:rPr>
      </w:pPr>
      <w:r>
        <w:rPr>
          <w:noProof/>
          <w:lang w:eastAsia="de-DE"/>
        </w:rPr>
        <w:t>5.11</w:t>
      </w:r>
      <w:r w:rsidRPr="00942ADC">
        <w:rPr>
          <w:rFonts w:cstheme="minorBidi"/>
          <w:noProof/>
          <w:color w:val="auto"/>
          <w:sz w:val="22"/>
          <w:lang w:eastAsia="de-DE"/>
        </w:rPr>
        <w:tab/>
      </w:r>
      <w:r>
        <w:rPr>
          <w:noProof/>
          <w:lang w:eastAsia="de-DE"/>
        </w:rPr>
        <w:t>Use Cases</w:t>
      </w:r>
      <w:r>
        <w:rPr>
          <w:noProof/>
        </w:rPr>
        <w:tab/>
      </w:r>
      <w:r>
        <w:rPr>
          <w:noProof/>
        </w:rPr>
        <w:fldChar w:fldCharType="begin"/>
      </w:r>
      <w:r>
        <w:rPr>
          <w:noProof/>
        </w:rPr>
        <w:instrText xml:space="preserve"> PAGEREF _Toc79149000 \h </w:instrText>
      </w:r>
      <w:r>
        <w:rPr>
          <w:noProof/>
        </w:rPr>
      </w:r>
      <w:r>
        <w:rPr>
          <w:noProof/>
        </w:rPr>
        <w:fldChar w:fldCharType="separate"/>
      </w:r>
      <w:r>
        <w:rPr>
          <w:noProof/>
        </w:rPr>
        <w:t>58</w:t>
      </w:r>
      <w:r>
        <w:rPr>
          <w:noProof/>
        </w:rPr>
        <w:fldChar w:fldCharType="end"/>
      </w:r>
    </w:p>
    <w:p w14:paraId="7FFFB442" w14:textId="6F7034B6" w:rsidR="00942ADC" w:rsidRPr="00942ADC" w:rsidRDefault="00942ADC">
      <w:pPr>
        <w:pStyle w:val="Verzeichnis2"/>
        <w:rPr>
          <w:rFonts w:cstheme="minorBidi"/>
          <w:noProof/>
          <w:color w:val="auto"/>
          <w:sz w:val="22"/>
          <w:lang w:eastAsia="de-DE"/>
        </w:rPr>
      </w:pPr>
      <w:r>
        <w:rPr>
          <w:noProof/>
          <w:lang w:eastAsia="de-DE"/>
        </w:rPr>
        <w:t>5.12</w:t>
      </w:r>
      <w:r w:rsidRPr="00942ADC">
        <w:rPr>
          <w:rFonts w:cstheme="minorBidi"/>
          <w:noProof/>
          <w:color w:val="auto"/>
          <w:sz w:val="22"/>
          <w:lang w:eastAsia="de-DE"/>
        </w:rPr>
        <w:tab/>
      </w:r>
      <w:r>
        <w:rPr>
          <w:noProof/>
          <w:lang w:eastAsia="de-DE"/>
        </w:rPr>
        <w:t>Activities</w:t>
      </w:r>
      <w:r>
        <w:rPr>
          <w:noProof/>
        </w:rPr>
        <w:tab/>
      </w:r>
      <w:r>
        <w:rPr>
          <w:noProof/>
        </w:rPr>
        <w:fldChar w:fldCharType="begin"/>
      </w:r>
      <w:r>
        <w:rPr>
          <w:noProof/>
        </w:rPr>
        <w:instrText xml:space="preserve"> PAGEREF _Toc79149001 \h </w:instrText>
      </w:r>
      <w:r>
        <w:rPr>
          <w:noProof/>
        </w:rPr>
      </w:r>
      <w:r>
        <w:rPr>
          <w:noProof/>
        </w:rPr>
        <w:fldChar w:fldCharType="separate"/>
      </w:r>
      <w:r>
        <w:rPr>
          <w:noProof/>
        </w:rPr>
        <w:t>59</w:t>
      </w:r>
      <w:r>
        <w:rPr>
          <w:noProof/>
        </w:rPr>
        <w:fldChar w:fldCharType="end"/>
      </w:r>
    </w:p>
    <w:p w14:paraId="0FB339F2" w14:textId="40F0B1D6" w:rsidR="00942ADC" w:rsidRPr="00942ADC" w:rsidRDefault="00942ADC">
      <w:pPr>
        <w:pStyle w:val="Verzeichnis2"/>
        <w:rPr>
          <w:rFonts w:cstheme="minorBidi"/>
          <w:noProof/>
          <w:color w:val="auto"/>
          <w:sz w:val="22"/>
          <w:lang w:eastAsia="de-DE"/>
        </w:rPr>
      </w:pPr>
      <w:r>
        <w:rPr>
          <w:noProof/>
          <w:lang w:eastAsia="de-DE"/>
        </w:rPr>
        <w:t>5.13</w:t>
      </w:r>
      <w:r w:rsidRPr="00942ADC">
        <w:rPr>
          <w:rFonts w:cstheme="minorBidi"/>
          <w:noProof/>
          <w:color w:val="auto"/>
          <w:sz w:val="22"/>
          <w:lang w:eastAsia="de-DE"/>
        </w:rPr>
        <w:tab/>
      </w:r>
      <w:r>
        <w:rPr>
          <w:noProof/>
          <w:lang w:eastAsia="de-DE"/>
        </w:rPr>
        <w:t>State Machines</w:t>
      </w:r>
      <w:r>
        <w:rPr>
          <w:noProof/>
        </w:rPr>
        <w:tab/>
      </w:r>
      <w:r>
        <w:rPr>
          <w:noProof/>
        </w:rPr>
        <w:fldChar w:fldCharType="begin"/>
      </w:r>
      <w:r>
        <w:rPr>
          <w:noProof/>
        </w:rPr>
        <w:instrText xml:space="preserve"> PAGEREF _Toc79149002 \h </w:instrText>
      </w:r>
      <w:r>
        <w:rPr>
          <w:noProof/>
        </w:rPr>
      </w:r>
      <w:r>
        <w:rPr>
          <w:noProof/>
        </w:rPr>
        <w:fldChar w:fldCharType="separate"/>
      </w:r>
      <w:r>
        <w:rPr>
          <w:noProof/>
        </w:rPr>
        <w:t>59</w:t>
      </w:r>
      <w:r>
        <w:rPr>
          <w:noProof/>
        </w:rPr>
        <w:fldChar w:fldCharType="end"/>
      </w:r>
    </w:p>
    <w:p w14:paraId="69C2B707" w14:textId="706BC0B3" w:rsidR="00942ADC" w:rsidRPr="00942ADC" w:rsidRDefault="00942ADC">
      <w:pPr>
        <w:pStyle w:val="Verzeichnis1"/>
        <w:tabs>
          <w:tab w:val="left" w:pos="432"/>
          <w:tab w:val="right" w:leader="dot" w:pos="9350"/>
        </w:tabs>
        <w:rPr>
          <w:rFonts w:cstheme="minorBidi"/>
          <w:b w:val="0"/>
          <w:noProof/>
          <w:color w:val="auto"/>
          <w:sz w:val="22"/>
          <w:szCs w:val="22"/>
          <w:lang w:eastAsia="de-DE"/>
        </w:rPr>
      </w:pPr>
      <w:r>
        <w:rPr>
          <w:noProof/>
        </w:rPr>
        <w:t>6</w:t>
      </w:r>
      <w:r w:rsidRPr="00942ADC">
        <w:rPr>
          <w:rFonts w:cstheme="minorBidi"/>
          <w:b w:val="0"/>
          <w:noProof/>
          <w:color w:val="auto"/>
          <w:sz w:val="22"/>
          <w:szCs w:val="22"/>
          <w:lang w:eastAsia="de-DE"/>
        </w:rPr>
        <w:tab/>
      </w:r>
      <w:r>
        <w:rPr>
          <w:noProof/>
        </w:rPr>
        <w:t>UML Profile Definitions</w:t>
      </w:r>
      <w:r>
        <w:rPr>
          <w:noProof/>
        </w:rPr>
        <w:tab/>
      </w:r>
      <w:r>
        <w:rPr>
          <w:noProof/>
        </w:rPr>
        <w:fldChar w:fldCharType="begin"/>
      </w:r>
      <w:r>
        <w:rPr>
          <w:noProof/>
        </w:rPr>
        <w:instrText xml:space="preserve"> PAGEREF _Toc79149003 \h </w:instrText>
      </w:r>
      <w:r>
        <w:rPr>
          <w:noProof/>
        </w:rPr>
      </w:r>
      <w:r>
        <w:rPr>
          <w:noProof/>
        </w:rPr>
        <w:fldChar w:fldCharType="separate"/>
      </w:r>
      <w:r>
        <w:rPr>
          <w:noProof/>
        </w:rPr>
        <w:t>60</w:t>
      </w:r>
      <w:r>
        <w:rPr>
          <w:noProof/>
        </w:rPr>
        <w:fldChar w:fldCharType="end"/>
      </w:r>
    </w:p>
    <w:p w14:paraId="6DF477A2" w14:textId="5F9CFD2E" w:rsidR="00942ADC" w:rsidRPr="00942ADC" w:rsidRDefault="00942ADC">
      <w:pPr>
        <w:pStyle w:val="Verzeichnis2"/>
        <w:rPr>
          <w:rFonts w:cstheme="minorBidi"/>
          <w:noProof/>
          <w:color w:val="auto"/>
          <w:sz w:val="22"/>
          <w:lang w:eastAsia="de-DE"/>
        </w:rPr>
      </w:pPr>
      <w:r>
        <w:rPr>
          <w:noProof/>
        </w:rPr>
        <w:t>6.1</w:t>
      </w:r>
      <w:r w:rsidRPr="00942ADC">
        <w:rPr>
          <w:rFonts w:cstheme="minorBidi"/>
          <w:noProof/>
          <w:color w:val="auto"/>
          <w:sz w:val="22"/>
          <w:lang w:eastAsia="de-DE"/>
        </w:rPr>
        <w:tab/>
      </w:r>
      <w:r>
        <w:rPr>
          <w:noProof/>
        </w:rPr>
        <w:t>UML Profile Structure</w:t>
      </w:r>
      <w:r>
        <w:rPr>
          <w:noProof/>
        </w:rPr>
        <w:tab/>
      </w:r>
      <w:r>
        <w:rPr>
          <w:noProof/>
        </w:rPr>
        <w:fldChar w:fldCharType="begin"/>
      </w:r>
      <w:r>
        <w:rPr>
          <w:noProof/>
        </w:rPr>
        <w:instrText xml:space="preserve"> PAGEREF _Toc79149004 \h </w:instrText>
      </w:r>
      <w:r>
        <w:rPr>
          <w:noProof/>
        </w:rPr>
      </w:r>
      <w:r>
        <w:rPr>
          <w:noProof/>
        </w:rPr>
        <w:fldChar w:fldCharType="separate"/>
      </w:r>
      <w:r>
        <w:rPr>
          <w:noProof/>
        </w:rPr>
        <w:t>60</w:t>
      </w:r>
      <w:r>
        <w:rPr>
          <w:noProof/>
        </w:rPr>
        <w:fldChar w:fldCharType="end"/>
      </w:r>
    </w:p>
    <w:p w14:paraId="569E77DD" w14:textId="45A7B128" w:rsidR="00942ADC" w:rsidRPr="00942ADC" w:rsidRDefault="00942ADC">
      <w:pPr>
        <w:pStyle w:val="Verzeichnis2"/>
        <w:rPr>
          <w:rFonts w:cstheme="minorBidi"/>
          <w:noProof/>
          <w:color w:val="auto"/>
          <w:sz w:val="22"/>
          <w:lang w:eastAsia="de-DE"/>
        </w:rPr>
      </w:pPr>
      <w:r>
        <w:rPr>
          <w:noProof/>
        </w:rPr>
        <w:t>6.2</w:t>
      </w:r>
      <w:r w:rsidRPr="00942ADC">
        <w:rPr>
          <w:rFonts w:cstheme="minorBidi"/>
          <w:noProof/>
          <w:color w:val="auto"/>
          <w:sz w:val="22"/>
          <w:lang w:eastAsia="de-DE"/>
        </w:rPr>
        <w:tab/>
      </w:r>
      <w:r>
        <w:rPr>
          <w:noProof/>
        </w:rPr>
        <w:t>Additional Properties for the General Information on the UML Model</w:t>
      </w:r>
      <w:r>
        <w:rPr>
          <w:noProof/>
        </w:rPr>
        <w:tab/>
      </w:r>
      <w:r>
        <w:rPr>
          <w:noProof/>
        </w:rPr>
        <w:fldChar w:fldCharType="begin"/>
      </w:r>
      <w:r>
        <w:rPr>
          <w:noProof/>
        </w:rPr>
        <w:instrText xml:space="preserve"> PAGEREF _Toc79149005 \h </w:instrText>
      </w:r>
      <w:r>
        <w:rPr>
          <w:noProof/>
        </w:rPr>
      </w:r>
      <w:r>
        <w:rPr>
          <w:noProof/>
        </w:rPr>
        <w:fldChar w:fldCharType="separate"/>
      </w:r>
      <w:r>
        <w:rPr>
          <w:noProof/>
        </w:rPr>
        <w:t>60</w:t>
      </w:r>
      <w:r>
        <w:rPr>
          <w:noProof/>
        </w:rPr>
        <w:fldChar w:fldCharType="end"/>
      </w:r>
    </w:p>
    <w:p w14:paraId="1869366C" w14:textId="4F4B063D" w:rsidR="00942ADC" w:rsidRPr="00942ADC" w:rsidRDefault="00942ADC">
      <w:pPr>
        <w:pStyle w:val="Verzeichnis2"/>
        <w:rPr>
          <w:rFonts w:cstheme="minorBidi"/>
          <w:noProof/>
          <w:color w:val="auto"/>
          <w:sz w:val="22"/>
          <w:lang w:eastAsia="de-DE"/>
        </w:rPr>
      </w:pPr>
      <w:r>
        <w:rPr>
          <w:noProof/>
        </w:rPr>
        <w:t>6.3</w:t>
      </w:r>
      <w:r w:rsidRPr="00942ADC">
        <w:rPr>
          <w:rFonts w:cstheme="minorBidi"/>
          <w:noProof/>
          <w:color w:val="auto"/>
          <w:sz w:val="22"/>
          <w:lang w:eastAsia="de-DE"/>
        </w:rPr>
        <w:tab/>
      </w:r>
      <w:r>
        <w:rPr>
          <w:noProof/>
        </w:rPr>
        <w:t>Additional Common Properties for individual UML Model artifacts</w:t>
      </w:r>
      <w:r>
        <w:rPr>
          <w:noProof/>
        </w:rPr>
        <w:tab/>
      </w:r>
      <w:r>
        <w:rPr>
          <w:noProof/>
        </w:rPr>
        <w:fldChar w:fldCharType="begin"/>
      </w:r>
      <w:r>
        <w:rPr>
          <w:noProof/>
        </w:rPr>
        <w:instrText xml:space="preserve"> PAGEREF _Toc79149006 \h </w:instrText>
      </w:r>
      <w:r>
        <w:rPr>
          <w:noProof/>
        </w:rPr>
      </w:r>
      <w:r>
        <w:rPr>
          <w:noProof/>
        </w:rPr>
        <w:fldChar w:fldCharType="separate"/>
      </w:r>
      <w:r>
        <w:rPr>
          <w:noProof/>
        </w:rPr>
        <w:t>61</w:t>
      </w:r>
      <w:r>
        <w:rPr>
          <w:noProof/>
        </w:rPr>
        <w:fldChar w:fldCharType="end"/>
      </w:r>
    </w:p>
    <w:p w14:paraId="17599E9C" w14:textId="61ED65A8" w:rsidR="00942ADC" w:rsidRPr="00942ADC" w:rsidRDefault="00942ADC">
      <w:pPr>
        <w:pStyle w:val="Verzeichnis2"/>
        <w:rPr>
          <w:rFonts w:cstheme="minorBidi"/>
          <w:noProof/>
          <w:color w:val="auto"/>
          <w:sz w:val="22"/>
          <w:lang w:eastAsia="de-DE"/>
        </w:rPr>
      </w:pPr>
      <w:r>
        <w:rPr>
          <w:noProof/>
        </w:rPr>
        <w:t>6.4</w:t>
      </w:r>
      <w:r w:rsidRPr="00942ADC">
        <w:rPr>
          <w:rFonts w:cstheme="minorBidi"/>
          <w:noProof/>
          <w:color w:val="auto"/>
          <w:sz w:val="22"/>
          <w:lang w:eastAsia="de-DE"/>
        </w:rPr>
        <w:tab/>
      </w:r>
      <w:r>
        <w:rPr>
          <w:noProof/>
        </w:rPr>
        <w:t>Additional Interface related Properties for individual UML Model artifacts</w:t>
      </w:r>
      <w:r>
        <w:rPr>
          <w:noProof/>
        </w:rPr>
        <w:tab/>
      </w:r>
      <w:r>
        <w:rPr>
          <w:noProof/>
        </w:rPr>
        <w:fldChar w:fldCharType="begin"/>
      </w:r>
      <w:r>
        <w:rPr>
          <w:noProof/>
        </w:rPr>
        <w:instrText xml:space="preserve"> PAGEREF _Toc79149007 \h </w:instrText>
      </w:r>
      <w:r>
        <w:rPr>
          <w:noProof/>
        </w:rPr>
      </w:r>
      <w:r>
        <w:rPr>
          <w:noProof/>
        </w:rPr>
        <w:fldChar w:fldCharType="separate"/>
      </w:r>
      <w:r>
        <w:rPr>
          <w:noProof/>
        </w:rPr>
        <w:t>66</w:t>
      </w:r>
      <w:r>
        <w:rPr>
          <w:noProof/>
        </w:rPr>
        <w:fldChar w:fldCharType="end"/>
      </w:r>
    </w:p>
    <w:p w14:paraId="64268430" w14:textId="36D0F0E8" w:rsidR="00942ADC" w:rsidRPr="00942ADC" w:rsidRDefault="00942ADC">
      <w:pPr>
        <w:pStyle w:val="Verzeichnis2"/>
        <w:rPr>
          <w:rFonts w:cstheme="minorBidi"/>
          <w:noProof/>
          <w:color w:val="auto"/>
          <w:sz w:val="22"/>
          <w:lang w:eastAsia="de-DE"/>
        </w:rPr>
      </w:pPr>
      <w:r>
        <w:rPr>
          <w:noProof/>
        </w:rPr>
        <w:t>6.5</w:t>
      </w:r>
      <w:r w:rsidRPr="00942ADC">
        <w:rPr>
          <w:rFonts w:cstheme="minorBidi"/>
          <w:noProof/>
          <w:color w:val="auto"/>
          <w:sz w:val="22"/>
          <w:lang w:eastAsia="de-DE"/>
        </w:rPr>
        <w:tab/>
      </w:r>
      <w:r>
        <w:rPr>
          <w:noProof/>
        </w:rPr>
        <w:t>Additional Properties for all UML artifacts</w:t>
      </w:r>
      <w:r>
        <w:rPr>
          <w:noProof/>
        </w:rPr>
        <w:tab/>
      </w:r>
      <w:r>
        <w:rPr>
          <w:noProof/>
        </w:rPr>
        <w:fldChar w:fldCharType="begin"/>
      </w:r>
      <w:r>
        <w:rPr>
          <w:noProof/>
        </w:rPr>
        <w:instrText xml:space="preserve"> PAGEREF _Toc79149008 \h </w:instrText>
      </w:r>
      <w:r>
        <w:rPr>
          <w:noProof/>
        </w:rPr>
      </w:r>
      <w:r>
        <w:rPr>
          <w:noProof/>
        </w:rPr>
        <w:fldChar w:fldCharType="separate"/>
      </w:r>
      <w:r>
        <w:rPr>
          <w:noProof/>
        </w:rPr>
        <w:t>67</w:t>
      </w:r>
      <w:r>
        <w:rPr>
          <w:noProof/>
        </w:rPr>
        <w:fldChar w:fldCharType="end"/>
      </w:r>
    </w:p>
    <w:p w14:paraId="34AA0426" w14:textId="23A0FF49" w:rsidR="00942ADC" w:rsidRPr="00942ADC" w:rsidRDefault="00942ADC">
      <w:pPr>
        <w:pStyle w:val="Verzeichnis3"/>
        <w:rPr>
          <w:rFonts w:cstheme="minorBidi"/>
          <w:noProof/>
          <w:color w:val="auto"/>
          <w:sz w:val="22"/>
          <w:lang w:eastAsia="de-DE"/>
        </w:rPr>
      </w:pPr>
      <w:r>
        <w:rPr>
          <w:noProof/>
        </w:rPr>
        <w:t>6.5.1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_Toc79149009 \h </w:instrText>
      </w:r>
      <w:r>
        <w:rPr>
          <w:noProof/>
        </w:rPr>
      </w:r>
      <w:r>
        <w:rPr>
          <w:noProof/>
        </w:rPr>
        <w:fldChar w:fldCharType="separate"/>
      </w:r>
      <w:r>
        <w:rPr>
          <w:noProof/>
        </w:rPr>
        <w:t>67</w:t>
      </w:r>
      <w:r>
        <w:rPr>
          <w:noProof/>
        </w:rPr>
        <w:fldChar w:fldCharType="end"/>
      </w:r>
    </w:p>
    <w:p w14:paraId="796DF00E" w14:textId="79C06671" w:rsidR="00942ADC" w:rsidRPr="00942ADC" w:rsidRDefault="00942ADC">
      <w:pPr>
        <w:pStyle w:val="Verzeichnis3"/>
        <w:rPr>
          <w:rFonts w:cstheme="minorBidi"/>
          <w:noProof/>
          <w:color w:val="auto"/>
          <w:sz w:val="22"/>
          <w:lang w:eastAsia="de-DE"/>
        </w:rPr>
      </w:pPr>
      <w:r>
        <w:rPr>
          <w:noProof/>
        </w:rPr>
        <w:t>6.5.2</w:t>
      </w:r>
      <w:r w:rsidRPr="00942ADC">
        <w:rPr>
          <w:rFonts w:cstheme="minorBidi"/>
          <w:noProof/>
          <w:color w:val="auto"/>
          <w:sz w:val="22"/>
          <w:lang w:eastAsia="de-DE"/>
        </w:rPr>
        <w:tab/>
      </w:r>
      <w:r>
        <w:rPr>
          <w:noProof/>
        </w:rPr>
        <w:t>LifecycleState Property</w:t>
      </w:r>
      <w:r>
        <w:rPr>
          <w:noProof/>
        </w:rPr>
        <w:tab/>
      </w:r>
      <w:r>
        <w:rPr>
          <w:noProof/>
        </w:rPr>
        <w:fldChar w:fldCharType="begin"/>
      </w:r>
      <w:r>
        <w:rPr>
          <w:noProof/>
        </w:rPr>
        <w:instrText xml:space="preserve"> PAGEREF _Toc79149010 \h </w:instrText>
      </w:r>
      <w:r>
        <w:rPr>
          <w:noProof/>
        </w:rPr>
      </w:r>
      <w:r>
        <w:rPr>
          <w:noProof/>
        </w:rPr>
        <w:fldChar w:fldCharType="separate"/>
      </w:r>
      <w:r>
        <w:rPr>
          <w:noProof/>
        </w:rPr>
        <w:t>67</w:t>
      </w:r>
      <w:r>
        <w:rPr>
          <w:noProof/>
        </w:rPr>
        <w:fldChar w:fldCharType="end"/>
      </w:r>
    </w:p>
    <w:p w14:paraId="099F4984" w14:textId="7C27E651" w:rsidR="00942ADC" w:rsidRPr="00942ADC" w:rsidRDefault="00942ADC">
      <w:pPr>
        <w:pStyle w:val="Verzeichnis3"/>
        <w:rPr>
          <w:rFonts w:cstheme="minorBidi"/>
          <w:noProof/>
          <w:color w:val="auto"/>
          <w:sz w:val="22"/>
          <w:lang w:eastAsia="de-DE"/>
        </w:rPr>
      </w:pPr>
      <w:r>
        <w:rPr>
          <w:noProof/>
        </w:rPr>
        <w:t>6.5.3</w:t>
      </w:r>
      <w:r w:rsidRPr="00942ADC">
        <w:rPr>
          <w:rFonts w:cstheme="minorBidi"/>
          <w:noProof/>
          <w:color w:val="auto"/>
          <w:sz w:val="22"/>
          <w:lang w:eastAsia="de-DE"/>
        </w:rPr>
        <w:tab/>
      </w:r>
      <w:r>
        <w:rPr>
          <w:noProof/>
        </w:rPr>
        <w:t>Profile LifecycleState Property</w:t>
      </w:r>
      <w:r>
        <w:rPr>
          <w:noProof/>
        </w:rPr>
        <w:tab/>
      </w:r>
      <w:r>
        <w:rPr>
          <w:noProof/>
        </w:rPr>
        <w:fldChar w:fldCharType="begin"/>
      </w:r>
      <w:r>
        <w:rPr>
          <w:noProof/>
        </w:rPr>
        <w:instrText xml:space="preserve"> PAGEREF _Toc79149011 \h </w:instrText>
      </w:r>
      <w:r>
        <w:rPr>
          <w:noProof/>
        </w:rPr>
      </w:r>
      <w:r>
        <w:rPr>
          <w:noProof/>
        </w:rPr>
        <w:fldChar w:fldCharType="separate"/>
      </w:r>
      <w:r>
        <w:rPr>
          <w:noProof/>
        </w:rPr>
        <w:t>69</w:t>
      </w:r>
      <w:r>
        <w:rPr>
          <w:noProof/>
        </w:rPr>
        <w:fldChar w:fldCharType="end"/>
      </w:r>
    </w:p>
    <w:p w14:paraId="3ED40D51" w14:textId="1484C380" w:rsidR="00942ADC" w:rsidRPr="00942ADC" w:rsidRDefault="00942ADC">
      <w:pPr>
        <w:pStyle w:val="Verzeichnis3"/>
        <w:rPr>
          <w:rFonts w:cstheme="minorBidi"/>
          <w:noProof/>
          <w:color w:val="auto"/>
          <w:sz w:val="22"/>
          <w:lang w:eastAsia="de-DE"/>
        </w:rPr>
      </w:pPr>
      <w:r>
        <w:rPr>
          <w:noProof/>
        </w:rPr>
        <w:t>6.5.4</w:t>
      </w:r>
      <w:r w:rsidRPr="00942ADC">
        <w:rPr>
          <w:rFonts w:cstheme="minorBidi"/>
          <w:noProof/>
          <w:color w:val="auto"/>
          <w:sz w:val="22"/>
          <w:lang w:eastAsia="de-DE"/>
        </w:rPr>
        <w:tab/>
      </w:r>
      <w:r>
        <w:rPr>
          <w:noProof/>
        </w:rPr>
        <w:t>Reference Property</w:t>
      </w:r>
      <w:r>
        <w:rPr>
          <w:noProof/>
        </w:rPr>
        <w:tab/>
      </w:r>
      <w:r>
        <w:rPr>
          <w:noProof/>
        </w:rPr>
        <w:fldChar w:fldCharType="begin"/>
      </w:r>
      <w:r>
        <w:rPr>
          <w:noProof/>
        </w:rPr>
        <w:instrText xml:space="preserve"> PAGEREF _Toc79149012 \h </w:instrText>
      </w:r>
      <w:r>
        <w:rPr>
          <w:noProof/>
        </w:rPr>
      </w:r>
      <w:r>
        <w:rPr>
          <w:noProof/>
        </w:rPr>
        <w:fldChar w:fldCharType="separate"/>
      </w:r>
      <w:r>
        <w:rPr>
          <w:noProof/>
        </w:rPr>
        <w:t>72</w:t>
      </w:r>
      <w:r>
        <w:rPr>
          <w:noProof/>
        </w:rPr>
        <w:fldChar w:fldCharType="end"/>
      </w:r>
    </w:p>
    <w:p w14:paraId="680FB763" w14:textId="2A7551DA" w:rsidR="00942ADC" w:rsidRPr="00942ADC" w:rsidRDefault="00942ADC">
      <w:pPr>
        <w:pStyle w:val="Verzeichnis3"/>
        <w:rPr>
          <w:rFonts w:cstheme="minorBidi"/>
          <w:noProof/>
          <w:color w:val="auto"/>
          <w:sz w:val="22"/>
          <w:lang w:eastAsia="de-DE"/>
        </w:rPr>
      </w:pPr>
      <w:r>
        <w:rPr>
          <w:noProof/>
        </w:rPr>
        <w:t>6.5.5</w:t>
      </w:r>
      <w:r w:rsidRPr="00942ADC">
        <w:rPr>
          <w:rFonts w:cstheme="minorBidi"/>
          <w:noProof/>
          <w:color w:val="auto"/>
          <w:sz w:val="22"/>
          <w:lang w:eastAsia="de-DE"/>
        </w:rPr>
        <w:tab/>
      </w:r>
      <w:r>
        <w:rPr>
          <w:noProof/>
        </w:rPr>
        <w:t>Example Property</w:t>
      </w:r>
      <w:r>
        <w:rPr>
          <w:noProof/>
        </w:rPr>
        <w:tab/>
      </w:r>
      <w:r>
        <w:rPr>
          <w:noProof/>
        </w:rPr>
        <w:fldChar w:fldCharType="begin"/>
      </w:r>
      <w:r>
        <w:rPr>
          <w:noProof/>
        </w:rPr>
        <w:instrText xml:space="preserve"> PAGEREF _Toc79149013 \h </w:instrText>
      </w:r>
      <w:r>
        <w:rPr>
          <w:noProof/>
        </w:rPr>
      </w:r>
      <w:r>
        <w:rPr>
          <w:noProof/>
        </w:rPr>
        <w:fldChar w:fldCharType="separate"/>
      </w:r>
      <w:r>
        <w:rPr>
          <w:noProof/>
        </w:rPr>
        <w:t>73</w:t>
      </w:r>
      <w:r>
        <w:rPr>
          <w:noProof/>
        </w:rPr>
        <w:fldChar w:fldCharType="end"/>
      </w:r>
    </w:p>
    <w:p w14:paraId="3DFB3E6F" w14:textId="08F1EF68" w:rsidR="00942ADC" w:rsidRPr="00942ADC" w:rsidRDefault="00942ADC">
      <w:pPr>
        <w:pStyle w:val="Verzeichnis1"/>
        <w:tabs>
          <w:tab w:val="left" w:pos="432"/>
          <w:tab w:val="right" w:leader="dot" w:pos="9350"/>
        </w:tabs>
        <w:rPr>
          <w:rFonts w:cstheme="minorBidi"/>
          <w:b w:val="0"/>
          <w:noProof/>
          <w:color w:val="auto"/>
          <w:sz w:val="22"/>
          <w:szCs w:val="22"/>
          <w:lang w:eastAsia="de-DE"/>
        </w:rPr>
      </w:pPr>
      <w:r>
        <w:rPr>
          <w:noProof/>
        </w:rPr>
        <w:t>7</w:t>
      </w:r>
      <w:r w:rsidRPr="00942ADC">
        <w:rPr>
          <w:rFonts w:cstheme="minorBidi"/>
          <w:b w:val="0"/>
          <w:noProof/>
          <w:color w:val="auto"/>
          <w:sz w:val="22"/>
          <w:szCs w:val="22"/>
          <w:lang w:eastAsia="de-DE"/>
        </w:rPr>
        <w:tab/>
      </w:r>
      <w:r>
        <w:rPr>
          <w:noProof/>
        </w:rPr>
        <w:t>Recommended Modeling Patterns</w:t>
      </w:r>
      <w:r>
        <w:rPr>
          <w:noProof/>
        </w:rPr>
        <w:tab/>
      </w:r>
      <w:r>
        <w:rPr>
          <w:noProof/>
        </w:rPr>
        <w:fldChar w:fldCharType="begin"/>
      </w:r>
      <w:r>
        <w:rPr>
          <w:noProof/>
        </w:rPr>
        <w:instrText xml:space="preserve"> PAGEREF _Toc79149014 \h </w:instrText>
      </w:r>
      <w:r>
        <w:rPr>
          <w:noProof/>
        </w:rPr>
      </w:r>
      <w:r>
        <w:rPr>
          <w:noProof/>
        </w:rPr>
        <w:fldChar w:fldCharType="separate"/>
      </w:r>
      <w:r>
        <w:rPr>
          <w:noProof/>
        </w:rPr>
        <w:t>73</w:t>
      </w:r>
      <w:r>
        <w:rPr>
          <w:noProof/>
        </w:rPr>
        <w:fldChar w:fldCharType="end"/>
      </w:r>
    </w:p>
    <w:p w14:paraId="6A97109F" w14:textId="5AEF1F6D" w:rsidR="00942ADC" w:rsidRPr="00942ADC" w:rsidRDefault="00942ADC">
      <w:pPr>
        <w:pStyle w:val="Verzeichnis2"/>
        <w:rPr>
          <w:rFonts w:cstheme="minorBidi"/>
          <w:noProof/>
          <w:color w:val="auto"/>
          <w:sz w:val="22"/>
          <w:lang w:eastAsia="de-DE"/>
        </w:rPr>
      </w:pPr>
      <w:r>
        <w:rPr>
          <w:noProof/>
        </w:rPr>
        <w:t>7.1</w:t>
      </w:r>
      <w:r w:rsidRPr="00942ADC">
        <w:rPr>
          <w:rFonts w:cstheme="minorBidi"/>
          <w:noProof/>
          <w:color w:val="auto"/>
          <w:sz w:val="22"/>
          <w:lang w:eastAsia="de-DE"/>
        </w:rPr>
        <w:tab/>
      </w:r>
      <w:r>
        <w:rPr>
          <w:noProof/>
        </w:rPr>
        <w:t>File Naming Conventions</w:t>
      </w:r>
      <w:r>
        <w:rPr>
          <w:noProof/>
        </w:rPr>
        <w:tab/>
      </w:r>
      <w:r>
        <w:rPr>
          <w:noProof/>
        </w:rPr>
        <w:fldChar w:fldCharType="begin"/>
      </w:r>
      <w:r>
        <w:rPr>
          <w:noProof/>
        </w:rPr>
        <w:instrText xml:space="preserve"> PAGEREF _Toc79149015 \h </w:instrText>
      </w:r>
      <w:r>
        <w:rPr>
          <w:noProof/>
        </w:rPr>
      </w:r>
      <w:r>
        <w:rPr>
          <w:noProof/>
        </w:rPr>
        <w:fldChar w:fldCharType="separate"/>
      </w:r>
      <w:r>
        <w:rPr>
          <w:noProof/>
        </w:rPr>
        <w:t>73</w:t>
      </w:r>
      <w:r>
        <w:rPr>
          <w:noProof/>
        </w:rPr>
        <w:fldChar w:fldCharType="end"/>
      </w:r>
    </w:p>
    <w:p w14:paraId="40659DF8" w14:textId="54080D72" w:rsidR="00942ADC" w:rsidRPr="00942ADC" w:rsidRDefault="00942ADC">
      <w:pPr>
        <w:pStyle w:val="Verzeichnis2"/>
        <w:rPr>
          <w:rFonts w:cstheme="minorBidi"/>
          <w:noProof/>
          <w:color w:val="auto"/>
          <w:sz w:val="22"/>
          <w:lang w:eastAsia="de-DE"/>
        </w:rPr>
      </w:pPr>
      <w:r>
        <w:rPr>
          <w:noProof/>
        </w:rPr>
        <w:t>7.2</w:t>
      </w:r>
      <w:r w:rsidRPr="00942ADC">
        <w:rPr>
          <w:rFonts w:cstheme="minorBidi"/>
          <w:noProof/>
          <w:color w:val="auto"/>
          <w:sz w:val="22"/>
          <w:lang w:eastAsia="de-DE"/>
        </w:rPr>
        <w:tab/>
      </w:r>
      <w:r>
        <w:rPr>
          <w:noProof/>
        </w:rPr>
        <w:t>Model Structure</w:t>
      </w:r>
      <w:r>
        <w:rPr>
          <w:noProof/>
        </w:rPr>
        <w:tab/>
      </w:r>
      <w:r>
        <w:rPr>
          <w:noProof/>
        </w:rPr>
        <w:fldChar w:fldCharType="begin"/>
      </w:r>
      <w:r>
        <w:rPr>
          <w:noProof/>
        </w:rPr>
        <w:instrText xml:space="preserve"> PAGEREF _Toc79149016 \h </w:instrText>
      </w:r>
      <w:r>
        <w:rPr>
          <w:noProof/>
        </w:rPr>
      </w:r>
      <w:r>
        <w:rPr>
          <w:noProof/>
        </w:rPr>
        <w:fldChar w:fldCharType="separate"/>
      </w:r>
      <w:r>
        <w:rPr>
          <w:noProof/>
        </w:rPr>
        <w:t>74</w:t>
      </w:r>
      <w:r>
        <w:rPr>
          <w:noProof/>
        </w:rPr>
        <w:fldChar w:fldCharType="end"/>
      </w:r>
    </w:p>
    <w:p w14:paraId="156A16C0" w14:textId="768DC8FC" w:rsidR="00942ADC" w:rsidRPr="00942ADC" w:rsidRDefault="00942ADC">
      <w:pPr>
        <w:pStyle w:val="Verzeichnis3"/>
        <w:rPr>
          <w:rFonts w:cstheme="minorBidi"/>
          <w:noProof/>
          <w:color w:val="auto"/>
          <w:sz w:val="22"/>
          <w:lang w:eastAsia="de-DE"/>
        </w:rPr>
      </w:pPr>
      <w:r>
        <w:rPr>
          <w:noProof/>
        </w:rPr>
        <w:t>7.2.1</w:t>
      </w:r>
      <w:r w:rsidRPr="00942ADC">
        <w:rPr>
          <w:rFonts w:cstheme="minorBidi"/>
          <w:noProof/>
          <w:color w:val="auto"/>
          <w:sz w:val="22"/>
          <w:lang w:eastAsia="de-DE"/>
        </w:rPr>
        <w:tab/>
      </w:r>
      <w:r>
        <w:rPr>
          <w:noProof/>
        </w:rPr>
        <w:t>Generic Model Structure</w:t>
      </w:r>
      <w:r>
        <w:rPr>
          <w:noProof/>
        </w:rPr>
        <w:tab/>
      </w:r>
      <w:r>
        <w:rPr>
          <w:noProof/>
        </w:rPr>
        <w:fldChar w:fldCharType="begin"/>
      </w:r>
      <w:r>
        <w:rPr>
          <w:noProof/>
        </w:rPr>
        <w:instrText xml:space="preserve"> PAGEREF _Toc79149017 \h </w:instrText>
      </w:r>
      <w:r>
        <w:rPr>
          <w:noProof/>
        </w:rPr>
      </w:r>
      <w:r>
        <w:rPr>
          <w:noProof/>
        </w:rPr>
        <w:fldChar w:fldCharType="separate"/>
      </w:r>
      <w:r>
        <w:rPr>
          <w:noProof/>
        </w:rPr>
        <w:t>74</w:t>
      </w:r>
      <w:r>
        <w:rPr>
          <w:noProof/>
        </w:rPr>
        <w:fldChar w:fldCharType="end"/>
      </w:r>
    </w:p>
    <w:p w14:paraId="21F78D8E" w14:textId="33B95DD4" w:rsidR="00942ADC" w:rsidRPr="00942ADC" w:rsidRDefault="00942ADC">
      <w:pPr>
        <w:pStyle w:val="Verzeichnis3"/>
        <w:rPr>
          <w:rFonts w:cstheme="minorBidi"/>
          <w:noProof/>
          <w:color w:val="auto"/>
          <w:sz w:val="22"/>
          <w:lang w:eastAsia="de-DE"/>
        </w:rPr>
      </w:pPr>
      <w:r>
        <w:rPr>
          <w:noProof/>
        </w:rPr>
        <w:t>7.2.2</w:t>
      </w:r>
      <w:r w:rsidRPr="00942ADC">
        <w:rPr>
          <w:rFonts w:cstheme="minorBidi"/>
          <w:noProof/>
          <w:color w:val="auto"/>
          <w:sz w:val="22"/>
          <w:lang w:eastAsia="de-DE"/>
        </w:rPr>
        <w:tab/>
      </w:r>
      <w:r>
        <w:rPr>
          <w:noProof/>
        </w:rPr>
        <w:t>Model Structure</w:t>
      </w:r>
      <w:r>
        <w:rPr>
          <w:noProof/>
        </w:rPr>
        <w:tab/>
      </w:r>
      <w:r>
        <w:rPr>
          <w:noProof/>
        </w:rPr>
        <w:fldChar w:fldCharType="begin"/>
      </w:r>
      <w:r>
        <w:rPr>
          <w:noProof/>
        </w:rPr>
        <w:instrText xml:space="preserve"> PAGEREF _Toc79149018 \h </w:instrText>
      </w:r>
      <w:r>
        <w:rPr>
          <w:noProof/>
        </w:rPr>
      </w:r>
      <w:r>
        <w:rPr>
          <w:noProof/>
        </w:rPr>
        <w:fldChar w:fldCharType="separate"/>
      </w:r>
      <w:r>
        <w:rPr>
          <w:noProof/>
        </w:rPr>
        <w:t>74</w:t>
      </w:r>
      <w:r>
        <w:rPr>
          <w:noProof/>
        </w:rPr>
        <w:fldChar w:fldCharType="end"/>
      </w:r>
    </w:p>
    <w:p w14:paraId="30FE5734" w14:textId="20B83684" w:rsidR="00942ADC" w:rsidRPr="00942ADC" w:rsidRDefault="00942ADC">
      <w:pPr>
        <w:pStyle w:val="Verzeichnis2"/>
        <w:rPr>
          <w:rFonts w:cstheme="minorBidi"/>
          <w:noProof/>
          <w:color w:val="auto"/>
          <w:sz w:val="22"/>
          <w:lang w:eastAsia="de-DE"/>
        </w:rPr>
      </w:pPr>
      <w:r>
        <w:rPr>
          <w:noProof/>
          <w:lang w:eastAsia="de-DE"/>
        </w:rPr>
        <w:t>7.3</w:t>
      </w:r>
      <w:r w:rsidRPr="00942ADC">
        <w:rPr>
          <w:rFonts w:cstheme="minorBidi"/>
          <w:noProof/>
          <w:color w:val="auto"/>
          <w:sz w:val="22"/>
          <w:lang w:eastAsia="de-DE"/>
        </w:rPr>
        <w:tab/>
      </w:r>
      <w:r>
        <w:rPr>
          <w:noProof/>
          <w:lang w:eastAsia="de-DE"/>
        </w:rPr>
        <w:t>Flexible Attribute Assignment to Classes</w:t>
      </w:r>
      <w:r>
        <w:rPr>
          <w:noProof/>
        </w:rPr>
        <w:tab/>
      </w:r>
      <w:r>
        <w:rPr>
          <w:noProof/>
        </w:rPr>
        <w:fldChar w:fldCharType="begin"/>
      </w:r>
      <w:r>
        <w:rPr>
          <w:noProof/>
        </w:rPr>
        <w:instrText xml:space="preserve"> PAGEREF _Toc79149019 \h </w:instrText>
      </w:r>
      <w:r>
        <w:rPr>
          <w:noProof/>
        </w:rPr>
      </w:r>
      <w:r>
        <w:rPr>
          <w:noProof/>
        </w:rPr>
        <w:fldChar w:fldCharType="separate"/>
      </w:r>
      <w:r>
        <w:rPr>
          <w:noProof/>
        </w:rPr>
        <w:t>76</w:t>
      </w:r>
      <w:r>
        <w:rPr>
          <w:noProof/>
        </w:rPr>
        <w:fldChar w:fldCharType="end"/>
      </w:r>
    </w:p>
    <w:p w14:paraId="28643ED5" w14:textId="447A3588" w:rsidR="00942ADC" w:rsidRPr="00942ADC" w:rsidRDefault="00942ADC">
      <w:pPr>
        <w:pStyle w:val="Verzeichnis2"/>
        <w:rPr>
          <w:rFonts w:cstheme="minorBidi"/>
          <w:noProof/>
          <w:color w:val="auto"/>
          <w:sz w:val="22"/>
          <w:lang w:eastAsia="de-DE"/>
        </w:rPr>
      </w:pPr>
      <w:r>
        <w:rPr>
          <w:noProof/>
        </w:rPr>
        <w:t>7.4</w:t>
      </w:r>
      <w:r w:rsidRPr="00942ADC">
        <w:rPr>
          <w:rFonts w:cstheme="minorBidi"/>
          <w:noProof/>
          <w:color w:val="auto"/>
          <w:sz w:val="22"/>
          <w:lang w:eastAsia="de-DE"/>
        </w:rPr>
        <w:tab/>
      </w:r>
      <w:r>
        <w:rPr>
          <w:noProof/>
        </w:rPr>
        <w:t>Use of Conditional Packages</w:t>
      </w:r>
      <w:r>
        <w:rPr>
          <w:noProof/>
        </w:rPr>
        <w:tab/>
      </w:r>
      <w:r>
        <w:rPr>
          <w:noProof/>
        </w:rPr>
        <w:fldChar w:fldCharType="begin"/>
      </w:r>
      <w:r>
        <w:rPr>
          <w:noProof/>
        </w:rPr>
        <w:instrText xml:space="preserve"> PAGEREF _Toc79149020 \h </w:instrText>
      </w:r>
      <w:r>
        <w:rPr>
          <w:noProof/>
        </w:rPr>
      </w:r>
      <w:r>
        <w:rPr>
          <w:noProof/>
        </w:rPr>
        <w:fldChar w:fldCharType="separate"/>
      </w:r>
      <w:r>
        <w:rPr>
          <w:noProof/>
        </w:rPr>
        <w:t>76</w:t>
      </w:r>
      <w:r>
        <w:rPr>
          <w:noProof/>
        </w:rPr>
        <w:fldChar w:fldCharType="end"/>
      </w:r>
    </w:p>
    <w:p w14:paraId="28CB3C29" w14:textId="7DFB58B1" w:rsidR="00942ADC" w:rsidRPr="00942ADC" w:rsidRDefault="00942ADC">
      <w:pPr>
        <w:pStyle w:val="Verzeichnis2"/>
        <w:rPr>
          <w:rFonts w:cstheme="minorBidi"/>
          <w:noProof/>
          <w:color w:val="auto"/>
          <w:sz w:val="22"/>
          <w:lang w:eastAsia="de-DE"/>
        </w:rPr>
      </w:pPr>
      <w:r>
        <w:rPr>
          <w:noProof/>
        </w:rPr>
        <w:t>7.5</w:t>
      </w:r>
      <w:r w:rsidRPr="00942ADC">
        <w:rPr>
          <w:rFonts w:cstheme="minorBidi"/>
          <w:noProof/>
          <w:color w:val="auto"/>
          <w:sz w:val="22"/>
          <w:lang w:eastAsia="de-DE"/>
        </w:rPr>
        <w:tab/>
      </w:r>
      <w:r>
        <w:rPr>
          <w:noProof/>
        </w:rPr>
        <w:t>Use of XOR</w:t>
      </w:r>
      <w:r>
        <w:rPr>
          <w:noProof/>
        </w:rPr>
        <w:tab/>
      </w:r>
      <w:r>
        <w:rPr>
          <w:noProof/>
        </w:rPr>
        <w:fldChar w:fldCharType="begin"/>
      </w:r>
      <w:r>
        <w:rPr>
          <w:noProof/>
        </w:rPr>
        <w:instrText xml:space="preserve"> PAGEREF _Toc79149021 \h </w:instrText>
      </w:r>
      <w:r>
        <w:rPr>
          <w:noProof/>
        </w:rPr>
      </w:r>
      <w:r>
        <w:rPr>
          <w:noProof/>
        </w:rPr>
        <w:fldChar w:fldCharType="separate"/>
      </w:r>
      <w:r>
        <w:rPr>
          <w:noProof/>
        </w:rPr>
        <w:t>77</w:t>
      </w:r>
      <w:r>
        <w:rPr>
          <w:noProof/>
        </w:rPr>
        <w:fldChar w:fldCharType="end"/>
      </w:r>
    </w:p>
    <w:p w14:paraId="17CFAF03" w14:textId="4EE350C9" w:rsidR="00942ADC" w:rsidRPr="00942ADC" w:rsidRDefault="00942ADC">
      <w:pPr>
        <w:pStyle w:val="Verzeichnis3"/>
        <w:rPr>
          <w:rFonts w:cstheme="minorBidi"/>
          <w:noProof/>
          <w:color w:val="auto"/>
          <w:sz w:val="22"/>
          <w:lang w:eastAsia="de-DE"/>
        </w:rPr>
      </w:pPr>
      <w:r w:rsidRPr="00320B51">
        <w:rPr>
          <w:noProof/>
          <w:lang w:val="en-GB"/>
        </w:rPr>
        <w:t>7.5.1</w:t>
      </w:r>
      <w:r w:rsidRPr="00942ADC">
        <w:rPr>
          <w:rFonts w:cstheme="minorBidi"/>
          <w:noProof/>
          <w:color w:val="auto"/>
          <w:sz w:val="22"/>
          <w:lang w:eastAsia="de-DE"/>
        </w:rPr>
        <w:tab/>
      </w:r>
      <w:r w:rsidRPr="00320B51">
        <w:rPr>
          <w:noProof/>
          <w:lang w:val="en-GB"/>
        </w:rPr>
        <w:t>Description</w:t>
      </w:r>
      <w:r>
        <w:rPr>
          <w:noProof/>
        </w:rPr>
        <w:tab/>
      </w:r>
      <w:r>
        <w:rPr>
          <w:noProof/>
        </w:rPr>
        <w:fldChar w:fldCharType="begin"/>
      </w:r>
      <w:r>
        <w:rPr>
          <w:noProof/>
        </w:rPr>
        <w:instrText xml:space="preserve"> PAGEREF _Toc79149022 \h </w:instrText>
      </w:r>
      <w:r>
        <w:rPr>
          <w:noProof/>
        </w:rPr>
      </w:r>
      <w:r>
        <w:rPr>
          <w:noProof/>
        </w:rPr>
        <w:fldChar w:fldCharType="separate"/>
      </w:r>
      <w:r>
        <w:rPr>
          <w:noProof/>
        </w:rPr>
        <w:t>77</w:t>
      </w:r>
      <w:r>
        <w:rPr>
          <w:noProof/>
        </w:rPr>
        <w:fldChar w:fldCharType="end"/>
      </w:r>
    </w:p>
    <w:p w14:paraId="1579CFD2" w14:textId="015EBF1B" w:rsidR="00942ADC" w:rsidRPr="00942ADC" w:rsidRDefault="00942ADC">
      <w:pPr>
        <w:pStyle w:val="Verzeichnis3"/>
        <w:rPr>
          <w:rFonts w:cstheme="minorBidi"/>
          <w:noProof/>
          <w:color w:val="auto"/>
          <w:sz w:val="22"/>
          <w:lang w:eastAsia="de-DE"/>
        </w:rPr>
      </w:pPr>
      <w:r w:rsidRPr="00320B51">
        <w:rPr>
          <w:noProof/>
          <w:lang w:val="en-GB"/>
        </w:rPr>
        <w:t>7.5.2</w:t>
      </w:r>
      <w:r w:rsidRPr="00942ADC">
        <w:rPr>
          <w:rFonts w:cstheme="minorBidi"/>
          <w:noProof/>
          <w:color w:val="auto"/>
          <w:sz w:val="22"/>
          <w:lang w:eastAsia="de-DE"/>
        </w:rPr>
        <w:tab/>
      </w:r>
      <w:r w:rsidRPr="00320B51">
        <w:rPr>
          <w:noProof/>
          <w:lang w:val="en-GB"/>
        </w:rPr>
        <w:t>Examples</w:t>
      </w:r>
      <w:r>
        <w:rPr>
          <w:noProof/>
        </w:rPr>
        <w:tab/>
      </w:r>
      <w:r>
        <w:rPr>
          <w:noProof/>
        </w:rPr>
        <w:fldChar w:fldCharType="begin"/>
      </w:r>
      <w:r>
        <w:rPr>
          <w:noProof/>
        </w:rPr>
        <w:instrText xml:space="preserve"> PAGEREF _Toc79149023 \h </w:instrText>
      </w:r>
      <w:r>
        <w:rPr>
          <w:noProof/>
        </w:rPr>
      </w:r>
      <w:r>
        <w:rPr>
          <w:noProof/>
        </w:rPr>
        <w:fldChar w:fldCharType="separate"/>
      </w:r>
      <w:r>
        <w:rPr>
          <w:noProof/>
        </w:rPr>
        <w:t>77</w:t>
      </w:r>
      <w:r>
        <w:rPr>
          <w:noProof/>
        </w:rPr>
        <w:fldChar w:fldCharType="end"/>
      </w:r>
    </w:p>
    <w:p w14:paraId="7D267AEF" w14:textId="31CC3C6C" w:rsidR="00942ADC" w:rsidRPr="00942ADC" w:rsidRDefault="00942ADC">
      <w:pPr>
        <w:pStyle w:val="Verzeichnis3"/>
        <w:rPr>
          <w:rFonts w:cstheme="minorBidi"/>
          <w:noProof/>
          <w:color w:val="auto"/>
          <w:sz w:val="22"/>
          <w:lang w:eastAsia="de-DE"/>
        </w:rPr>
      </w:pPr>
      <w:r w:rsidRPr="00320B51">
        <w:rPr>
          <w:noProof/>
          <w:lang w:val="en-GB"/>
        </w:rPr>
        <w:t>7.5.3</w:t>
      </w:r>
      <w:r w:rsidRPr="00942ADC">
        <w:rPr>
          <w:rFonts w:cstheme="minorBidi"/>
          <w:noProof/>
          <w:color w:val="auto"/>
          <w:sz w:val="22"/>
          <w:lang w:eastAsia="de-DE"/>
        </w:rPr>
        <w:tab/>
      </w:r>
      <w:r w:rsidRPr="00320B51">
        <w:rPr>
          <w:noProof/>
          <w:lang w:val="en-GB"/>
        </w:rPr>
        <w:t>Name style</w:t>
      </w:r>
      <w:r>
        <w:rPr>
          <w:noProof/>
        </w:rPr>
        <w:tab/>
      </w:r>
      <w:r>
        <w:rPr>
          <w:noProof/>
        </w:rPr>
        <w:fldChar w:fldCharType="begin"/>
      </w:r>
      <w:r>
        <w:rPr>
          <w:noProof/>
        </w:rPr>
        <w:instrText xml:space="preserve"> PAGEREF _Toc79149024 \h </w:instrText>
      </w:r>
      <w:r>
        <w:rPr>
          <w:noProof/>
        </w:rPr>
      </w:r>
      <w:r>
        <w:rPr>
          <w:noProof/>
        </w:rPr>
        <w:fldChar w:fldCharType="separate"/>
      </w:r>
      <w:r>
        <w:rPr>
          <w:noProof/>
        </w:rPr>
        <w:t>80</w:t>
      </w:r>
      <w:r>
        <w:rPr>
          <w:noProof/>
        </w:rPr>
        <w:fldChar w:fldCharType="end"/>
      </w:r>
    </w:p>
    <w:p w14:paraId="48472640" w14:textId="45BF09C8" w:rsidR="00942ADC" w:rsidRPr="00942ADC" w:rsidRDefault="00942ADC">
      <w:pPr>
        <w:pStyle w:val="Verzeichnis3"/>
        <w:rPr>
          <w:rFonts w:cstheme="minorBidi"/>
          <w:noProof/>
          <w:color w:val="auto"/>
          <w:sz w:val="22"/>
          <w:lang w:eastAsia="de-DE"/>
        </w:rPr>
      </w:pPr>
      <w:r w:rsidRPr="00320B51">
        <w:rPr>
          <w:noProof/>
          <w:lang w:val="en-GB"/>
        </w:rPr>
        <w:t>7.5.4</w:t>
      </w:r>
      <w:r w:rsidRPr="00942ADC">
        <w:rPr>
          <w:rFonts w:cstheme="minorBidi"/>
          <w:noProof/>
          <w:color w:val="auto"/>
          <w:sz w:val="22"/>
          <w:lang w:eastAsia="de-DE"/>
        </w:rPr>
        <w:tab/>
      </w:r>
      <w:r w:rsidRPr="00320B51">
        <w:rPr>
          <w:noProof/>
          <w:color w:val="BFBFBF" w:themeColor="background1" w:themeShade="BF"/>
          <w:lang w:val="en-GB"/>
        </w:rPr>
        <w:t xml:space="preserve">«Choice» </w:t>
      </w:r>
      <w:r w:rsidRPr="00320B51">
        <w:rPr>
          <w:noProof/>
          <w:color w:val="FF0000"/>
          <w:lang w:val="en-GB"/>
        </w:rPr>
        <w:t>(Obsolete)</w:t>
      </w:r>
      <w:r>
        <w:rPr>
          <w:noProof/>
        </w:rPr>
        <w:tab/>
      </w:r>
      <w:r>
        <w:rPr>
          <w:noProof/>
        </w:rPr>
        <w:fldChar w:fldCharType="begin"/>
      </w:r>
      <w:r>
        <w:rPr>
          <w:noProof/>
        </w:rPr>
        <w:instrText xml:space="preserve"> PAGEREF _Toc79149025 \h </w:instrText>
      </w:r>
      <w:r>
        <w:rPr>
          <w:noProof/>
        </w:rPr>
      </w:r>
      <w:r>
        <w:rPr>
          <w:noProof/>
        </w:rPr>
        <w:fldChar w:fldCharType="separate"/>
      </w:r>
      <w:r>
        <w:rPr>
          <w:noProof/>
        </w:rPr>
        <w:t>81</w:t>
      </w:r>
      <w:r>
        <w:rPr>
          <w:noProof/>
        </w:rPr>
        <w:fldChar w:fldCharType="end"/>
      </w:r>
    </w:p>
    <w:p w14:paraId="6C932FCD" w14:textId="668FCBF4" w:rsidR="00942ADC" w:rsidRPr="00942ADC" w:rsidRDefault="00942ADC">
      <w:pPr>
        <w:pStyle w:val="Verzeichnis2"/>
        <w:rPr>
          <w:rFonts w:cstheme="minorBidi"/>
          <w:noProof/>
          <w:color w:val="auto"/>
          <w:sz w:val="22"/>
          <w:lang w:eastAsia="de-DE"/>
        </w:rPr>
      </w:pPr>
      <w:r>
        <w:rPr>
          <w:noProof/>
        </w:rPr>
        <w:t>7.6</w:t>
      </w:r>
      <w:r w:rsidRPr="00942ADC">
        <w:rPr>
          <w:rFonts w:cstheme="minorBidi"/>
          <w:noProof/>
          <w:color w:val="auto"/>
          <w:sz w:val="22"/>
          <w:lang w:eastAsia="de-DE"/>
        </w:rPr>
        <w:tab/>
      </w:r>
      <w:r>
        <w:rPr>
          <w:noProof/>
        </w:rPr>
        <w:t>Proxy Class Modeling</w:t>
      </w:r>
      <w:r>
        <w:rPr>
          <w:noProof/>
        </w:rPr>
        <w:tab/>
      </w:r>
      <w:r>
        <w:rPr>
          <w:noProof/>
        </w:rPr>
        <w:fldChar w:fldCharType="begin"/>
      </w:r>
      <w:r>
        <w:rPr>
          <w:noProof/>
        </w:rPr>
        <w:instrText xml:space="preserve"> PAGEREF _Toc79149026 \h </w:instrText>
      </w:r>
      <w:r>
        <w:rPr>
          <w:noProof/>
        </w:rPr>
      </w:r>
      <w:r>
        <w:rPr>
          <w:noProof/>
        </w:rPr>
        <w:fldChar w:fldCharType="separate"/>
      </w:r>
      <w:r>
        <w:rPr>
          <w:noProof/>
        </w:rPr>
        <w:t>82</w:t>
      </w:r>
      <w:r>
        <w:rPr>
          <w:noProof/>
        </w:rPr>
        <w:fldChar w:fldCharType="end"/>
      </w:r>
    </w:p>
    <w:p w14:paraId="659DC168" w14:textId="5F335748" w:rsidR="00942ADC" w:rsidRPr="00942ADC" w:rsidRDefault="00942ADC">
      <w:pPr>
        <w:pStyle w:val="Verzeichnis2"/>
        <w:rPr>
          <w:rFonts w:cstheme="minorBidi"/>
          <w:noProof/>
          <w:color w:val="auto"/>
          <w:sz w:val="22"/>
          <w:lang w:eastAsia="de-DE"/>
        </w:rPr>
      </w:pPr>
      <w:r>
        <w:rPr>
          <w:noProof/>
        </w:rPr>
        <w:t>7.7</w:t>
      </w:r>
      <w:r w:rsidRPr="00942ADC">
        <w:rPr>
          <w:rFonts w:cstheme="minorBidi"/>
          <w:noProof/>
          <w:color w:val="auto"/>
          <w:sz w:val="22"/>
          <w:lang w:eastAsia="de-DE"/>
        </w:rPr>
        <w:tab/>
      </w:r>
      <w:r>
        <w:rPr>
          <w:noProof/>
        </w:rPr>
        <w:t>Diagram Guidelines</w:t>
      </w:r>
      <w:r>
        <w:rPr>
          <w:noProof/>
        </w:rPr>
        <w:tab/>
      </w:r>
      <w:r>
        <w:rPr>
          <w:noProof/>
        </w:rPr>
        <w:fldChar w:fldCharType="begin"/>
      </w:r>
      <w:r>
        <w:rPr>
          <w:noProof/>
        </w:rPr>
        <w:instrText xml:space="preserve"> PAGEREF _Toc79149027 \h </w:instrText>
      </w:r>
      <w:r>
        <w:rPr>
          <w:noProof/>
        </w:rPr>
      </w:r>
      <w:r>
        <w:rPr>
          <w:noProof/>
        </w:rPr>
        <w:fldChar w:fldCharType="separate"/>
      </w:r>
      <w:r>
        <w:rPr>
          <w:noProof/>
        </w:rPr>
        <w:t>83</w:t>
      </w:r>
      <w:r>
        <w:rPr>
          <w:noProof/>
        </w:rPr>
        <w:fldChar w:fldCharType="end"/>
      </w:r>
    </w:p>
    <w:p w14:paraId="7011AF62" w14:textId="1BB745FC" w:rsidR="00942ADC" w:rsidRPr="00942ADC" w:rsidRDefault="00942ADC">
      <w:pPr>
        <w:pStyle w:val="Verzeichnis3"/>
        <w:rPr>
          <w:rFonts w:cstheme="minorBidi"/>
          <w:noProof/>
          <w:color w:val="auto"/>
          <w:sz w:val="22"/>
          <w:lang w:eastAsia="de-DE"/>
        </w:rPr>
      </w:pPr>
      <w:r>
        <w:rPr>
          <w:noProof/>
        </w:rPr>
        <w:t>7.7.1</w:t>
      </w:r>
      <w:r w:rsidRPr="00942ADC">
        <w:rPr>
          <w:rFonts w:cstheme="minorBidi"/>
          <w:noProof/>
          <w:color w:val="auto"/>
          <w:sz w:val="22"/>
          <w:lang w:eastAsia="de-DE"/>
        </w:rPr>
        <w:tab/>
      </w:r>
      <w:r>
        <w:rPr>
          <w:noProof/>
        </w:rPr>
        <w:t>Generic Diagram Guidelines</w:t>
      </w:r>
      <w:r>
        <w:rPr>
          <w:noProof/>
        </w:rPr>
        <w:tab/>
      </w:r>
      <w:r>
        <w:rPr>
          <w:noProof/>
        </w:rPr>
        <w:fldChar w:fldCharType="begin"/>
      </w:r>
      <w:r>
        <w:rPr>
          <w:noProof/>
        </w:rPr>
        <w:instrText xml:space="preserve"> PAGEREF _Toc79149028 \h </w:instrText>
      </w:r>
      <w:r>
        <w:rPr>
          <w:noProof/>
        </w:rPr>
      </w:r>
      <w:r>
        <w:rPr>
          <w:noProof/>
        </w:rPr>
        <w:fldChar w:fldCharType="separate"/>
      </w:r>
      <w:r>
        <w:rPr>
          <w:noProof/>
        </w:rPr>
        <w:t>83</w:t>
      </w:r>
      <w:r>
        <w:rPr>
          <w:noProof/>
        </w:rPr>
        <w:fldChar w:fldCharType="end"/>
      </w:r>
    </w:p>
    <w:p w14:paraId="7182456C" w14:textId="2A7689EA" w:rsidR="00942ADC" w:rsidRPr="00942ADC" w:rsidRDefault="00942ADC">
      <w:pPr>
        <w:pStyle w:val="Verzeichnis3"/>
        <w:rPr>
          <w:rFonts w:cstheme="minorBidi"/>
          <w:noProof/>
          <w:color w:val="auto"/>
          <w:sz w:val="22"/>
          <w:lang w:eastAsia="de-DE"/>
        </w:rPr>
      </w:pPr>
      <w:r>
        <w:rPr>
          <w:noProof/>
        </w:rPr>
        <w:t>7.7.2</w:t>
      </w:r>
      <w:r w:rsidRPr="00942ADC">
        <w:rPr>
          <w:rFonts w:cstheme="minorBidi"/>
          <w:noProof/>
          <w:color w:val="auto"/>
          <w:sz w:val="22"/>
          <w:lang w:eastAsia="de-DE"/>
        </w:rPr>
        <w:tab/>
      </w:r>
      <w:r>
        <w:rPr>
          <w:noProof/>
        </w:rPr>
        <w:t>Using Colors</w:t>
      </w:r>
      <w:r>
        <w:rPr>
          <w:noProof/>
        </w:rPr>
        <w:tab/>
      </w:r>
      <w:r>
        <w:rPr>
          <w:noProof/>
        </w:rPr>
        <w:fldChar w:fldCharType="begin"/>
      </w:r>
      <w:r>
        <w:rPr>
          <w:noProof/>
        </w:rPr>
        <w:instrText xml:space="preserve"> PAGEREF _Toc79149029 \h </w:instrText>
      </w:r>
      <w:r>
        <w:rPr>
          <w:noProof/>
        </w:rPr>
      </w:r>
      <w:r>
        <w:rPr>
          <w:noProof/>
        </w:rPr>
        <w:fldChar w:fldCharType="separate"/>
      </w:r>
      <w:r>
        <w:rPr>
          <w:noProof/>
        </w:rPr>
        <w:t>84</w:t>
      </w:r>
      <w:r>
        <w:rPr>
          <w:noProof/>
        </w:rPr>
        <w:fldChar w:fldCharType="end"/>
      </w:r>
    </w:p>
    <w:p w14:paraId="2DAE4622" w14:textId="235381D8" w:rsidR="00942ADC" w:rsidRPr="00942ADC" w:rsidRDefault="00942ADC">
      <w:pPr>
        <w:pStyle w:val="Verzeichnis3"/>
        <w:rPr>
          <w:rFonts w:cstheme="minorBidi"/>
          <w:noProof/>
          <w:color w:val="auto"/>
          <w:sz w:val="22"/>
          <w:lang w:eastAsia="de-DE"/>
        </w:rPr>
      </w:pPr>
      <w:r>
        <w:rPr>
          <w:noProof/>
        </w:rPr>
        <w:t>7.7.3</w:t>
      </w:r>
      <w:r w:rsidRPr="00942ADC">
        <w:rPr>
          <w:rFonts w:cstheme="minorBidi"/>
          <w:noProof/>
          <w:color w:val="auto"/>
          <w:sz w:val="22"/>
          <w:lang w:eastAsia="de-DE"/>
        </w:rPr>
        <w:tab/>
      </w:r>
      <w:r>
        <w:rPr>
          <w:noProof/>
        </w:rPr>
        <w:t>Style Sheets</w:t>
      </w:r>
      <w:r>
        <w:rPr>
          <w:noProof/>
        </w:rPr>
        <w:tab/>
      </w:r>
      <w:r>
        <w:rPr>
          <w:noProof/>
        </w:rPr>
        <w:fldChar w:fldCharType="begin"/>
      </w:r>
      <w:r>
        <w:rPr>
          <w:noProof/>
        </w:rPr>
        <w:instrText xml:space="preserve"> PAGEREF _Toc79149030 \h </w:instrText>
      </w:r>
      <w:r>
        <w:rPr>
          <w:noProof/>
        </w:rPr>
      </w:r>
      <w:r>
        <w:rPr>
          <w:noProof/>
        </w:rPr>
        <w:fldChar w:fldCharType="separate"/>
      </w:r>
      <w:r>
        <w:rPr>
          <w:noProof/>
        </w:rPr>
        <w:t>84</w:t>
      </w:r>
      <w:r>
        <w:rPr>
          <w:noProof/>
        </w:rPr>
        <w:fldChar w:fldCharType="end"/>
      </w:r>
    </w:p>
    <w:p w14:paraId="11C5509C" w14:textId="7FA8AECD" w:rsidR="00942ADC" w:rsidRPr="007D3582" w:rsidRDefault="00942ADC">
      <w:pPr>
        <w:pStyle w:val="Verzeichnis1"/>
        <w:tabs>
          <w:tab w:val="left" w:pos="432"/>
          <w:tab w:val="right" w:leader="dot" w:pos="9350"/>
        </w:tabs>
        <w:rPr>
          <w:rFonts w:cstheme="minorBidi"/>
          <w:b w:val="0"/>
          <w:noProof/>
          <w:color w:val="auto"/>
          <w:sz w:val="22"/>
          <w:szCs w:val="22"/>
          <w:lang w:eastAsia="de-DE"/>
        </w:rPr>
      </w:pPr>
      <w:r>
        <w:rPr>
          <w:noProof/>
        </w:rPr>
        <w:lastRenderedPageBreak/>
        <w:t>8</w:t>
      </w:r>
      <w:r w:rsidRPr="007D3582">
        <w:rPr>
          <w:rFonts w:cstheme="minorBidi"/>
          <w:b w:val="0"/>
          <w:noProof/>
          <w:color w:val="auto"/>
          <w:sz w:val="22"/>
          <w:szCs w:val="22"/>
          <w:lang w:eastAsia="de-DE"/>
        </w:rPr>
        <w:tab/>
      </w:r>
      <w:r>
        <w:rPr>
          <w:noProof/>
        </w:rPr>
        <w:t>Main Changes between Releases</w:t>
      </w:r>
      <w:r>
        <w:rPr>
          <w:noProof/>
        </w:rPr>
        <w:tab/>
      </w:r>
      <w:r>
        <w:rPr>
          <w:noProof/>
        </w:rPr>
        <w:fldChar w:fldCharType="begin"/>
      </w:r>
      <w:r>
        <w:rPr>
          <w:noProof/>
        </w:rPr>
        <w:instrText xml:space="preserve"> PAGEREF _Toc79149031 \h </w:instrText>
      </w:r>
      <w:r>
        <w:rPr>
          <w:noProof/>
        </w:rPr>
      </w:r>
      <w:r>
        <w:rPr>
          <w:noProof/>
        </w:rPr>
        <w:fldChar w:fldCharType="separate"/>
      </w:r>
      <w:r>
        <w:rPr>
          <w:noProof/>
        </w:rPr>
        <w:t>85</w:t>
      </w:r>
      <w:r>
        <w:rPr>
          <w:noProof/>
        </w:rPr>
        <w:fldChar w:fldCharType="end"/>
      </w:r>
    </w:p>
    <w:p w14:paraId="59B2245F" w14:textId="7450BA22" w:rsidR="00942ADC" w:rsidRPr="00942ADC" w:rsidRDefault="00942ADC">
      <w:pPr>
        <w:pStyle w:val="Verzeichnis2"/>
        <w:rPr>
          <w:rFonts w:cstheme="minorBidi"/>
          <w:noProof/>
          <w:color w:val="auto"/>
          <w:sz w:val="22"/>
          <w:lang w:eastAsia="de-DE"/>
        </w:rPr>
      </w:pPr>
      <w:r>
        <w:rPr>
          <w:noProof/>
        </w:rPr>
        <w:t>8.1</w:t>
      </w:r>
      <w:r w:rsidRPr="00942ADC">
        <w:rPr>
          <w:rFonts w:cstheme="minorBidi"/>
          <w:noProof/>
          <w:color w:val="auto"/>
          <w:sz w:val="22"/>
          <w:lang w:eastAsia="de-DE"/>
        </w:rPr>
        <w:tab/>
      </w:r>
      <w:r>
        <w:rPr>
          <w:noProof/>
        </w:rPr>
        <w:t>Summary of main changes between version 1.0 and 1.1</w:t>
      </w:r>
      <w:r>
        <w:rPr>
          <w:noProof/>
        </w:rPr>
        <w:tab/>
      </w:r>
      <w:r>
        <w:rPr>
          <w:noProof/>
        </w:rPr>
        <w:fldChar w:fldCharType="begin"/>
      </w:r>
      <w:r>
        <w:rPr>
          <w:noProof/>
        </w:rPr>
        <w:instrText xml:space="preserve"> PAGEREF _Toc79149032 \h </w:instrText>
      </w:r>
      <w:r>
        <w:rPr>
          <w:noProof/>
        </w:rPr>
      </w:r>
      <w:r>
        <w:rPr>
          <w:noProof/>
        </w:rPr>
        <w:fldChar w:fldCharType="separate"/>
      </w:r>
      <w:r>
        <w:rPr>
          <w:noProof/>
        </w:rPr>
        <w:t>85</w:t>
      </w:r>
      <w:r>
        <w:rPr>
          <w:noProof/>
        </w:rPr>
        <w:fldChar w:fldCharType="end"/>
      </w:r>
    </w:p>
    <w:p w14:paraId="222A3717" w14:textId="0C900005" w:rsidR="00942ADC" w:rsidRPr="00942ADC" w:rsidRDefault="00942ADC">
      <w:pPr>
        <w:pStyle w:val="Verzeichnis2"/>
        <w:rPr>
          <w:rFonts w:cstheme="minorBidi"/>
          <w:noProof/>
          <w:color w:val="auto"/>
          <w:sz w:val="22"/>
          <w:lang w:eastAsia="de-DE"/>
        </w:rPr>
      </w:pPr>
      <w:r>
        <w:rPr>
          <w:noProof/>
        </w:rPr>
        <w:t>8.2</w:t>
      </w:r>
      <w:r w:rsidRPr="00942ADC">
        <w:rPr>
          <w:rFonts w:cstheme="minorBidi"/>
          <w:noProof/>
          <w:color w:val="auto"/>
          <w:sz w:val="22"/>
          <w:lang w:eastAsia="de-DE"/>
        </w:rPr>
        <w:tab/>
      </w:r>
      <w:r>
        <w:rPr>
          <w:noProof/>
        </w:rPr>
        <w:t>Summary of main changes between version 1.1 and 1.2</w:t>
      </w:r>
      <w:r>
        <w:rPr>
          <w:noProof/>
        </w:rPr>
        <w:tab/>
      </w:r>
      <w:r>
        <w:rPr>
          <w:noProof/>
        </w:rPr>
        <w:fldChar w:fldCharType="begin"/>
      </w:r>
      <w:r>
        <w:rPr>
          <w:noProof/>
        </w:rPr>
        <w:instrText xml:space="preserve"> PAGEREF _Toc79149033 \h </w:instrText>
      </w:r>
      <w:r>
        <w:rPr>
          <w:noProof/>
        </w:rPr>
      </w:r>
      <w:r>
        <w:rPr>
          <w:noProof/>
        </w:rPr>
        <w:fldChar w:fldCharType="separate"/>
      </w:r>
      <w:r>
        <w:rPr>
          <w:noProof/>
        </w:rPr>
        <w:t>85</w:t>
      </w:r>
      <w:r>
        <w:rPr>
          <w:noProof/>
        </w:rPr>
        <w:fldChar w:fldCharType="end"/>
      </w:r>
    </w:p>
    <w:p w14:paraId="48903A62" w14:textId="22187FA6" w:rsidR="00942ADC" w:rsidRPr="00942ADC" w:rsidRDefault="00942ADC">
      <w:pPr>
        <w:pStyle w:val="Verzeichnis2"/>
        <w:rPr>
          <w:rFonts w:cstheme="minorBidi"/>
          <w:noProof/>
          <w:color w:val="auto"/>
          <w:sz w:val="22"/>
          <w:lang w:eastAsia="de-DE"/>
        </w:rPr>
      </w:pPr>
      <w:r>
        <w:rPr>
          <w:noProof/>
        </w:rPr>
        <w:t>8.3</w:t>
      </w:r>
      <w:r w:rsidRPr="00942ADC">
        <w:rPr>
          <w:rFonts w:cstheme="minorBidi"/>
          <w:noProof/>
          <w:color w:val="auto"/>
          <w:sz w:val="22"/>
          <w:lang w:eastAsia="de-DE"/>
        </w:rPr>
        <w:tab/>
      </w:r>
      <w:r>
        <w:rPr>
          <w:noProof/>
        </w:rPr>
        <w:t>Summary of main changes between version 1.2 and 1.3</w:t>
      </w:r>
      <w:r>
        <w:rPr>
          <w:noProof/>
        </w:rPr>
        <w:tab/>
      </w:r>
      <w:r>
        <w:rPr>
          <w:noProof/>
        </w:rPr>
        <w:fldChar w:fldCharType="begin"/>
      </w:r>
      <w:r>
        <w:rPr>
          <w:noProof/>
        </w:rPr>
        <w:instrText xml:space="preserve"> PAGEREF _Toc79149034 \h </w:instrText>
      </w:r>
      <w:r>
        <w:rPr>
          <w:noProof/>
        </w:rPr>
      </w:r>
      <w:r>
        <w:rPr>
          <w:noProof/>
        </w:rPr>
        <w:fldChar w:fldCharType="separate"/>
      </w:r>
      <w:r>
        <w:rPr>
          <w:noProof/>
        </w:rPr>
        <w:t>85</w:t>
      </w:r>
      <w:r>
        <w:rPr>
          <w:noProof/>
        </w:rPr>
        <w:fldChar w:fldCharType="end"/>
      </w:r>
    </w:p>
    <w:p w14:paraId="601C90F3" w14:textId="28265040" w:rsidR="00942ADC" w:rsidRPr="00942ADC" w:rsidRDefault="00942ADC">
      <w:pPr>
        <w:pStyle w:val="Verzeichnis2"/>
        <w:rPr>
          <w:rFonts w:cstheme="minorBidi"/>
          <w:noProof/>
          <w:color w:val="auto"/>
          <w:sz w:val="22"/>
          <w:lang w:eastAsia="de-DE"/>
        </w:rPr>
      </w:pPr>
      <w:r>
        <w:rPr>
          <w:noProof/>
        </w:rPr>
        <w:t>8.4</w:t>
      </w:r>
      <w:r w:rsidRPr="00942ADC">
        <w:rPr>
          <w:rFonts w:cstheme="minorBidi"/>
          <w:noProof/>
          <w:color w:val="auto"/>
          <w:sz w:val="22"/>
          <w:lang w:eastAsia="de-DE"/>
        </w:rPr>
        <w:tab/>
      </w:r>
      <w:r>
        <w:rPr>
          <w:noProof/>
        </w:rPr>
        <w:t>Summary of main changes between version 1.3 and 1.4</w:t>
      </w:r>
      <w:r>
        <w:rPr>
          <w:noProof/>
        </w:rPr>
        <w:tab/>
      </w:r>
      <w:r>
        <w:rPr>
          <w:noProof/>
        </w:rPr>
        <w:fldChar w:fldCharType="begin"/>
      </w:r>
      <w:r>
        <w:rPr>
          <w:noProof/>
        </w:rPr>
        <w:instrText xml:space="preserve"> PAGEREF _Toc79149035 \h </w:instrText>
      </w:r>
      <w:r>
        <w:rPr>
          <w:noProof/>
        </w:rPr>
      </w:r>
      <w:r>
        <w:rPr>
          <w:noProof/>
        </w:rPr>
        <w:fldChar w:fldCharType="separate"/>
      </w:r>
      <w:r>
        <w:rPr>
          <w:noProof/>
        </w:rPr>
        <w:t>86</w:t>
      </w:r>
      <w:r>
        <w:rPr>
          <w:noProof/>
        </w:rPr>
        <w:fldChar w:fldCharType="end"/>
      </w:r>
    </w:p>
    <w:p w14:paraId="6BE77032" w14:textId="42F1A1D4" w:rsidR="00173805" w:rsidRDefault="00173805" w:rsidP="00173805">
      <w:pPr>
        <w:pStyle w:val="Inhaltsverzeichnisberschrift"/>
      </w:pPr>
      <w:r>
        <w:fldChar w:fldCharType="end"/>
      </w:r>
    </w:p>
    <w:p w14:paraId="28C82E4B" w14:textId="77777777" w:rsidR="00173805" w:rsidRDefault="00173805" w:rsidP="00173805">
      <w:pPr>
        <w:pStyle w:val="Inhaltsverzeichnisberschrift"/>
      </w:pPr>
      <w:r>
        <w:t>List of Figures</w:t>
      </w:r>
    </w:p>
    <w:p w14:paraId="39ECFF3F" w14:textId="2E4160BB" w:rsidR="00942ADC" w:rsidRPr="00942ADC" w:rsidRDefault="00173805">
      <w:pPr>
        <w:pStyle w:val="Abbildungsverzeichnis"/>
        <w:tabs>
          <w:tab w:val="right" w:leader="dot" w:pos="9350"/>
        </w:tabs>
        <w:rPr>
          <w:noProof/>
          <w:color w:val="auto"/>
          <w:sz w:val="22"/>
          <w:szCs w:val="22"/>
          <w:lang w:eastAsia="de-DE"/>
        </w:rPr>
      </w:pPr>
      <w:r>
        <w:fldChar w:fldCharType="begin"/>
      </w:r>
      <w:r>
        <w:instrText xml:space="preserve"> TOC \c "Figure" </w:instrText>
      </w:r>
      <w:r>
        <w:fldChar w:fldCharType="separate"/>
      </w:r>
      <w:r w:rsidR="00942ADC">
        <w:rPr>
          <w:noProof/>
        </w:rPr>
        <w:t>Figure 4.1: Specification Architecture</w:t>
      </w:r>
      <w:r w:rsidR="00942ADC">
        <w:rPr>
          <w:noProof/>
        </w:rPr>
        <w:tab/>
      </w:r>
      <w:r w:rsidR="00942ADC">
        <w:rPr>
          <w:noProof/>
        </w:rPr>
        <w:fldChar w:fldCharType="begin"/>
      </w:r>
      <w:r w:rsidR="00942ADC">
        <w:rPr>
          <w:noProof/>
        </w:rPr>
        <w:instrText xml:space="preserve"> PAGEREF _Toc79149036 \h </w:instrText>
      </w:r>
      <w:r w:rsidR="00942ADC">
        <w:rPr>
          <w:noProof/>
        </w:rPr>
      </w:r>
      <w:r w:rsidR="00942ADC">
        <w:rPr>
          <w:noProof/>
        </w:rPr>
        <w:fldChar w:fldCharType="separate"/>
      </w:r>
      <w:r w:rsidR="00942ADC">
        <w:rPr>
          <w:noProof/>
        </w:rPr>
        <w:t>13</w:t>
      </w:r>
      <w:r w:rsidR="00942ADC">
        <w:rPr>
          <w:noProof/>
        </w:rPr>
        <w:fldChar w:fldCharType="end"/>
      </w:r>
    </w:p>
    <w:p w14:paraId="5408EF86" w14:textId="23DA4091" w:rsidR="00942ADC" w:rsidRPr="00942ADC" w:rsidRDefault="00942ADC">
      <w:pPr>
        <w:pStyle w:val="Abbildungsverzeichnis"/>
        <w:tabs>
          <w:tab w:val="right" w:leader="dot" w:pos="9350"/>
        </w:tabs>
        <w:rPr>
          <w:noProof/>
          <w:color w:val="auto"/>
          <w:sz w:val="22"/>
          <w:szCs w:val="22"/>
          <w:lang w:eastAsia="de-DE"/>
        </w:rPr>
      </w:pPr>
      <w:r>
        <w:rPr>
          <w:noProof/>
        </w:rPr>
        <w:t>Figure 4.2: Use of Specialization</w:t>
      </w:r>
      <w:r>
        <w:rPr>
          <w:noProof/>
        </w:rPr>
        <w:tab/>
      </w:r>
      <w:r>
        <w:rPr>
          <w:noProof/>
        </w:rPr>
        <w:fldChar w:fldCharType="begin"/>
      </w:r>
      <w:r>
        <w:rPr>
          <w:noProof/>
        </w:rPr>
        <w:instrText xml:space="preserve"> PAGEREF _Toc79149037 \h </w:instrText>
      </w:r>
      <w:r>
        <w:rPr>
          <w:noProof/>
        </w:rPr>
      </w:r>
      <w:r>
        <w:rPr>
          <w:noProof/>
        </w:rPr>
        <w:fldChar w:fldCharType="separate"/>
      </w:r>
      <w:r>
        <w:rPr>
          <w:noProof/>
        </w:rPr>
        <w:t>14</w:t>
      </w:r>
      <w:r>
        <w:rPr>
          <w:noProof/>
        </w:rPr>
        <w:fldChar w:fldCharType="end"/>
      </w:r>
    </w:p>
    <w:p w14:paraId="75D9C723" w14:textId="2F2947A2" w:rsidR="00942ADC" w:rsidRPr="00942ADC" w:rsidRDefault="00942ADC">
      <w:pPr>
        <w:pStyle w:val="Abbildungsverzeichnis"/>
        <w:tabs>
          <w:tab w:val="right" w:leader="dot" w:pos="9350"/>
        </w:tabs>
        <w:rPr>
          <w:noProof/>
          <w:color w:val="auto"/>
          <w:sz w:val="22"/>
          <w:szCs w:val="22"/>
          <w:lang w:eastAsia="de-DE"/>
        </w:rPr>
      </w:pPr>
      <w:r>
        <w:rPr>
          <w:noProof/>
        </w:rPr>
        <w:t>Figure 4.2: Use of Generalization</w:t>
      </w:r>
      <w:r>
        <w:rPr>
          <w:noProof/>
        </w:rPr>
        <w:tab/>
      </w:r>
      <w:r>
        <w:rPr>
          <w:noProof/>
        </w:rPr>
        <w:fldChar w:fldCharType="begin"/>
      </w:r>
      <w:r>
        <w:rPr>
          <w:noProof/>
        </w:rPr>
        <w:instrText xml:space="preserve"> PAGEREF _Toc79149038 \h </w:instrText>
      </w:r>
      <w:r>
        <w:rPr>
          <w:noProof/>
        </w:rPr>
      </w:r>
      <w:r>
        <w:rPr>
          <w:noProof/>
        </w:rPr>
        <w:fldChar w:fldCharType="separate"/>
      </w:r>
      <w:r>
        <w:rPr>
          <w:noProof/>
        </w:rPr>
        <w:t>15</w:t>
      </w:r>
      <w:r>
        <w:rPr>
          <w:noProof/>
        </w:rPr>
        <w:fldChar w:fldCharType="end"/>
      </w:r>
    </w:p>
    <w:p w14:paraId="3EB9734A" w14:textId="4867D269" w:rsidR="00942ADC" w:rsidRPr="00942ADC" w:rsidRDefault="00942ADC">
      <w:pPr>
        <w:pStyle w:val="Abbildungsverzeichnis"/>
        <w:tabs>
          <w:tab w:val="right" w:leader="dot" w:pos="9350"/>
        </w:tabs>
        <w:rPr>
          <w:noProof/>
          <w:color w:val="auto"/>
          <w:sz w:val="22"/>
          <w:szCs w:val="22"/>
          <w:lang w:eastAsia="de-DE"/>
        </w:rPr>
      </w:pPr>
      <w:r>
        <w:rPr>
          <w:noProof/>
        </w:rPr>
        <w:t>Figure 5.1: Structural/Behavioral Features in UML 2.5 Metamodel</w:t>
      </w:r>
      <w:r>
        <w:rPr>
          <w:noProof/>
        </w:rPr>
        <w:tab/>
      </w:r>
      <w:r>
        <w:rPr>
          <w:noProof/>
        </w:rPr>
        <w:fldChar w:fldCharType="begin"/>
      </w:r>
      <w:r>
        <w:rPr>
          <w:noProof/>
        </w:rPr>
        <w:instrText xml:space="preserve"> PAGEREF _Toc79149039 \h </w:instrText>
      </w:r>
      <w:r>
        <w:rPr>
          <w:noProof/>
        </w:rPr>
      </w:r>
      <w:r>
        <w:rPr>
          <w:noProof/>
        </w:rPr>
        <w:fldChar w:fldCharType="separate"/>
      </w:r>
      <w:r>
        <w:rPr>
          <w:noProof/>
        </w:rPr>
        <w:t>17</w:t>
      </w:r>
      <w:r>
        <w:rPr>
          <w:noProof/>
        </w:rPr>
        <w:fldChar w:fldCharType="end"/>
      </w:r>
    </w:p>
    <w:p w14:paraId="6B88B52C" w14:textId="641D015C" w:rsidR="00942ADC" w:rsidRPr="00942ADC" w:rsidRDefault="00942ADC">
      <w:pPr>
        <w:pStyle w:val="Abbildungsverzeichnis"/>
        <w:tabs>
          <w:tab w:val="right" w:leader="dot" w:pos="9350"/>
        </w:tabs>
        <w:rPr>
          <w:noProof/>
          <w:color w:val="auto"/>
          <w:sz w:val="22"/>
          <w:szCs w:val="22"/>
          <w:lang w:eastAsia="de-DE"/>
        </w:rPr>
      </w:pPr>
      <w:r>
        <w:rPr>
          <w:noProof/>
        </w:rPr>
        <w:t>Figure 5.2: Graphical Notation for Classes</w:t>
      </w:r>
      <w:r>
        <w:rPr>
          <w:noProof/>
        </w:rPr>
        <w:tab/>
      </w:r>
      <w:r>
        <w:rPr>
          <w:noProof/>
        </w:rPr>
        <w:fldChar w:fldCharType="begin"/>
      </w:r>
      <w:r>
        <w:rPr>
          <w:noProof/>
        </w:rPr>
        <w:instrText xml:space="preserve"> PAGEREF _Toc79149040 \h </w:instrText>
      </w:r>
      <w:r>
        <w:rPr>
          <w:noProof/>
        </w:rPr>
      </w:r>
      <w:r>
        <w:rPr>
          <w:noProof/>
        </w:rPr>
        <w:fldChar w:fldCharType="separate"/>
      </w:r>
      <w:r>
        <w:rPr>
          <w:noProof/>
        </w:rPr>
        <w:t>18</w:t>
      </w:r>
      <w:r>
        <w:rPr>
          <w:noProof/>
        </w:rPr>
        <w:fldChar w:fldCharType="end"/>
      </w:r>
    </w:p>
    <w:p w14:paraId="769B4A46" w14:textId="38FDD58F" w:rsidR="00942ADC" w:rsidRPr="00942ADC" w:rsidRDefault="00942ADC">
      <w:pPr>
        <w:pStyle w:val="Abbildungsverzeichnis"/>
        <w:tabs>
          <w:tab w:val="right" w:leader="dot" w:pos="9350"/>
        </w:tabs>
        <w:rPr>
          <w:noProof/>
          <w:color w:val="auto"/>
          <w:sz w:val="22"/>
          <w:szCs w:val="22"/>
          <w:lang w:eastAsia="de-DE"/>
        </w:rPr>
      </w:pPr>
      <w:r>
        <w:rPr>
          <w:noProof/>
        </w:rPr>
        <w:t>Figure 5.3: Graphical Notation for Classes without Attributes Compartment</w:t>
      </w:r>
      <w:r>
        <w:rPr>
          <w:noProof/>
        </w:rPr>
        <w:tab/>
      </w:r>
      <w:r>
        <w:rPr>
          <w:noProof/>
        </w:rPr>
        <w:fldChar w:fldCharType="begin"/>
      </w:r>
      <w:r>
        <w:rPr>
          <w:noProof/>
        </w:rPr>
        <w:instrText xml:space="preserve"> PAGEREF _Toc79149041 \h </w:instrText>
      </w:r>
      <w:r>
        <w:rPr>
          <w:noProof/>
        </w:rPr>
      </w:r>
      <w:r>
        <w:rPr>
          <w:noProof/>
        </w:rPr>
        <w:fldChar w:fldCharType="separate"/>
      </w:r>
      <w:r>
        <w:rPr>
          <w:noProof/>
        </w:rPr>
        <w:t>18</w:t>
      </w:r>
      <w:r>
        <w:rPr>
          <w:noProof/>
        </w:rPr>
        <w:fldChar w:fldCharType="end"/>
      </w:r>
    </w:p>
    <w:p w14:paraId="3E7D51D8" w14:textId="161329D3" w:rsidR="00942ADC" w:rsidRPr="00942ADC" w:rsidRDefault="00942ADC">
      <w:pPr>
        <w:pStyle w:val="Abbildungsverzeichnis"/>
        <w:tabs>
          <w:tab w:val="right" w:leader="dot" w:pos="9350"/>
        </w:tabs>
        <w:rPr>
          <w:noProof/>
          <w:color w:val="auto"/>
          <w:sz w:val="22"/>
          <w:szCs w:val="22"/>
          <w:lang w:eastAsia="de-DE"/>
        </w:rPr>
      </w:pPr>
      <w:r>
        <w:rPr>
          <w:noProof/>
        </w:rPr>
        <w:t>Figure 5.4: Graphical Notation for Classes with Attributes and Deprecated Operations Compartment</w:t>
      </w:r>
      <w:r>
        <w:rPr>
          <w:noProof/>
        </w:rPr>
        <w:tab/>
      </w:r>
      <w:r>
        <w:rPr>
          <w:noProof/>
        </w:rPr>
        <w:fldChar w:fldCharType="begin"/>
      </w:r>
      <w:r>
        <w:rPr>
          <w:noProof/>
        </w:rPr>
        <w:instrText xml:space="preserve"> PAGEREF _Toc79149042 \h </w:instrText>
      </w:r>
      <w:r>
        <w:rPr>
          <w:noProof/>
        </w:rPr>
      </w:r>
      <w:r>
        <w:rPr>
          <w:noProof/>
        </w:rPr>
        <w:fldChar w:fldCharType="separate"/>
      </w:r>
      <w:r>
        <w:rPr>
          <w:noProof/>
        </w:rPr>
        <w:t>19</w:t>
      </w:r>
      <w:r>
        <w:rPr>
          <w:noProof/>
        </w:rPr>
        <w:fldChar w:fldCharType="end"/>
      </w:r>
    </w:p>
    <w:p w14:paraId="68B9B364" w14:textId="00ECDB8B" w:rsidR="00942ADC" w:rsidRPr="00942ADC" w:rsidRDefault="00942ADC">
      <w:pPr>
        <w:pStyle w:val="Abbildungsverzeichnis"/>
        <w:tabs>
          <w:tab w:val="right" w:leader="dot" w:pos="9350"/>
        </w:tabs>
        <w:rPr>
          <w:noProof/>
          <w:color w:val="auto"/>
          <w:sz w:val="22"/>
          <w:szCs w:val="22"/>
          <w:lang w:eastAsia="de-DE"/>
        </w:rPr>
      </w:pPr>
      <w:r>
        <w:rPr>
          <w:noProof/>
        </w:rPr>
        <w:t>Figure 5.5: «OpenModelClass» Stereotype</w:t>
      </w:r>
      <w:r>
        <w:rPr>
          <w:noProof/>
        </w:rPr>
        <w:tab/>
      </w:r>
      <w:r>
        <w:rPr>
          <w:noProof/>
        </w:rPr>
        <w:fldChar w:fldCharType="begin"/>
      </w:r>
      <w:r>
        <w:rPr>
          <w:noProof/>
        </w:rPr>
        <w:instrText xml:space="preserve"> PAGEREF _Toc79149043 \h </w:instrText>
      </w:r>
      <w:r>
        <w:rPr>
          <w:noProof/>
        </w:rPr>
      </w:r>
      <w:r>
        <w:rPr>
          <w:noProof/>
        </w:rPr>
        <w:fldChar w:fldCharType="separate"/>
      </w:r>
      <w:r>
        <w:rPr>
          <w:noProof/>
        </w:rPr>
        <w:t>20</w:t>
      </w:r>
      <w:r>
        <w:rPr>
          <w:noProof/>
        </w:rPr>
        <w:fldChar w:fldCharType="end"/>
      </w:r>
    </w:p>
    <w:p w14:paraId="3724010F" w14:textId="74828D03" w:rsidR="00942ADC" w:rsidRPr="00942ADC" w:rsidRDefault="00942ADC">
      <w:pPr>
        <w:pStyle w:val="Abbildungsverzeichnis"/>
        <w:tabs>
          <w:tab w:val="right" w:leader="dot" w:pos="9350"/>
        </w:tabs>
        <w:rPr>
          <w:noProof/>
          <w:color w:val="auto"/>
          <w:sz w:val="22"/>
          <w:szCs w:val="22"/>
          <w:lang w:eastAsia="de-DE"/>
        </w:rPr>
      </w:pPr>
      <w:r w:rsidRPr="001470F2">
        <w:rPr>
          <w:noProof/>
          <w:color w:val="BFBFBF" w:themeColor="background1" w:themeShade="BF"/>
        </w:rPr>
        <w:t>Figure 5.6: «OpenInterfaceModelClass» Stereotype (obsolete)</w:t>
      </w:r>
      <w:r>
        <w:rPr>
          <w:noProof/>
        </w:rPr>
        <w:tab/>
      </w:r>
      <w:r>
        <w:rPr>
          <w:noProof/>
        </w:rPr>
        <w:fldChar w:fldCharType="begin"/>
      </w:r>
      <w:r>
        <w:rPr>
          <w:noProof/>
        </w:rPr>
        <w:instrText xml:space="preserve"> PAGEREF _Toc79149044 \h </w:instrText>
      </w:r>
      <w:r>
        <w:rPr>
          <w:noProof/>
        </w:rPr>
      </w:r>
      <w:r>
        <w:rPr>
          <w:noProof/>
        </w:rPr>
        <w:fldChar w:fldCharType="separate"/>
      </w:r>
      <w:r>
        <w:rPr>
          <w:noProof/>
        </w:rPr>
        <w:t>20</w:t>
      </w:r>
      <w:r>
        <w:rPr>
          <w:noProof/>
        </w:rPr>
        <w:fldChar w:fldCharType="end"/>
      </w:r>
    </w:p>
    <w:p w14:paraId="7B496E58" w14:textId="1CA23EDA" w:rsidR="00942ADC" w:rsidRPr="00942ADC" w:rsidRDefault="00942ADC">
      <w:pPr>
        <w:pStyle w:val="Abbildungsverzeichnis"/>
        <w:tabs>
          <w:tab w:val="right" w:leader="dot" w:pos="9350"/>
        </w:tabs>
        <w:rPr>
          <w:noProof/>
          <w:color w:val="auto"/>
          <w:sz w:val="22"/>
          <w:szCs w:val="22"/>
          <w:lang w:eastAsia="de-DE"/>
        </w:rPr>
      </w:pPr>
      <w:r w:rsidRPr="001470F2">
        <w:rPr>
          <w:noProof/>
          <w:color w:val="BFBFBF" w:themeColor="background1" w:themeShade="BF"/>
        </w:rPr>
        <w:t>Figure 5.7: Potential Choice Annotation for Classes (obsolete)</w:t>
      </w:r>
      <w:r>
        <w:rPr>
          <w:noProof/>
        </w:rPr>
        <w:tab/>
      </w:r>
      <w:r>
        <w:rPr>
          <w:noProof/>
        </w:rPr>
        <w:fldChar w:fldCharType="begin"/>
      </w:r>
      <w:r>
        <w:rPr>
          <w:noProof/>
        </w:rPr>
        <w:instrText xml:space="preserve"> PAGEREF _Toc79149045 \h </w:instrText>
      </w:r>
      <w:r>
        <w:rPr>
          <w:noProof/>
        </w:rPr>
      </w:r>
      <w:r>
        <w:rPr>
          <w:noProof/>
        </w:rPr>
        <w:fldChar w:fldCharType="separate"/>
      </w:r>
      <w:r>
        <w:rPr>
          <w:noProof/>
        </w:rPr>
        <w:t>21</w:t>
      </w:r>
      <w:r>
        <w:rPr>
          <w:noProof/>
        </w:rPr>
        <w:fldChar w:fldCharType="end"/>
      </w:r>
    </w:p>
    <w:p w14:paraId="4B1B1443" w14:textId="5B98DBFE" w:rsidR="00942ADC" w:rsidRPr="00942ADC" w:rsidRDefault="00942ADC">
      <w:pPr>
        <w:pStyle w:val="Abbildungsverzeichnis"/>
        <w:tabs>
          <w:tab w:val="right" w:leader="dot" w:pos="9350"/>
        </w:tabs>
        <w:rPr>
          <w:noProof/>
          <w:color w:val="auto"/>
          <w:sz w:val="22"/>
          <w:szCs w:val="22"/>
          <w:lang w:eastAsia="de-DE"/>
        </w:rPr>
      </w:pPr>
      <w:r>
        <w:rPr>
          <w:noProof/>
        </w:rPr>
        <w:t>Figure 5.8: Optional RootElement Annotation for Classes</w:t>
      </w:r>
      <w:r>
        <w:rPr>
          <w:noProof/>
        </w:rPr>
        <w:tab/>
      </w:r>
      <w:r>
        <w:rPr>
          <w:noProof/>
        </w:rPr>
        <w:fldChar w:fldCharType="begin"/>
      </w:r>
      <w:r>
        <w:rPr>
          <w:noProof/>
        </w:rPr>
        <w:instrText xml:space="preserve"> PAGEREF _Toc79149046 \h </w:instrText>
      </w:r>
      <w:r>
        <w:rPr>
          <w:noProof/>
        </w:rPr>
      </w:r>
      <w:r>
        <w:rPr>
          <w:noProof/>
        </w:rPr>
        <w:fldChar w:fldCharType="separate"/>
      </w:r>
      <w:r>
        <w:rPr>
          <w:noProof/>
        </w:rPr>
        <w:t>21</w:t>
      </w:r>
      <w:r>
        <w:rPr>
          <w:noProof/>
        </w:rPr>
        <w:fldChar w:fldCharType="end"/>
      </w:r>
    </w:p>
    <w:p w14:paraId="68E53690" w14:textId="45A748EB" w:rsidR="00942ADC" w:rsidRPr="00942ADC" w:rsidRDefault="00942ADC">
      <w:pPr>
        <w:pStyle w:val="Abbildungsverzeichnis"/>
        <w:tabs>
          <w:tab w:val="right" w:leader="dot" w:pos="9350"/>
        </w:tabs>
        <w:rPr>
          <w:noProof/>
          <w:color w:val="auto"/>
          <w:sz w:val="22"/>
          <w:szCs w:val="22"/>
          <w:lang w:eastAsia="de-DE"/>
        </w:rPr>
      </w:pPr>
      <w:r>
        <w:rPr>
          <w:noProof/>
        </w:rPr>
        <w:t>Figure 5.9: Graphical Notation for Classes with Attributes</w:t>
      </w:r>
      <w:r>
        <w:rPr>
          <w:noProof/>
        </w:rPr>
        <w:tab/>
      </w:r>
      <w:r>
        <w:rPr>
          <w:noProof/>
        </w:rPr>
        <w:fldChar w:fldCharType="begin"/>
      </w:r>
      <w:r>
        <w:rPr>
          <w:noProof/>
        </w:rPr>
        <w:instrText xml:space="preserve"> PAGEREF _Toc79149047 \h </w:instrText>
      </w:r>
      <w:r>
        <w:rPr>
          <w:noProof/>
        </w:rPr>
      </w:r>
      <w:r>
        <w:rPr>
          <w:noProof/>
        </w:rPr>
        <w:fldChar w:fldCharType="separate"/>
      </w:r>
      <w:r>
        <w:rPr>
          <w:noProof/>
        </w:rPr>
        <w:t>22</w:t>
      </w:r>
      <w:r>
        <w:rPr>
          <w:noProof/>
        </w:rPr>
        <w:fldChar w:fldCharType="end"/>
      </w:r>
    </w:p>
    <w:p w14:paraId="3C6B258E" w14:textId="4F3ED190" w:rsidR="00942ADC" w:rsidRPr="00942ADC" w:rsidRDefault="00942ADC">
      <w:pPr>
        <w:pStyle w:val="Abbildungsverzeichnis"/>
        <w:tabs>
          <w:tab w:val="right" w:leader="dot" w:pos="9350"/>
        </w:tabs>
        <w:rPr>
          <w:noProof/>
          <w:color w:val="auto"/>
          <w:sz w:val="22"/>
          <w:szCs w:val="22"/>
          <w:lang w:eastAsia="de-DE"/>
        </w:rPr>
      </w:pPr>
      <w:r>
        <w:rPr>
          <w:noProof/>
        </w:rPr>
        <w:t>Figure 5.10: «OpenModelAttribute» Stereotype</w:t>
      </w:r>
      <w:r>
        <w:rPr>
          <w:noProof/>
        </w:rPr>
        <w:tab/>
      </w:r>
      <w:r>
        <w:rPr>
          <w:noProof/>
        </w:rPr>
        <w:fldChar w:fldCharType="begin"/>
      </w:r>
      <w:r>
        <w:rPr>
          <w:noProof/>
        </w:rPr>
        <w:instrText xml:space="preserve"> PAGEREF _Toc79149048 \h </w:instrText>
      </w:r>
      <w:r>
        <w:rPr>
          <w:noProof/>
        </w:rPr>
      </w:r>
      <w:r>
        <w:rPr>
          <w:noProof/>
        </w:rPr>
        <w:fldChar w:fldCharType="separate"/>
      </w:r>
      <w:r>
        <w:rPr>
          <w:noProof/>
        </w:rPr>
        <w:t>24</w:t>
      </w:r>
      <w:r>
        <w:rPr>
          <w:noProof/>
        </w:rPr>
        <w:fldChar w:fldCharType="end"/>
      </w:r>
    </w:p>
    <w:p w14:paraId="758C79FF" w14:textId="4850A4DA" w:rsidR="00942ADC" w:rsidRPr="00942ADC" w:rsidRDefault="00942ADC">
      <w:pPr>
        <w:pStyle w:val="Abbildungsverzeichnis"/>
        <w:tabs>
          <w:tab w:val="right" w:leader="dot" w:pos="9350"/>
        </w:tabs>
        <w:rPr>
          <w:noProof/>
          <w:color w:val="auto"/>
          <w:sz w:val="22"/>
          <w:szCs w:val="22"/>
          <w:lang w:eastAsia="de-DE"/>
        </w:rPr>
      </w:pPr>
      <w:r>
        <w:rPr>
          <w:noProof/>
        </w:rPr>
        <w:t>Figure 5.11: uniqueSet usage example</w:t>
      </w:r>
      <w:r>
        <w:rPr>
          <w:noProof/>
        </w:rPr>
        <w:tab/>
      </w:r>
      <w:r>
        <w:rPr>
          <w:noProof/>
        </w:rPr>
        <w:fldChar w:fldCharType="begin"/>
      </w:r>
      <w:r>
        <w:rPr>
          <w:noProof/>
        </w:rPr>
        <w:instrText xml:space="preserve"> PAGEREF _Toc79149049 \h </w:instrText>
      </w:r>
      <w:r>
        <w:rPr>
          <w:noProof/>
        </w:rPr>
      </w:r>
      <w:r>
        <w:rPr>
          <w:noProof/>
        </w:rPr>
        <w:fldChar w:fldCharType="separate"/>
      </w:r>
      <w:r>
        <w:rPr>
          <w:noProof/>
        </w:rPr>
        <w:t>24</w:t>
      </w:r>
      <w:r>
        <w:rPr>
          <w:noProof/>
        </w:rPr>
        <w:fldChar w:fldCharType="end"/>
      </w:r>
    </w:p>
    <w:p w14:paraId="29311B6E" w14:textId="0B022DB3" w:rsidR="00942ADC" w:rsidRPr="00942ADC" w:rsidRDefault="00942ADC">
      <w:pPr>
        <w:pStyle w:val="Abbildungsverzeichnis"/>
        <w:tabs>
          <w:tab w:val="right" w:leader="dot" w:pos="9350"/>
        </w:tabs>
        <w:rPr>
          <w:noProof/>
          <w:color w:val="auto"/>
          <w:sz w:val="22"/>
          <w:szCs w:val="22"/>
          <w:lang w:eastAsia="de-DE"/>
        </w:rPr>
      </w:pPr>
      <w:r>
        <w:rPr>
          <w:noProof/>
        </w:rPr>
        <w:t>Figure 5.12: «OpenInterfaceModelAttribute» Stereotype</w:t>
      </w:r>
      <w:r>
        <w:rPr>
          <w:noProof/>
        </w:rPr>
        <w:tab/>
      </w:r>
      <w:r>
        <w:rPr>
          <w:noProof/>
        </w:rPr>
        <w:fldChar w:fldCharType="begin"/>
      </w:r>
      <w:r>
        <w:rPr>
          <w:noProof/>
        </w:rPr>
        <w:instrText xml:space="preserve"> PAGEREF _Toc79149050 \h </w:instrText>
      </w:r>
      <w:r>
        <w:rPr>
          <w:noProof/>
        </w:rPr>
      </w:r>
      <w:r>
        <w:rPr>
          <w:noProof/>
        </w:rPr>
        <w:fldChar w:fldCharType="separate"/>
      </w:r>
      <w:r>
        <w:rPr>
          <w:noProof/>
        </w:rPr>
        <w:t>25</w:t>
      </w:r>
      <w:r>
        <w:rPr>
          <w:noProof/>
        </w:rPr>
        <w:fldChar w:fldCharType="end"/>
      </w:r>
    </w:p>
    <w:p w14:paraId="5BF62519" w14:textId="1F2E03EF" w:rsidR="00942ADC" w:rsidRPr="00942ADC" w:rsidRDefault="00942ADC">
      <w:pPr>
        <w:pStyle w:val="Abbildungsverzeichnis"/>
        <w:tabs>
          <w:tab w:val="right" w:leader="dot" w:pos="9350"/>
        </w:tabs>
        <w:rPr>
          <w:noProof/>
          <w:color w:val="auto"/>
          <w:sz w:val="22"/>
          <w:szCs w:val="22"/>
          <w:lang w:eastAsia="de-DE"/>
        </w:rPr>
      </w:pPr>
      <w:r>
        <w:rPr>
          <w:noProof/>
        </w:rPr>
        <w:t>Figure 5.13: Potential Annotations for Attributes</w:t>
      </w:r>
      <w:r>
        <w:rPr>
          <w:noProof/>
        </w:rPr>
        <w:tab/>
      </w:r>
      <w:r>
        <w:rPr>
          <w:noProof/>
        </w:rPr>
        <w:fldChar w:fldCharType="begin"/>
      </w:r>
      <w:r>
        <w:rPr>
          <w:noProof/>
        </w:rPr>
        <w:instrText xml:space="preserve"> PAGEREF _Toc79149051 \h </w:instrText>
      </w:r>
      <w:r>
        <w:rPr>
          <w:noProof/>
        </w:rPr>
      </w:r>
      <w:r>
        <w:rPr>
          <w:noProof/>
        </w:rPr>
        <w:fldChar w:fldCharType="separate"/>
      </w:r>
      <w:r>
        <w:rPr>
          <w:noProof/>
        </w:rPr>
        <w:t>26</w:t>
      </w:r>
      <w:r>
        <w:rPr>
          <w:noProof/>
        </w:rPr>
        <w:fldChar w:fldCharType="end"/>
      </w:r>
    </w:p>
    <w:p w14:paraId="0CFA1DA1" w14:textId="2DBCF4A5" w:rsidR="00942ADC" w:rsidRPr="00942ADC" w:rsidRDefault="00942ADC">
      <w:pPr>
        <w:pStyle w:val="Abbildungsverzeichnis"/>
        <w:tabs>
          <w:tab w:val="right" w:leader="dot" w:pos="9350"/>
        </w:tabs>
        <w:rPr>
          <w:noProof/>
          <w:color w:val="auto"/>
          <w:sz w:val="22"/>
          <w:szCs w:val="22"/>
          <w:lang w:eastAsia="de-DE"/>
        </w:rPr>
      </w:pPr>
      <w:r>
        <w:rPr>
          <w:noProof/>
        </w:rPr>
        <w:t>Figure 5.14: Example Modeling of a Bit Set Data Type</w:t>
      </w:r>
      <w:r>
        <w:rPr>
          <w:noProof/>
        </w:rPr>
        <w:tab/>
      </w:r>
      <w:r>
        <w:rPr>
          <w:noProof/>
        </w:rPr>
        <w:fldChar w:fldCharType="begin"/>
      </w:r>
      <w:r>
        <w:rPr>
          <w:noProof/>
        </w:rPr>
        <w:instrText xml:space="preserve"> PAGEREF _Toc79149052 \h </w:instrText>
      </w:r>
      <w:r>
        <w:rPr>
          <w:noProof/>
        </w:rPr>
      </w:r>
      <w:r>
        <w:rPr>
          <w:noProof/>
        </w:rPr>
        <w:fldChar w:fldCharType="separate"/>
      </w:r>
      <w:r>
        <w:rPr>
          <w:noProof/>
        </w:rPr>
        <w:t>26</w:t>
      </w:r>
      <w:r>
        <w:rPr>
          <w:noProof/>
        </w:rPr>
        <w:fldChar w:fldCharType="end"/>
      </w:r>
    </w:p>
    <w:p w14:paraId="724F7264" w14:textId="6344E057" w:rsidR="00942ADC" w:rsidRPr="00942ADC" w:rsidRDefault="00942ADC">
      <w:pPr>
        <w:pStyle w:val="Abbildungsverzeichnis"/>
        <w:tabs>
          <w:tab w:val="right" w:leader="dot" w:pos="9350"/>
        </w:tabs>
        <w:rPr>
          <w:noProof/>
          <w:color w:val="auto"/>
          <w:sz w:val="22"/>
          <w:szCs w:val="22"/>
          <w:lang w:eastAsia="de-DE"/>
        </w:rPr>
      </w:pPr>
      <w:r>
        <w:rPr>
          <w:noProof/>
        </w:rPr>
        <w:t>Figure 5.15: Actors setting the Attribute Value</w:t>
      </w:r>
      <w:r>
        <w:rPr>
          <w:noProof/>
        </w:rPr>
        <w:tab/>
      </w:r>
      <w:r>
        <w:rPr>
          <w:noProof/>
        </w:rPr>
        <w:fldChar w:fldCharType="begin"/>
      </w:r>
      <w:r>
        <w:rPr>
          <w:noProof/>
        </w:rPr>
        <w:instrText xml:space="preserve"> PAGEREF _Toc79149053 \h </w:instrText>
      </w:r>
      <w:r>
        <w:rPr>
          <w:noProof/>
        </w:rPr>
      </w:r>
      <w:r>
        <w:rPr>
          <w:noProof/>
        </w:rPr>
        <w:fldChar w:fldCharType="separate"/>
      </w:r>
      <w:r>
        <w:rPr>
          <w:noProof/>
        </w:rPr>
        <w:t>27</w:t>
      </w:r>
      <w:r>
        <w:rPr>
          <w:noProof/>
        </w:rPr>
        <w:fldChar w:fldCharType="end"/>
      </w:r>
    </w:p>
    <w:p w14:paraId="6CE45C6A" w14:textId="5A4E9AB1" w:rsidR="00942ADC" w:rsidRPr="00942ADC" w:rsidRDefault="00942ADC">
      <w:pPr>
        <w:pStyle w:val="Abbildungsverzeichnis"/>
        <w:tabs>
          <w:tab w:val="right" w:leader="dot" w:pos="9350"/>
        </w:tabs>
        <w:rPr>
          <w:noProof/>
          <w:color w:val="auto"/>
          <w:sz w:val="22"/>
          <w:szCs w:val="22"/>
          <w:lang w:eastAsia="de-DE"/>
        </w:rPr>
      </w:pPr>
      <w:r>
        <w:rPr>
          <w:noProof/>
        </w:rPr>
        <w:t>Figure 5.16: Metaclass Diagram of used Relationships</w:t>
      </w:r>
      <w:r>
        <w:rPr>
          <w:noProof/>
        </w:rPr>
        <w:tab/>
      </w:r>
      <w:r>
        <w:rPr>
          <w:noProof/>
        </w:rPr>
        <w:fldChar w:fldCharType="begin"/>
      </w:r>
      <w:r>
        <w:rPr>
          <w:noProof/>
        </w:rPr>
        <w:instrText xml:space="preserve"> PAGEREF _Toc79149054 \h </w:instrText>
      </w:r>
      <w:r>
        <w:rPr>
          <w:noProof/>
        </w:rPr>
      </w:r>
      <w:r>
        <w:rPr>
          <w:noProof/>
        </w:rPr>
        <w:fldChar w:fldCharType="separate"/>
      </w:r>
      <w:r>
        <w:rPr>
          <w:noProof/>
        </w:rPr>
        <w:t>29</w:t>
      </w:r>
      <w:r>
        <w:rPr>
          <w:noProof/>
        </w:rPr>
        <w:fldChar w:fldCharType="end"/>
      </w:r>
    </w:p>
    <w:p w14:paraId="0FBA328A" w14:textId="4FFD15CD" w:rsidR="00942ADC" w:rsidRPr="00942ADC" w:rsidRDefault="00942ADC">
      <w:pPr>
        <w:pStyle w:val="Abbildungsverzeichnis"/>
        <w:tabs>
          <w:tab w:val="right" w:leader="dot" w:pos="9350"/>
        </w:tabs>
        <w:rPr>
          <w:noProof/>
          <w:color w:val="auto"/>
          <w:sz w:val="22"/>
          <w:szCs w:val="22"/>
          <w:lang w:eastAsia="de-DE"/>
        </w:rPr>
      </w:pPr>
      <w:r>
        <w:rPr>
          <w:noProof/>
        </w:rPr>
        <w:t>Figure 5.17: Bidirectional Association Relationship Notations</w:t>
      </w:r>
      <w:r>
        <w:rPr>
          <w:noProof/>
        </w:rPr>
        <w:tab/>
      </w:r>
      <w:r>
        <w:rPr>
          <w:noProof/>
        </w:rPr>
        <w:fldChar w:fldCharType="begin"/>
      </w:r>
      <w:r>
        <w:rPr>
          <w:noProof/>
        </w:rPr>
        <w:instrText xml:space="preserve"> PAGEREF _Toc79149055 \h </w:instrText>
      </w:r>
      <w:r>
        <w:rPr>
          <w:noProof/>
        </w:rPr>
      </w:r>
      <w:r>
        <w:rPr>
          <w:noProof/>
        </w:rPr>
        <w:fldChar w:fldCharType="separate"/>
      </w:r>
      <w:r>
        <w:rPr>
          <w:noProof/>
        </w:rPr>
        <w:t>30</w:t>
      </w:r>
      <w:r>
        <w:rPr>
          <w:noProof/>
        </w:rPr>
        <w:fldChar w:fldCharType="end"/>
      </w:r>
    </w:p>
    <w:p w14:paraId="75319E7D" w14:textId="196B52EC" w:rsidR="00942ADC" w:rsidRPr="00942ADC" w:rsidRDefault="00942ADC">
      <w:pPr>
        <w:pStyle w:val="Abbildungsverzeichnis"/>
        <w:tabs>
          <w:tab w:val="right" w:leader="dot" w:pos="9350"/>
        </w:tabs>
        <w:rPr>
          <w:noProof/>
          <w:color w:val="auto"/>
          <w:sz w:val="22"/>
          <w:szCs w:val="22"/>
          <w:lang w:eastAsia="de-DE"/>
        </w:rPr>
      </w:pPr>
      <w:r>
        <w:rPr>
          <w:noProof/>
        </w:rPr>
        <w:t>Figure 5.18: Unidirectional Association Relationship Notation</w:t>
      </w:r>
      <w:r>
        <w:rPr>
          <w:noProof/>
        </w:rPr>
        <w:tab/>
      </w:r>
      <w:r>
        <w:rPr>
          <w:noProof/>
        </w:rPr>
        <w:fldChar w:fldCharType="begin"/>
      </w:r>
      <w:r>
        <w:rPr>
          <w:noProof/>
        </w:rPr>
        <w:instrText xml:space="preserve"> PAGEREF _Toc79149056 \h </w:instrText>
      </w:r>
      <w:r>
        <w:rPr>
          <w:noProof/>
        </w:rPr>
      </w:r>
      <w:r>
        <w:rPr>
          <w:noProof/>
        </w:rPr>
        <w:fldChar w:fldCharType="separate"/>
      </w:r>
      <w:r>
        <w:rPr>
          <w:noProof/>
        </w:rPr>
        <w:t>31</w:t>
      </w:r>
      <w:r>
        <w:rPr>
          <w:noProof/>
        </w:rPr>
        <w:fldChar w:fldCharType="end"/>
      </w:r>
    </w:p>
    <w:p w14:paraId="0B9A10C2" w14:textId="01875067" w:rsidR="00942ADC" w:rsidRPr="00942ADC" w:rsidRDefault="00942ADC">
      <w:pPr>
        <w:pStyle w:val="Abbildungsverzeichnis"/>
        <w:tabs>
          <w:tab w:val="right" w:leader="dot" w:pos="9350"/>
        </w:tabs>
        <w:rPr>
          <w:noProof/>
          <w:color w:val="auto"/>
          <w:sz w:val="22"/>
          <w:szCs w:val="22"/>
          <w:lang w:eastAsia="de-DE"/>
        </w:rPr>
      </w:pPr>
      <w:r>
        <w:rPr>
          <w:noProof/>
        </w:rPr>
        <w:t>Figure 5.19: – Non-navigable Association Relationship Notation</w:t>
      </w:r>
      <w:r>
        <w:rPr>
          <w:noProof/>
        </w:rPr>
        <w:tab/>
      </w:r>
      <w:r>
        <w:rPr>
          <w:noProof/>
        </w:rPr>
        <w:fldChar w:fldCharType="begin"/>
      </w:r>
      <w:r>
        <w:rPr>
          <w:noProof/>
        </w:rPr>
        <w:instrText xml:space="preserve"> PAGEREF _Toc79149057 \h </w:instrText>
      </w:r>
      <w:r>
        <w:rPr>
          <w:noProof/>
        </w:rPr>
      </w:r>
      <w:r>
        <w:rPr>
          <w:noProof/>
        </w:rPr>
        <w:fldChar w:fldCharType="separate"/>
      </w:r>
      <w:r>
        <w:rPr>
          <w:noProof/>
        </w:rPr>
        <w:t>31</w:t>
      </w:r>
      <w:r>
        <w:rPr>
          <w:noProof/>
        </w:rPr>
        <w:fldChar w:fldCharType="end"/>
      </w:r>
    </w:p>
    <w:p w14:paraId="308192F5" w14:textId="5157D49D" w:rsidR="00942ADC" w:rsidRPr="00942ADC" w:rsidRDefault="00942ADC">
      <w:pPr>
        <w:pStyle w:val="Abbildungsverzeichnis"/>
        <w:tabs>
          <w:tab w:val="right" w:leader="dot" w:pos="9350"/>
        </w:tabs>
        <w:rPr>
          <w:noProof/>
          <w:color w:val="auto"/>
          <w:sz w:val="22"/>
          <w:szCs w:val="22"/>
          <w:lang w:eastAsia="de-DE"/>
        </w:rPr>
      </w:pPr>
      <w:r>
        <w:rPr>
          <w:noProof/>
        </w:rPr>
        <w:t>Figure 5.20: – Reference Pointer to Classes with more than one C</w:t>
      </w:r>
      <w:r>
        <w:rPr>
          <w:noProof/>
          <w:lang w:eastAsia="de-DE"/>
        </w:rPr>
        <w:t xml:space="preserve">omposition Aggregation </w:t>
      </w:r>
      <w:r>
        <w:rPr>
          <w:noProof/>
        </w:rPr>
        <w:t>Association Relationship Notation</w:t>
      </w:r>
      <w:r>
        <w:rPr>
          <w:noProof/>
        </w:rPr>
        <w:tab/>
      </w:r>
      <w:r>
        <w:rPr>
          <w:noProof/>
        </w:rPr>
        <w:fldChar w:fldCharType="begin"/>
      </w:r>
      <w:r>
        <w:rPr>
          <w:noProof/>
        </w:rPr>
        <w:instrText xml:space="preserve"> PAGEREF _Toc79149058 \h </w:instrText>
      </w:r>
      <w:r>
        <w:rPr>
          <w:noProof/>
        </w:rPr>
      </w:r>
      <w:r>
        <w:rPr>
          <w:noProof/>
        </w:rPr>
        <w:fldChar w:fldCharType="separate"/>
      </w:r>
      <w:r>
        <w:rPr>
          <w:noProof/>
        </w:rPr>
        <w:t>32</w:t>
      </w:r>
      <w:r>
        <w:rPr>
          <w:noProof/>
        </w:rPr>
        <w:fldChar w:fldCharType="end"/>
      </w:r>
    </w:p>
    <w:p w14:paraId="75EF887C" w14:textId="5ECB04C2" w:rsidR="00942ADC" w:rsidRPr="00942ADC" w:rsidRDefault="00942ADC">
      <w:pPr>
        <w:pStyle w:val="Abbildungsverzeichnis"/>
        <w:tabs>
          <w:tab w:val="right" w:leader="dot" w:pos="9350"/>
        </w:tabs>
        <w:rPr>
          <w:noProof/>
          <w:color w:val="auto"/>
          <w:sz w:val="22"/>
          <w:szCs w:val="22"/>
          <w:lang w:eastAsia="de-DE"/>
        </w:rPr>
      </w:pPr>
      <w:r>
        <w:rPr>
          <w:noProof/>
        </w:rPr>
        <w:t>Figure 5.21: Shared Aggregation Association Relationship Notation</w:t>
      </w:r>
      <w:r>
        <w:rPr>
          <w:noProof/>
        </w:rPr>
        <w:tab/>
      </w:r>
      <w:r>
        <w:rPr>
          <w:noProof/>
        </w:rPr>
        <w:fldChar w:fldCharType="begin"/>
      </w:r>
      <w:r>
        <w:rPr>
          <w:noProof/>
        </w:rPr>
        <w:instrText xml:space="preserve"> PAGEREF _Toc79149059 \h </w:instrText>
      </w:r>
      <w:r>
        <w:rPr>
          <w:noProof/>
        </w:rPr>
      </w:r>
      <w:r>
        <w:rPr>
          <w:noProof/>
        </w:rPr>
        <w:fldChar w:fldCharType="separate"/>
      </w:r>
      <w:r>
        <w:rPr>
          <w:noProof/>
        </w:rPr>
        <w:t>32</w:t>
      </w:r>
      <w:r>
        <w:rPr>
          <w:noProof/>
        </w:rPr>
        <w:fldChar w:fldCharType="end"/>
      </w:r>
    </w:p>
    <w:p w14:paraId="0153E1D4" w14:textId="4584C06E" w:rsidR="00942ADC" w:rsidRPr="00942ADC" w:rsidRDefault="00942ADC">
      <w:pPr>
        <w:pStyle w:val="Abbildungsverzeichnis"/>
        <w:tabs>
          <w:tab w:val="right" w:leader="dot" w:pos="9350"/>
        </w:tabs>
        <w:rPr>
          <w:noProof/>
          <w:color w:val="auto"/>
          <w:sz w:val="22"/>
          <w:szCs w:val="22"/>
          <w:lang w:eastAsia="de-DE"/>
        </w:rPr>
      </w:pPr>
      <w:r>
        <w:rPr>
          <w:noProof/>
        </w:rPr>
        <w:t>Figure 5.22: Multiple Lifecycle Dependency Aggregation Associations Relationship Notation</w:t>
      </w:r>
      <w:r>
        <w:rPr>
          <w:noProof/>
        </w:rPr>
        <w:tab/>
      </w:r>
      <w:r>
        <w:rPr>
          <w:noProof/>
        </w:rPr>
        <w:fldChar w:fldCharType="begin"/>
      </w:r>
      <w:r>
        <w:rPr>
          <w:noProof/>
        </w:rPr>
        <w:instrText xml:space="preserve"> PAGEREF _Toc79149060 \h </w:instrText>
      </w:r>
      <w:r>
        <w:rPr>
          <w:noProof/>
        </w:rPr>
      </w:r>
      <w:r>
        <w:rPr>
          <w:noProof/>
        </w:rPr>
        <w:fldChar w:fldCharType="separate"/>
      </w:r>
      <w:r>
        <w:rPr>
          <w:noProof/>
        </w:rPr>
        <w:t>32</w:t>
      </w:r>
      <w:r>
        <w:rPr>
          <w:noProof/>
        </w:rPr>
        <w:fldChar w:fldCharType="end"/>
      </w:r>
    </w:p>
    <w:p w14:paraId="0A0B4155" w14:textId="32BDD553" w:rsidR="00942ADC" w:rsidRPr="00942ADC" w:rsidRDefault="00942ADC">
      <w:pPr>
        <w:pStyle w:val="Abbildungsverzeichnis"/>
        <w:tabs>
          <w:tab w:val="right" w:leader="dot" w:pos="9350"/>
        </w:tabs>
        <w:rPr>
          <w:noProof/>
          <w:color w:val="auto"/>
          <w:sz w:val="22"/>
          <w:szCs w:val="22"/>
          <w:lang w:eastAsia="de-DE"/>
        </w:rPr>
      </w:pPr>
      <w:r w:rsidRPr="001470F2">
        <w:rPr>
          <w:noProof/>
          <w:color w:val="BFBFBF" w:themeColor="background1" w:themeShade="BF"/>
        </w:rPr>
        <w:t>Figure 5.23: «LifecycleAggregate» Aggregation Association Relationship Notation</w:t>
      </w:r>
      <w:r>
        <w:rPr>
          <w:noProof/>
        </w:rPr>
        <w:tab/>
      </w:r>
      <w:r>
        <w:rPr>
          <w:noProof/>
        </w:rPr>
        <w:fldChar w:fldCharType="begin"/>
      </w:r>
      <w:r>
        <w:rPr>
          <w:noProof/>
        </w:rPr>
        <w:instrText xml:space="preserve"> PAGEREF _Toc79149061 \h </w:instrText>
      </w:r>
      <w:r>
        <w:rPr>
          <w:noProof/>
        </w:rPr>
      </w:r>
      <w:r>
        <w:rPr>
          <w:noProof/>
        </w:rPr>
        <w:fldChar w:fldCharType="separate"/>
      </w:r>
      <w:r>
        <w:rPr>
          <w:noProof/>
        </w:rPr>
        <w:t>33</w:t>
      </w:r>
      <w:r>
        <w:rPr>
          <w:noProof/>
        </w:rPr>
        <w:fldChar w:fldCharType="end"/>
      </w:r>
    </w:p>
    <w:p w14:paraId="6CD62003" w14:textId="06E9DEC3" w:rsidR="00942ADC" w:rsidRPr="00942ADC" w:rsidRDefault="00942ADC">
      <w:pPr>
        <w:pStyle w:val="Abbildungsverzeichnis"/>
        <w:tabs>
          <w:tab w:val="right" w:leader="dot" w:pos="9350"/>
        </w:tabs>
        <w:rPr>
          <w:noProof/>
          <w:color w:val="auto"/>
          <w:sz w:val="22"/>
          <w:szCs w:val="22"/>
          <w:lang w:eastAsia="de-DE"/>
        </w:rPr>
      </w:pPr>
      <w:r>
        <w:rPr>
          <w:noProof/>
        </w:rPr>
        <w:lastRenderedPageBreak/>
        <w:t>Figure 5.24: Composite Aggregation Association Relationship Notation</w:t>
      </w:r>
      <w:r>
        <w:rPr>
          <w:noProof/>
        </w:rPr>
        <w:tab/>
      </w:r>
      <w:r>
        <w:rPr>
          <w:noProof/>
        </w:rPr>
        <w:fldChar w:fldCharType="begin"/>
      </w:r>
      <w:r>
        <w:rPr>
          <w:noProof/>
        </w:rPr>
        <w:instrText xml:space="preserve"> PAGEREF _Toc79149062 \h </w:instrText>
      </w:r>
      <w:r>
        <w:rPr>
          <w:noProof/>
        </w:rPr>
      </w:r>
      <w:r>
        <w:rPr>
          <w:noProof/>
        </w:rPr>
        <w:fldChar w:fldCharType="separate"/>
      </w:r>
      <w:r>
        <w:rPr>
          <w:noProof/>
        </w:rPr>
        <w:t>34</w:t>
      </w:r>
      <w:r>
        <w:rPr>
          <w:noProof/>
        </w:rPr>
        <w:fldChar w:fldCharType="end"/>
      </w:r>
    </w:p>
    <w:p w14:paraId="6D96F907" w14:textId="2CE9D2B3" w:rsidR="00942ADC" w:rsidRPr="00942ADC" w:rsidRDefault="00942ADC">
      <w:pPr>
        <w:pStyle w:val="Abbildungsverzeichnis"/>
        <w:tabs>
          <w:tab w:val="right" w:leader="dot" w:pos="9350"/>
        </w:tabs>
        <w:rPr>
          <w:noProof/>
          <w:color w:val="auto"/>
          <w:sz w:val="22"/>
          <w:szCs w:val="22"/>
          <w:lang w:eastAsia="de-DE"/>
        </w:rPr>
      </w:pPr>
      <w:r w:rsidRPr="001470F2">
        <w:rPr>
          <w:noProof/>
          <w:color w:val="BFBFBF" w:themeColor="background1" w:themeShade="BF"/>
        </w:rPr>
        <w:t>Figure 5.25: «StrictComposite» Aggregation Association Relationship Notation</w:t>
      </w:r>
      <w:r>
        <w:rPr>
          <w:noProof/>
        </w:rPr>
        <w:tab/>
      </w:r>
      <w:r>
        <w:rPr>
          <w:noProof/>
        </w:rPr>
        <w:fldChar w:fldCharType="begin"/>
      </w:r>
      <w:r>
        <w:rPr>
          <w:noProof/>
        </w:rPr>
        <w:instrText xml:space="preserve"> PAGEREF _Toc79149063 \h </w:instrText>
      </w:r>
      <w:r>
        <w:rPr>
          <w:noProof/>
        </w:rPr>
      </w:r>
      <w:r>
        <w:rPr>
          <w:noProof/>
        </w:rPr>
        <w:fldChar w:fldCharType="separate"/>
      </w:r>
      <w:r>
        <w:rPr>
          <w:noProof/>
        </w:rPr>
        <w:t>34</w:t>
      </w:r>
      <w:r>
        <w:rPr>
          <w:noProof/>
        </w:rPr>
        <w:fldChar w:fldCharType="end"/>
      </w:r>
    </w:p>
    <w:p w14:paraId="53DC735C" w14:textId="2E27F81C" w:rsidR="00942ADC" w:rsidRPr="00942ADC" w:rsidRDefault="00942ADC">
      <w:pPr>
        <w:pStyle w:val="Abbildungsverzeichnis"/>
        <w:tabs>
          <w:tab w:val="right" w:leader="dot" w:pos="9350"/>
        </w:tabs>
        <w:rPr>
          <w:noProof/>
          <w:color w:val="auto"/>
          <w:sz w:val="22"/>
          <w:szCs w:val="22"/>
          <w:lang w:eastAsia="de-DE"/>
        </w:rPr>
      </w:pPr>
      <w:r>
        <w:rPr>
          <w:noProof/>
        </w:rPr>
        <w:t>Figure 5.26: «ExtendedComposite» Aggregation Association Relationship Notation</w:t>
      </w:r>
      <w:r>
        <w:rPr>
          <w:noProof/>
        </w:rPr>
        <w:tab/>
      </w:r>
      <w:r>
        <w:rPr>
          <w:noProof/>
        </w:rPr>
        <w:fldChar w:fldCharType="begin"/>
      </w:r>
      <w:r>
        <w:rPr>
          <w:noProof/>
        </w:rPr>
        <w:instrText xml:space="preserve"> PAGEREF _Toc79149064 \h </w:instrText>
      </w:r>
      <w:r>
        <w:rPr>
          <w:noProof/>
        </w:rPr>
      </w:r>
      <w:r>
        <w:rPr>
          <w:noProof/>
        </w:rPr>
        <w:fldChar w:fldCharType="separate"/>
      </w:r>
      <w:r>
        <w:rPr>
          <w:noProof/>
        </w:rPr>
        <w:t>34</w:t>
      </w:r>
      <w:r>
        <w:rPr>
          <w:noProof/>
        </w:rPr>
        <w:fldChar w:fldCharType="end"/>
      </w:r>
    </w:p>
    <w:p w14:paraId="4B4266F7" w14:textId="6B965BBF" w:rsidR="00942ADC" w:rsidRPr="00942ADC" w:rsidRDefault="00942ADC">
      <w:pPr>
        <w:pStyle w:val="Abbildungsverzeichnis"/>
        <w:tabs>
          <w:tab w:val="right" w:leader="dot" w:pos="9350"/>
        </w:tabs>
        <w:rPr>
          <w:noProof/>
          <w:color w:val="auto"/>
          <w:sz w:val="22"/>
          <w:szCs w:val="22"/>
          <w:lang w:eastAsia="de-DE"/>
        </w:rPr>
      </w:pPr>
      <w:r>
        <w:rPr>
          <w:noProof/>
        </w:rPr>
        <w:t>Figure 5.27: Generalization Relationship Notation (normal, conditional and example)</w:t>
      </w:r>
      <w:r>
        <w:rPr>
          <w:noProof/>
        </w:rPr>
        <w:tab/>
      </w:r>
      <w:r>
        <w:rPr>
          <w:noProof/>
        </w:rPr>
        <w:fldChar w:fldCharType="begin"/>
      </w:r>
      <w:r>
        <w:rPr>
          <w:noProof/>
        </w:rPr>
        <w:instrText xml:space="preserve"> PAGEREF _Toc79149065 \h </w:instrText>
      </w:r>
      <w:r>
        <w:rPr>
          <w:noProof/>
        </w:rPr>
      </w:r>
      <w:r>
        <w:rPr>
          <w:noProof/>
        </w:rPr>
        <w:fldChar w:fldCharType="separate"/>
      </w:r>
      <w:r>
        <w:rPr>
          <w:noProof/>
        </w:rPr>
        <w:t>35</w:t>
      </w:r>
      <w:r>
        <w:rPr>
          <w:noProof/>
        </w:rPr>
        <w:fldChar w:fldCharType="end"/>
      </w:r>
    </w:p>
    <w:p w14:paraId="4D74E3B4" w14:textId="5592AEC9" w:rsidR="00942ADC" w:rsidRPr="00942ADC" w:rsidRDefault="00942ADC">
      <w:pPr>
        <w:pStyle w:val="Abbildungsverzeichnis"/>
        <w:tabs>
          <w:tab w:val="right" w:leader="dot" w:pos="9350"/>
        </w:tabs>
        <w:rPr>
          <w:noProof/>
          <w:color w:val="auto"/>
          <w:sz w:val="22"/>
          <w:szCs w:val="22"/>
          <w:lang w:eastAsia="de-DE"/>
        </w:rPr>
      </w:pPr>
      <w:r>
        <w:rPr>
          <w:noProof/>
        </w:rPr>
        <w:t>Figure 5.28: Dependency Relationship Notation (normal and naming)</w:t>
      </w:r>
      <w:r>
        <w:rPr>
          <w:noProof/>
        </w:rPr>
        <w:tab/>
      </w:r>
      <w:r>
        <w:rPr>
          <w:noProof/>
        </w:rPr>
        <w:fldChar w:fldCharType="begin"/>
      </w:r>
      <w:r>
        <w:rPr>
          <w:noProof/>
        </w:rPr>
        <w:instrText xml:space="preserve"> PAGEREF _Toc79149066 \h </w:instrText>
      </w:r>
      <w:r>
        <w:rPr>
          <w:noProof/>
        </w:rPr>
      </w:r>
      <w:r>
        <w:rPr>
          <w:noProof/>
        </w:rPr>
        <w:fldChar w:fldCharType="separate"/>
      </w:r>
      <w:r>
        <w:rPr>
          <w:noProof/>
        </w:rPr>
        <w:t>35</w:t>
      </w:r>
      <w:r>
        <w:rPr>
          <w:noProof/>
        </w:rPr>
        <w:fldChar w:fldCharType="end"/>
      </w:r>
    </w:p>
    <w:p w14:paraId="18503F4B" w14:textId="58A35EF4" w:rsidR="00942ADC" w:rsidRPr="00942ADC" w:rsidRDefault="00942ADC">
      <w:pPr>
        <w:pStyle w:val="Abbildungsverzeichnis"/>
        <w:tabs>
          <w:tab w:val="right" w:leader="dot" w:pos="9350"/>
        </w:tabs>
        <w:rPr>
          <w:noProof/>
          <w:color w:val="auto"/>
          <w:sz w:val="22"/>
          <w:szCs w:val="22"/>
          <w:lang w:eastAsia="de-DE"/>
        </w:rPr>
      </w:pPr>
      <w:r>
        <w:rPr>
          <w:noProof/>
        </w:rPr>
        <w:t>Figure 5.29: Usage Dependency Notation</w:t>
      </w:r>
      <w:r>
        <w:rPr>
          <w:noProof/>
        </w:rPr>
        <w:tab/>
      </w:r>
      <w:r>
        <w:rPr>
          <w:noProof/>
        </w:rPr>
        <w:fldChar w:fldCharType="begin"/>
      </w:r>
      <w:r>
        <w:rPr>
          <w:noProof/>
        </w:rPr>
        <w:instrText xml:space="preserve"> PAGEREF _Toc79149067 \h </w:instrText>
      </w:r>
      <w:r>
        <w:rPr>
          <w:noProof/>
        </w:rPr>
      </w:r>
      <w:r>
        <w:rPr>
          <w:noProof/>
        </w:rPr>
        <w:fldChar w:fldCharType="separate"/>
      </w:r>
      <w:r>
        <w:rPr>
          <w:noProof/>
        </w:rPr>
        <w:t>36</w:t>
      </w:r>
      <w:r>
        <w:rPr>
          <w:noProof/>
        </w:rPr>
        <w:fldChar w:fldCharType="end"/>
      </w:r>
    </w:p>
    <w:p w14:paraId="5998DDFC" w14:textId="71959A52" w:rsidR="00942ADC" w:rsidRPr="00942ADC" w:rsidRDefault="00942ADC">
      <w:pPr>
        <w:pStyle w:val="Abbildungsverzeichnis"/>
        <w:tabs>
          <w:tab w:val="right" w:leader="dot" w:pos="9350"/>
        </w:tabs>
        <w:rPr>
          <w:noProof/>
          <w:color w:val="auto"/>
          <w:sz w:val="22"/>
          <w:szCs w:val="22"/>
          <w:lang w:eastAsia="de-DE"/>
        </w:rPr>
      </w:pPr>
      <w:r>
        <w:rPr>
          <w:noProof/>
        </w:rPr>
        <w:t>Figure 5.30: Abstraction Dependency Notation</w:t>
      </w:r>
      <w:r>
        <w:rPr>
          <w:noProof/>
        </w:rPr>
        <w:tab/>
      </w:r>
      <w:r>
        <w:rPr>
          <w:noProof/>
        </w:rPr>
        <w:fldChar w:fldCharType="begin"/>
      </w:r>
      <w:r>
        <w:rPr>
          <w:noProof/>
        </w:rPr>
        <w:instrText xml:space="preserve"> PAGEREF _Toc79149068 \h </w:instrText>
      </w:r>
      <w:r>
        <w:rPr>
          <w:noProof/>
        </w:rPr>
      </w:r>
      <w:r>
        <w:rPr>
          <w:noProof/>
        </w:rPr>
        <w:fldChar w:fldCharType="separate"/>
      </w:r>
      <w:r>
        <w:rPr>
          <w:noProof/>
        </w:rPr>
        <w:t>36</w:t>
      </w:r>
      <w:r>
        <w:rPr>
          <w:noProof/>
        </w:rPr>
        <w:fldChar w:fldCharType="end"/>
      </w:r>
    </w:p>
    <w:p w14:paraId="58890029" w14:textId="73D8D568" w:rsidR="00942ADC" w:rsidRPr="00942ADC" w:rsidRDefault="00942ADC">
      <w:pPr>
        <w:pStyle w:val="Abbildungsverzeichnis"/>
        <w:tabs>
          <w:tab w:val="right" w:leader="dot" w:pos="9350"/>
        </w:tabs>
        <w:rPr>
          <w:noProof/>
          <w:color w:val="auto"/>
          <w:sz w:val="22"/>
          <w:szCs w:val="22"/>
          <w:lang w:eastAsia="de-DE"/>
        </w:rPr>
      </w:pPr>
      <w:r>
        <w:rPr>
          <w:noProof/>
        </w:rPr>
        <w:t xml:space="preserve">Figure 5.31: Conditional </w:t>
      </w:r>
      <w:r>
        <w:rPr>
          <w:noProof/>
          <w:lang w:eastAsia="de-DE"/>
        </w:rPr>
        <w:t>«Specify» Abstraction Relationship Example</w:t>
      </w:r>
      <w:r>
        <w:rPr>
          <w:noProof/>
        </w:rPr>
        <w:tab/>
      </w:r>
      <w:r>
        <w:rPr>
          <w:noProof/>
        </w:rPr>
        <w:fldChar w:fldCharType="begin"/>
      </w:r>
      <w:r>
        <w:rPr>
          <w:noProof/>
        </w:rPr>
        <w:instrText xml:space="preserve"> PAGEREF _Toc79149069 \h </w:instrText>
      </w:r>
      <w:r>
        <w:rPr>
          <w:noProof/>
        </w:rPr>
      </w:r>
      <w:r>
        <w:rPr>
          <w:noProof/>
        </w:rPr>
        <w:fldChar w:fldCharType="separate"/>
      </w:r>
      <w:r>
        <w:rPr>
          <w:noProof/>
        </w:rPr>
        <w:t>37</w:t>
      </w:r>
      <w:r>
        <w:rPr>
          <w:noProof/>
        </w:rPr>
        <w:fldChar w:fldCharType="end"/>
      </w:r>
    </w:p>
    <w:p w14:paraId="1AD80927" w14:textId="691F90D2" w:rsidR="00942ADC" w:rsidRPr="00942ADC" w:rsidRDefault="00942ADC">
      <w:pPr>
        <w:pStyle w:val="Abbildungsverzeichnis"/>
        <w:tabs>
          <w:tab w:val="right" w:leader="dot" w:pos="9350"/>
        </w:tabs>
        <w:rPr>
          <w:noProof/>
          <w:color w:val="auto"/>
          <w:sz w:val="22"/>
          <w:szCs w:val="22"/>
          <w:lang w:eastAsia="de-DE"/>
        </w:rPr>
      </w:pPr>
      <w:r>
        <w:rPr>
          <w:noProof/>
        </w:rPr>
        <w:t>Figure 5.32: Realization Dependency Notation</w:t>
      </w:r>
      <w:r>
        <w:rPr>
          <w:noProof/>
        </w:rPr>
        <w:tab/>
      </w:r>
      <w:r>
        <w:rPr>
          <w:noProof/>
        </w:rPr>
        <w:fldChar w:fldCharType="begin"/>
      </w:r>
      <w:r>
        <w:rPr>
          <w:noProof/>
        </w:rPr>
        <w:instrText xml:space="preserve"> PAGEREF _Toc79149070 \h </w:instrText>
      </w:r>
      <w:r>
        <w:rPr>
          <w:noProof/>
        </w:rPr>
      </w:r>
      <w:r>
        <w:rPr>
          <w:noProof/>
        </w:rPr>
        <w:fldChar w:fldCharType="separate"/>
      </w:r>
      <w:r>
        <w:rPr>
          <w:noProof/>
        </w:rPr>
        <w:t>37</w:t>
      </w:r>
      <w:r>
        <w:rPr>
          <w:noProof/>
        </w:rPr>
        <w:fldChar w:fldCharType="end"/>
      </w:r>
    </w:p>
    <w:p w14:paraId="6CE3D1FD" w14:textId="7E50FE01" w:rsidR="00942ADC" w:rsidRPr="00942ADC" w:rsidRDefault="00942ADC">
      <w:pPr>
        <w:pStyle w:val="Abbildungsverzeichnis"/>
        <w:tabs>
          <w:tab w:val="right" w:leader="dot" w:pos="9350"/>
        </w:tabs>
        <w:rPr>
          <w:noProof/>
          <w:color w:val="auto"/>
          <w:sz w:val="22"/>
          <w:szCs w:val="22"/>
          <w:lang w:eastAsia="de-DE"/>
        </w:rPr>
      </w:pPr>
      <w:r>
        <w:rPr>
          <w:noProof/>
        </w:rPr>
        <w:t>Figure 5.33: Owner of a navigable Member End</w:t>
      </w:r>
      <w:r>
        <w:rPr>
          <w:noProof/>
        </w:rPr>
        <w:tab/>
      </w:r>
      <w:r>
        <w:rPr>
          <w:noProof/>
        </w:rPr>
        <w:fldChar w:fldCharType="begin"/>
      </w:r>
      <w:r>
        <w:rPr>
          <w:noProof/>
        </w:rPr>
        <w:instrText xml:space="preserve"> PAGEREF _Toc79149071 \h </w:instrText>
      </w:r>
      <w:r>
        <w:rPr>
          <w:noProof/>
        </w:rPr>
      </w:r>
      <w:r>
        <w:rPr>
          <w:noProof/>
        </w:rPr>
        <w:fldChar w:fldCharType="separate"/>
      </w:r>
      <w:r>
        <w:rPr>
          <w:noProof/>
        </w:rPr>
        <w:t>38</w:t>
      </w:r>
      <w:r>
        <w:rPr>
          <w:noProof/>
        </w:rPr>
        <w:fldChar w:fldCharType="end"/>
      </w:r>
    </w:p>
    <w:p w14:paraId="7AFBD948" w14:textId="1979FA63" w:rsidR="00942ADC" w:rsidRPr="00942ADC" w:rsidRDefault="00942ADC">
      <w:pPr>
        <w:pStyle w:val="Abbildungsverzeichnis"/>
        <w:tabs>
          <w:tab w:val="right" w:leader="dot" w:pos="9350"/>
        </w:tabs>
        <w:rPr>
          <w:noProof/>
          <w:color w:val="auto"/>
          <w:sz w:val="22"/>
          <w:szCs w:val="22"/>
          <w:lang w:eastAsia="de-DE"/>
        </w:rPr>
      </w:pPr>
      <w:r>
        <w:rPr>
          <w:noProof/>
        </w:rPr>
        <w:t>Figure 5.34: Potential Annotations for Associations</w:t>
      </w:r>
      <w:r>
        <w:rPr>
          <w:noProof/>
        </w:rPr>
        <w:tab/>
      </w:r>
      <w:r>
        <w:rPr>
          <w:noProof/>
        </w:rPr>
        <w:fldChar w:fldCharType="begin"/>
      </w:r>
      <w:r>
        <w:rPr>
          <w:noProof/>
        </w:rPr>
        <w:instrText xml:space="preserve"> PAGEREF _Toc79149072 \h </w:instrText>
      </w:r>
      <w:r>
        <w:rPr>
          <w:noProof/>
        </w:rPr>
      </w:r>
      <w:r>
        <w:rPr>
          <w:noProof/>
        </w:rPr>
        <w:fldChar w:fldCharType="separate"/>
      </w:r>
      <w:r>
        <w:rPr>
          <w:noProof/>
        </w:rPr>
        <w:t>42</w:t>
      </w:r>
      <w:r>
        <w:rPr>
          <w:noProof/>
        </w:rPr>
        <w:fldChar w:fldCharType="end"/>
      </w:r>
    </w:p>
    <w:p w14:paraId="2ACBA175" w14:textId="05F9DF32" w:rsidR="00942ADC" w:rsidRPr="00942ADC" w:rsidRDefault="00942ADC">
      <w:pPr>
        <w:pStyle w:val="Abbildungsverzeichnis"/>
        <w:tabs>
          <w:tab w:val="right" w:leader="dot" w:pos="9350"/>
        </w:tabs>
        <w:rPr>
          <w:noProof/>
          <w:color w:val="auto"/>
          <w:sz w:val="22"/>
          <w:szCs w:val="22"/>
          <w:lang w:eastAsia="de-DE"/>
        </w:rPr>
      </w:pPr>
      <w:r>
        <w:rPr>
          <w:noProof/>
        </w:rPr>
        <w:t>Figure 5.35: Graphical Notation for «Interface»</w:t>
      </w:r>
      <w:r>
        <w:rPr>
          <w:noProof/>
        </w:rPr>
        <w:tab/>
      </w:r>
      <w:r>
        <w:rPr>
          <w:noProof/>
        </w:rPr>
        <w:fldChar w:fldCharType="begin"/>
      </w:r>
      <w:r>
        <w:rPr>
          <w:noProof/>
        </w:rPr>
        <w:instrText xml:space="preserve"> PAGEREF _Toc79149073 \h </w:instrText>
      </w:r>
      <w:r>
        <w:rPr>
          <w:noProof/>
        </w:rPr>
      </w:r>
      <w:r>
        <w:rPr>
          <w:noProof/>
        </w:rPr>
        <w:fldChar w:fldCharType="separate"/>
      </w:r>
      <w:r>
        <w:rPr>
          <w:noProof/>
        </w:rPr>
        <w:t>43</w:t>
      </w:r>
      <w:r>
        <w:rPr>
          <w:noProof/>
        </w:rPr>
        <w:fldChar w:fldCharType="end"/>
      </w:r>
    </w:p>
    <w:p w14:paraId="60FDDA8C" w14:textId="7D6A588E" w:rsidR="00942ADC" w:rsidRPr="00942ADC" w:rsidRDefault="00942ADC">
      <w:pPr>
        <w:pStyle w:val="Abbildungsverzeichnis"/>
        <w:tabs>
          <w:tab w:val="right" w:leader="dot" w:pos="9350"/>
        </w:tabs>
        <w:rPr>
          <w:noProof/>
          <w:color w:val="auto"/>
          <w:sz w:val="22"/>
          <w:szCs w:val="22"/>
          <w:lang w:eastAsia="de-DE"/>
        </w:rPr>
      </w:pPr>
      <w:r>
        <w:rPr>
          <w:noProof/>
        </w:rPr>
        <w:t>Figure 5.36: Graphical Notation for «Interface» without Attributes Compartment</w:t>
      </w:r>
      <w:r>
        <w:rPr>
          <w:noProof/>
        </w:rPr>
        <w:tab/>
      </w:r>
      <w:r>
        <w:rPr>
          <w:noProof/>
        </w:rPr>
        <w:fldChar w:fldCharType="begin"/>
      </w:r>
      <w:r>
        <w:rPr>
          <w:noProof/>
        </w:rPr>
        <w:instrText xml:space="preserve"> PAGEREF _Toc79149074 \h </w:instrText>
      </w:r>
      <w:r>
        <w:rPr>
          <w:noProof/>
        </w:rPr>
      </w:r>
      <w:r>
        <w:rPr>
          <w:noProof/>
        </w:rPr>
        <w:fldChar w:fldCharType="separate"/>
      </w:r>
      <w:r>
        <w:rPr>
          <w:noProof/>
        </w:rPr>
        <w:t>43</w:t>
      </w:r>
      <w:r>
        <w:rPr>
          <w:noProof/>
        </w:rPr>
        <w:fldChar w:fldCharType="end"/>
      </w:r>
    </w:p>
    <w:p w14:paraId="05B60CEC" w14:textId="609A3DFD" w:rsidR="00942ADC" w:rsidRPr="00942ADC" w:rsidRDefault="00942ADC">
      <w:pPr>
        <w:pStyle w:val="Abbildungsverzeichnis"/>
        <w:tabs>
          <w:tab w:val="right" w:leader="dot" w:pos="9350"/>
        </w:tabs>
        <w:rPr>
          <w:noProof/>
          <w:color w:val="auto"/>
          <w:sz w:val="22"/>
          <w:szCs w:val="22"/>
          <w:lang w:eastAsia="de-DE"/>
        </w:rPr>
      </w:pPr>
      <w:r>
        <w:rPr>
          <w:noProof/>
        </w:rPr>
        <w:t>Figure 5.37: «OpenModelInterface» Stereotype</w:t>
      </w:r>
      <w:r>
        <w:rPr>
          <w:noProof/>
        </w:rPr>
        <w:tab/>
      </w:r>
      <w:r>
        <w:rPr>
          <w:noProof/>
        </w:rPr>
        <w:fldChar w:fldCharType="begin"/>
      </w:r>
      <w:r>
        <w:rPr>
          <w:noProof/>
        </w:rPr>
        <w:instrText xml:space="preserve"> PAGEREF _Toc79149075 \h </w:instrText>
      </w:r>
      <w:r>
        <w:rPr>
          <w:noProof/>
        </w:rPr>
      </w:r>
      <w:r>
        <w:rPr>
          <w:noProof/>
        </w:rPr>
        <w:fldChar w:fldCharType="separate"/>
      </w:r>
      <w:r>
        <w:rPr>
          <w:noProof/>
        </w:rPr>
        <w:t>44</w:t>
      </w:r>
      <w:r>
        <w:rPr>
          <w:noProof/>
        </w:rPr>
        <w:fldChar w:fldCharType="end"/>
      </w:r>
    </w:p>
    <w:p w14:paraId="341A67F7" w14:textId="7BA7023B" w:rsidR="00942ADC" w:rsidRPr="00942ADC" w:rsidRDefault="00942ADC">
      <w:pPr>
        <w:pStyle w:val="Abbildungsverzeichnis"/>
        <w:tabs>
          <w:tab w:val="right" w:leader="dot" w:pos="9350"/>
        </w:tabs>
        <w:rPr>
          <w:noProof/>
          <w:color w:val="auto"/>
          <w:sz w:val="22"/>
          <w:szCs w:val="22"/>
          <w:lang w:eastAsia="de-DE"/>
        </w:rPr>
      </w:pPr>
      <w:r>
        <w:rPr>
          <w:noProof/>
        </w:rPr>
        <w:t>Figure 5.38: Graphical Notation for «Interface» with Operations</w:t>
      </w:r>
      <w:r>
        <w:rPr>
          <w:noProof/>
        </w:rPr>
        <w:tab/>
      </w:r>
      <w:r>
        <w:rPr>
          <w:noProof/>
        </w:rPr>
        <w:fldChar w:fldCharType="begin"/>
      </w:r>
      <w:r>
        <w:rPr>
          <w:noProof/>
        </w:rPr>
        <w:instrText xml:space="preserve"> PAGEREF _Toc79149076 \h </w:instrText>
      </w:r>
      <w:r>
        <w:rPr>
          <w:noProof/>
        </w:rPr>
      </w:r>
      <w:r>
        <w:rPr>
          <w:noProof/>
        </w:rPr>
        <w:fldChar w:fldCharType="separate"/>
      </w:r>
      <w:r>
        <w:rPr>
          <w:noProof/>
        </w:rPr>
        <w:t>44</w:t>
      </w:r>
      <w:r>
        <w:rPr>
          <w:noProof/>
        </w:rPr>
        <w:fldChar w:fldCharType="end"/>
      </w:r>
    </w:p>
    <w:p w14:paraId="74134B57" w14:textId="55A11CB9" w:rsidR="00942ADC" w:rsidRPr="00942ADC" w:rsidRDefault="00942ADC">
      <w:pPr>
        <w:pStyle w:val="Abbildungsverzeichnis"/>
        <w:tabs>
          <w:tab w:val="right" w:leader="dot" w:pos="9350"/>
        </w:tabs>
        <w:rPr>
          <w:noProof/>
          <w:color w:val="auto"/>
          <w:sz w:val="22"/>
          <w:szCs w:val="22"/>
          <w:lang w:eastAsia="de-DE"/>
        </w:rPr>
      </w:pPr>
      <w:r>
        <w:rPr>
          <w:noProof/>
        </w:rPr>
        <w:t>Figure 5.39: «OpenModelOperation» Stereotype</w:t>
      </w:r>
      <w:r>
        <w:rPr>
          <w:noProof/>
        </w:rPr>
        <w:tab/>
      </w:r>
      <w:r>
        <w:rPr>
          <w:noProof/>
        </w:rPr>
        <w:fldChar w:fldCharType="begin"/>
      </w:r>
      <w:r>
        <w:rPr>
          <w:noProof/>
        </w:rPr>
        <w:instrText xml:space="preserve"> PAGEREF _Toc79149077 \h </w:instrText>
      </w:r>
      <w:r>
        <w:rPr>
          <w:noProof/>
        </w:rPr>
      </w:r>
      <w:r>
        <w:rPr>
          <w:noProof/>
        </w:rPr>
        <w:fldChar w:fldCharType="separate"/>
      </w:r>
      <w:r>
        <w:rPr>
          <w:noProof/>
        </w:rPr>
        <w:t>46</w:t>
      </w:r>
      <w:r>
        <w:rPr>
          <w:noProof/>
        </w:rPr>
        <w:fldChar w:fldCharType="end"/>
      </w:r>
    </w:p>
    <w:p w14:paraId="233E35EE" w14:textId="444A5447" w:rsidR="00942ADC" w:rsidRPr="00942ADC" w:rsidRDefault="00942ADC">
      <w:pPr>
        <w:pStyle w:val="Abbildungsverzeichnis"/>
        <w:tabs>
          <w:tab w:val="right" w:leader="dot" w:pos="9350"/>
        </w:tabs>
        <w:rPr>
          <w:noProof/>
          <w:color w:val="auto"/>
          <w:sz w:val="22"/>
          <w:szCs w:val="22"/>
          <w:lang w:eastAsia="de-DE"/>
        </w:rPr>
      </w:pPr>
      <w:r>
        <w:rPr>
          <w:noProof/>
        </w:rPr>
        <w:t>Figure 5.40: Graphical Notation for «Interface» with Operations and Parameters</w:t>
      </w:r>
      <w:r>
        <w:rPr>
          <w:noProof/>
        </w:rPr>
        <w:tab/>
      </w:r>
      <w:r>
        <w:rPr>
          <w:noProof/>
        </w:rPr>
        <w:fldChar w:fldCharType="begin"/>
      </w:r>
      <w:r>
        <w:rPr>
          <w:noProof/>
        </w:rPr>
        <w:instrText xml:space="preserve"> PAGEREF _Toc79149078 \h </w:instrText>
      </w:r>
      <w:r>
        <w:rPr>
          <w:noProof/>
        </w:rPr>
      </w:r>
      <w:r>
        <w:rPr>
          <w:noProof/>
        </w:rPr>
        <w:fldChar w:fldCharType="separate"/>
      </w:r>
      <w:r>
        <w:rPr>
          <w:noProof/>
        </w:rPr>
        <w:t>47</w:t>
      </w:r>
      <w:r>
        <w:rPr>
          <w:noProof/>
        </w:rPr>
        <w:fldChar w:fldCharType="end"/>
      </w:r>
    </w:p>
    <w:p w14:paraId="24A79F8A" w14:textId="042F90F0" w:rsidR="00942ADC" w:rsidRPr="00942ADC" w:rsidRDefault="00942ADC">
      <w:pPr>
        <w:pStyle w:val="Abbildungsverzeichnis"/>
        <w:tabs>
          <w:tab w:val="right" w:leader="dot" w:pos="9350"/>
        </w:tabs>
        <w:rPr>
          <w:noProof/>
          <w:color w:val="auto"/>
          <w:sz w:val="22"/>
          <w:szCs w:val="22"/>
          <w:lang w:eastAsia="de-DE"/>
        </w:rPr>
      </w:pPr>
      <w:r>
        <w:rPr>
          <w:noProof/>
        </w:rPr>
        <w:t>Figure 5.41: «OpenModelParameter» Stereotype</w:t>
      </w:r>
      <w:r>
        <w:rPr>
          <w:noProof/>
        </w:rPr>
        <w:tab/>
      </w:r>
      <w:r>
        <w:rPr>
          <w:noProof/>
        </w:rPr>
        <w:fldChar w:fldCharType="begin"/>
      </w:r>
      <w:r>
        <w:rPr>
          <w:noProof/>
        </w:rPr>
        <w:instrText xml:space="preserve"> PAGEREF _Toc79149079 \h </w:instrText>
      </w:r>
      <w:r>
        <w:rPr>
          <w:noProof/>
        </w:rPr>
      </w:r>
      <w:r>
        <w:rPr>
          <w:noProof/>
        </w:rPr>
        <w:fldChar w:fldCharType="separate"/>
      </w:r>
      <w:r>
        <w:rPr>
          <w:noProof/>
        </w:rPr>
        <w:t>48</w:t>
      </w:r>
      <w:r>
        <w:rPr>
          <w:noProof/>
        </w:rPr>
        <w:fldChar w:fldCharType="end"/>
      </w:r>
    </w:p>
    <w:p w14:paraId="4DA02DD3" w14:textId="3EFB721E" w:rsidR="00942ADC" w:rsidRPr="00942ADC" w:rsidRDefault="00942ADC">
      <w:pPr>
        <w:pStyle w:val="Abbildungsverzeichnis"/>
        <w:tabs>
          <w:tab w:val="right" w:leader="dot" w:pos="9350"/>
        </w:tabs>
        <w:rPr>
          <w:noProof/>
          <w:color w:val="auto"/>
          <w:sz w:val="22"/>
          <w:szCs w:val="22"/>
          <w:lang w:eastAsia="de-DE"/>
        </w:rPr>
      </w:pPr>
      <w:r>
        <w:rPr>
          <w:noProof/>
        </w:rPr>
        <w:t>Figure 5.42: «PassedByReference» Stereotype</w:t>
      </w:r>
      <w:r>
        <w:rPr>
          <w:noProof/>
        </w:rPr>
        <w:tab/>
      </w:r>
      <w:r>
        <w:rPr>
          <w:noProof/>
        </w:rPr>
        <w:fldChar w:fldCharType="begin"/>
      </w:r>
      <w:r>
        <w:rPr>
          <w:noProof/>
        </w:rPr>
        <w:instrText xml:space="preserve"> PAGEREF _Toc79149080 \h </w:instrText>
      </w:r>
      <w:r>
        <w:rPr>
          <w:noProof/>
        </w:rPr>
      </w:r>
      <w:r>
        <w:rPr>
          <w:noProof/>
        </w:rPr>
        <w:fldChar w:fldCharType="separate"/>
      </w:r>
      <w:r>
        <w:rPr>
          <w:noProof/>
        </w:rPr>
        <w:t>49</w:t>
      </w:r>
      <w:r>
        <w:rPr>
          <w:noProof/>
        </w:rPr>
        <w:fldChar w:fldCharType="end"/>
      </w:r>
    </w:p>
    <w:p w14:paraId="150AD671" w14:textId="6CB4C20D" w:rsidR="00942ADC" w:rsidRPr="00942ADC" w:rsidRDefault="00942ADC">
      <w:pPr>
        <w:pStyle w:val="Abbildungsverzeichnis"/>
        <w:tabs>
          <w:tab w:val="right" w:leader="dot" w:pos="9350"/>
        </w:tabs>
        <w:rPr>
          <w:noProof/>
          <w:color w:val="auto"/>
          <w:sz w:val="22"/>
          <w:szCs w:val="22"/>
          <w:lang w:eastAsia="de-DE"/>
        </w:rPr>
      </w:pPr>
      <w:r>
        <w:rPr>
          <w:noProof/>
        </w:rPr>
        <w:t>Figure 5.43: Graphical Notation for «Signal»</w:t>
      </w:r>
      <w:r>
        <w:rPr>
          <w:noProof/>
        </w:rPr>
        <w:tab/>
      </w:r>
      <w:r>
        <w:rPr>
          <w:noProof/>
        </w:rPr>
        <w:fldChar w:fldCharType="begin"/>
      </w:r>
      <w:r>
        <w:rPr>
          <w:noProof/>
        </w:rPr>
        <w:instrText xml:space="preserve"> PAGEREF _Toc79149081 \h </w:instrText>
      </w:r>
      <w:r>
        <w:rPr>
          <w:noProof/>
        </w:rPr>
      </w:r>
      <w:r>
        <w:rPr>
          <w:noProof/>
        </w:rPr>
        <w:fldChar w:fldCharType="separate"/>
      </w:r>
      <w:r>
        <w:rPr>
          <w:noProof/>
        </w:rPr>
        <w:t>49</w:t>
      </w:r>
      <w:r>
        <w:rPr>
          <w:noProof/>
        </w:rPr>
        <w:fldChar w:fldCharType="end"/>
      </w:r>
    </w:p>
    <w:p w14:paraId="5BD157E9" w14:textId="682DC3A1" w:rsidR="00942ADC" w:rsidRPr="00942ADC" w:rsidRDefault="00942ADC">
      <w:pPr>
        <w:pStyle w:val="Abbildungsverzeichnis"/>
        <w:tabs>
          <w:tab w:val="right" w:leader="dot" w:pos="9350"/>
        </w:tabs>
        <w:rPr>
          <w:noProof/>
          <w:color w:val="auto"/>
          <w:sz w:val="22"/>
          <w:szCs w:val="22"/>
          <w:lang w:eastAsia="de-DE"/>
        </w:rPr>
      </w:pPr>
      <w:r>
        <w:rPr>
          <w:noProof/>
        </w:rPr>
        <w:t>Figure 5.44: «OpenModelNotification» Stereotype</w:t>
      </w:r>
      <w:r>
        <w:rPr>
          <w:noProof/>
        </w:rPr>
        <w:tab/>
      </w:r>
      <w:r>
        <w:rPr>
          <w:noProof/>
        </w:rPr>
        <w:fldChar w:fldCharType="begin"/>
      </w:r>
      <w:r>
        <w:rPr>
          <w:noProof/>
        </w:rPr>
        <w:instrText xml:space="preserve"> PAGEREF _Toc79149082 \h </w:instrText>
      </w:r>
      <w:r>
        <w:rPr>
          <w:noProof/>
        </w:rPr>
      </w:r>
      <w:r>
        <w:rPr>
          <w:noProof/>
        </w:rPr>
        <w:fldChar w:fldCharType="separate"/>
      </w:r>
      <w:r>
        <w:rPr>
          <w:noProof/>
        </w:rPr>
        <w:t>50</w:t>
      </w:r>
      <w:r>
        <w:rPr>
          <w:noProof/>
        </w:rPr>
        <w:fldChar w:fldCharType="end"/>
      </w:r>
    </w:p>
    <w:p w14:paraId="09265B97" w14:textId="35B965F2" w:rsidR="00942ADC" w:rsidRPr="00942ADC" w:rsidRDefault="00942ADC">
      <w:pPr>
        <w:pStyle w:val="Abbildungsverzeichnis"/>
        <w:tabs>
          <w:tab w:val="right" w:leader="dot" w:pos="9350"/>
        </w:tabs>
        <w:rPr>
          <w:noProof/>
          <w:color w:val="auto"/>
          <w:sz w:val="22"/>
          <w:szCs w:val="22"/>
          <w:lang w:eastAsia="de-DE"/>
        </w:rPr>
      </w:pPr>
      <w:r>
        <w:rPr>
          <w:noProof/>
        </w:rPr>
        <w:t>Figure 5.45: Notification Trigger Condition List</w:t>
      </w:r>
      <w:r>
        <w:rPr>
          <w:noProof/>
        </w:rPr>
        <w:tab/>
      </w:r>
      <w:r>
        <w:rPr>
          <w:noProof/>
        </w:rPr>
        <w:fldChar w:fldCharType="begin"/>
      </w:r>
      <w:r>
        <w:rPr>
          <w:noProof/>
        </w:rPr>
        <w:instrText xml:space="preserve"> PAGEREF _Toc79149083 \h </w:instrText>
      </w:r>
      <w:r>
        <w:rPr>
          <w:noProof/>
        </w:rPr>
      </w:r>
      <w:r>
        <w:rPr>
          <w:noProof/>
        </w:rPr>
        <w:fldChar w:fldCharType="separate"/>
      </w:r>
      <w:r>
        <w:rPr>
          <w:noProof/>
        </w:rPr>
        <w:t>50</w:t>
      </w:r>
      <w:r>
        <w:rPr>
          <w:noProof/>
        </w:rPr>
        <w:fldChar w:fldCharType="end"/>
      </w:r>
    </w:p>
    <w:p w14:paraId="1F947072" w14:textId="674A14E9" w:rsidR="00942ADC" w:rsidRPr="00942ADC" w:rsidRDefault="00942ADC">
      <w:pPr>
        <w:pStyle w:val="Abbildungsverzeichnis"/>
        <w:tabs>
          <w:tab w:val="right" w:leader="dot" w:pos="9350"/>
        </w:tabs>
        <w:rPr>
          <w:noProof/>
          <w:color w:val="auto"/>
          <w:sz w:val="22"/>
          <w:szCs w:val="22"/>
          <w:lang w:eastAsia="de-DE"/>
        </w:rPr>
      </w:pPr>
      <w:r>
        <w:rPr>
          <w:noProof/>
        </w:rPr>
        <w:t>Figure 5.46: Trigger Condition List Pop-up</w:t>
      </w:r>
      <w:r>
        <w:rPr>
          <w:noProof/>
        </w:rPr>
        <w:tab/>
      </w:r>
      <w:r>
        <w:rPr>
          <w:noProof/>
        </w:rPr>
        <w:fldChar w:fldCharType="begin"/>
      </w:r>
      <w:r>
        <w:rPr>
          <w:noProof/>
        </w:rPr>
        <w:instrText xml:space="preserve"> PAGEREF _Toc79149084 \h </w:instrText>
      </w:r>
      <w:r>
        <w:rPr>
          <w:noProof/>
        </w:rPr>
      </w:r>
      <w:r>
        <w:rPr>
          <w:noProof/>
        </w:rPr>
        <w:fldChar w:fldCharType="separate"/>
      </w:r>
      <w:r>
        <w:rPr>
          <w:noProof/>
        </w:rPr>
        <w:t>50</w:t>
      </w:r>
      <w:r>
        <w:rPr>
          <w:noProof/>
        </w:rPr>
        <w:fldChar w:fldCharType="end"/>
      </w:r>
    </w:p>
    <w:p w14:paraId="1CAA8EEC" w14:textId="566030B3" w:rsidR="00942ADC" w:rsidRPr="00942ADC" w:rsidRDefault="00942ADC">
      <w:pPr>
        <w:pStyle w:val="Abbildungsverzeichnis"/>
        <w:tabs>
          <w:tab w:val="right" w:leader="dot" w:pos="9350"/>
        </w:tabs>
        <w:rPr>
          <w:noProof/>
          <w:color w:val="auto"/>
          <w:sz w:val="22"/>
          <w:szCs w:val="22"/>
          <w:lang w:eastAsia="de-DE"/>
        </w:rPr>
      </w:pPr>
      <w:r>
        <w:rPr>
          <w:noProof/>
        </w:rPr>
        <w:t>Figure 5.47: Graphical Notation for «DataType»</w:t>
      </w:r>
      <w:r>
        <w:rPr>
          <w:noProof/>
        </w:rPr>
        <w:tab/>
      </w:r>
      <w:r>
        <w:rPr>
          <w:noProof/>
        </w:rPr>
        <w:fldChar w:fldCharType="begin"/>
      </w:r>
      <w:r>
        <w:rPr>
          <w:noProof/>
        </w:rPr>
        <w:instrText xml:space="preserve"> PAGEREF _Toc79149085 \h </w:instrText>
      </w:r>
      <w:r>
        <w:rPr>
          <w:noProof/>
        </w:rPr>
      </w:r>
      <w:r>
        <w:rPr>
          <w:noProof/>
        </w:rPr>
        <w:fldChar w:fldCharType="separate"/>
      </w:r>
      <w:r>
        <w:rPr>
          <w:noProof/>
        </w:rPr>
        <w:t>51</w:t>
      </w:r>
      <w:r>
        <w:rPr>
          <w:noProof/>
        </w:rPr>
        <w:fldChar w:fldCharType="end"/>
      </w:r>
    </w:p>
    <w:p w14:paraId="5639AE7A" w14:textId="3976D065" w:rsidR="00942ADC" w:rsidRPr="00942ADC" w:rsidRDefault="00942ADC">
      <w:pPr>
        <w:pStyle w:val="Abbildungsverzeichnis"/>
        <w:tabs>
          <w:tab w:val="right" w:leader="dot" w:pos="9350"/>
        </w:tabs>
        <w:rPr>
          <w:noProof/>
          <w:color w:val="auto"/>
          <w:sz w:val="22"/>
          <w:szCs w:val="22"/>
          <w:lang w:eastAsia="de-DE"/>
        </w:rPr>
      </w:pPr>
      <w:r>
        <w:rPr>
          <w:noProof/>
        </w:rPr>
        <w:t>Figure 5.48: Graphical Notation for «Enumeration»</w:t>
      </w:r>
      <w:r>
        <w:rPr>
          <w:noProof/>
        </w:rPr>
        <w:tab/>
      </w:r>
      <w:r>
        <w:rPr>
          <w:noProof/>
        </w:rPr>
        <w:fldChar w:fldCharType="begin"/>
      </w:r>
      <w:r>
        <w:rPr>
          <w:noProof/>
        </w:rPr>
        <w:instrText xml:space="preserve"> PAGEREF _Toc79149086 \h </w:instrText>
      </w:r>
      <w:r>
        <w:rPr>
          <w:noProof/>
        </w:rPr>
      </w:r>
      <w:r>
        <w:rPr>
          <w:noProof/>
        </w:rPr>
        <w:fldChar w:fldCharType="separate"/>
      </w:r>
      <w:r>
        <w:rPr>
          <w:noProof/>
        </w:rPr>
        <w:t>51</w:t>
      </w:r>
      <w:r>
        <w:rPr>
          <w:noProof/>
        </w:rPr>
        <w:fldChar w:fldCharType="end"/>
      </w:r>
    </w:p>
    <w:p w14:paraId="7DE767BE" w14:textId="5F1D5DDF" w:rsidR="00942ADC" w:rsidRPr="00942ADC" w:rsidRDefault="00942ADC">
      <w:pPr>
        <w:pStyle w:val="Abbildungsverzeichnis"/>
        <w:tabs>
          <w:tab w:val="right" w:leader="dot" w:pos="9350"/>
        </w:tabs>
        <w:rPr>
          <w:noProof/>
          <w:color w:val="auto"/>
          <w:sz w:val="22"/>
          <w:szCs w:val="22"/>
          <w:lang w:eastAsia="de-DE"/>
        </w:rPr>
      </w:pPr>
      <w:r>
        <w:rPr>
          <w:noProof/>
        </w:rPr>
        <w:t>Figure 5.49: Graphical Notation for «PrimitiveType»</w:t>
      </w:r>
      <w:r>
        <w:rPr>
          <w:noProof/>
        </w:rPr>
        <w:tab/>
      </w:r>
      <w:r>
        <w:rPr>
          <w:noProof/>
        </w:rPr>
        <w:fldChar w:fldCharType="begin"/>
      </w:r>
      <w:r>
        <w:rPr>
          <w:noProof/>
        </w:rPr>
        <w:instrText xml:space="preserve"> PAGEREF _Toc79149087 \h </w:instrText>
      </w:r>
      <w:r>
        <w:rPr>
          <w:noProof/>
        </w:rPr>
      </w:r>
      <w:r>
        <w:rPr>
          <w:noProof/>
        </w:rPr>
        <w:fldChar w:fldCharType="separate"/>
      </w:r>
      <w:r>
        <w:rPr>
          <w:noProof/>
        </w:rPr>
        <w:t>52</w:t>
      </w:r>
      <w:r>
        <w:rPr>
          <w:noProof/>
        </w:rPr>
        <w:fldChar w:fldCharType="end"/>
      </w:r>
    </w:p>
    <w:p w14:paraId="3183D3AB" w14:textId="012D843C" w:rsidR="00942ADC" w:rsidRPr="00942ADC" w:rsidRDefault="00942ADC">
      <w:pPr>
        <w:pStyle w:val="Abbildungsverzeichnis"/>
        <w:tabs>
          <w:tab w:val="right" w:leader="dot" w:pos="9350"/>
        </w:tabs>
        <w:rPr>
          <w:noProof/>
          <w:color w:val="auto"/>
          <w:sz w:val="22"/>
          <w:szCs w:val="22"/>
          <w:lang w:eastAsia="de-DE"/>
        </w:rPr>
      </w:pPr>
      <w:r>
        <w:rPr>
          <w:noProof/>
        </w:rPr>
        <w:t>Figure 5.50: Defining an Integer Value for a Literal</w:t>
      </w:r>
      <w:r>
        <w:rPr>
          <w:noProof/>
        </w:rPr>
        <w:tab/>
      </w:r>
      <w:r>
        <w:rPr>
          <w:noProof/>
        </w:rPr>
        <w:fldChar w:fldCharType="begin"/>
      </w:r>
      <w:r>
        <w:rPr>
          <w:noProof/>
        </w:rPr>
        <w:instrText xml:space="preserve"> PAGEREF _Toc79149088 \h </w:instrText>
      </w:r>
      <w:r>
        <w:rPr>
          <w:noProof/>
        </w:rPr>
      </w:r>
      <w:r>
        <w:rPr>
          <w:noProof/>
        </w:rPr>
        <w:fldChar w:fldCharType="separate"/>
      </w:r>
      <w:r>
        <w:rPr>
          <w:noProof/>
        </w:rPr>
        <w:t>53</w:t>
      </w:r>
      <w:r>
        <w:rPr>
          <w:noProof/>
        </w:rPr>
        <w:fldChar w:fldCharType="end"/>
      </w:r>
    </w:p>
    <w:p w14:paraId="295C137A" w14:textId="4310DF32" w:rsidR="00942ADC" w:rsidRPr="00942ADC" w:rsidRDefault="00942ADC">
      <w:pPr>
        <w:pStyle w:val="Abbildungsverzeichnis"/>
        <w:tabs>
          <w:tab w:val="right" w:leader="dot" w:pos="9350"/>
        </w:tabs>
        <w:rPr>
          <w:noProof/>
          <w:color w:val="auto"/>
          <w:sz w:val="22"/>
          <w:szCs w:val="22"/>
          <w:lang w:eastAsia="de-DE"/>
        </w:rPr>
      </w:pPr>
      <w:r>
        <w:rPr>
          <w:noProof/>
        </w:rPr>
        <w:t>Figure 5.51: Potential Annotations for Data Types</w:t>
      </w:r>
      <w:r>
        <w:rPr>
          <w:noProof/>
        </w:rPr>
        <w:tab/>
      </w:r>
      <w:r>
        <w:rPr>
          <w:noProof/>
        </w:rPr>
        <w:fldChar w:fldCharType="begin"/>
      </w:r>
      <w:r>
        <w:rPr>
          <w:noProof/>
        </w:rPr>
        <w:instrText xml:space="preserve"> PAGEREF _Toc79149089 \h </w:instrText>
      </w:r>
      <w:r>
        <w:rPr>
          <w:noProof/>
        </w:rPr>
      </w:r>
      <w:r>
        <w:rPr>
          <w:noProof/>
        </w:rPr>
        <w:fldChar w:fldCharType="separate"/>
      </w:r>
      <w:r>
        <w:rPr>
          <w:noProof/>
        </w:rPr>
        <w:t>53</w:t>
      </w:r>
      <w:r>
        <w:rPr>
          <w:noProof/>
        </w:rPr>
        <w:fldChar w:fldCharType="end"/>
      </w:r>
    </w:p>
    <w:p w14:paraId="4C63E651" w14:textId="5C9ABED9" w:rsidR="00942ADC" w:rsidRPr="00942ADC" w:rsidRDefault="00942ADC">
      <w:pPr>
        <w:pStyle w:val="Abbildungsverzeichnis"/>
        <w:tabs>
          <w:tab w:val="right" w:leader="dot" w:pos="9350"/>
        </w:tabs>
        <w:rPr>
          <w:noProof/>
          <w:color w:val="auto"/>
          <w:sz w:val="22"/>
          <w:szCs w:val="22"/>
          <w:lang w:eastAsia="de-DE"/>
        </w:rPr>
      </w:pPr>
      <w:r>
        <w:rPr>
          <w:noProof/>
        </w:rPr>
        <w:t>Figure 5.52: Primitive Types provided by Papyrus</w:t>
      </w:r>
      <w:r>
        <w:rPr>
          <w:noProof/>
        </w:rPr>
        <w:tab/>
      </w:r>
      <w:r>
        <w:rPr>
          <w:noProof/>
        </w:rPr>
        <w:fldChar w:fldCharType="begin"/>
      </w:r>
      <w:r>
        <w:rPr>
          <w:noProof/>
        </w:rPr>
        <w:instrText xml:space="preserve"> PAGEREF _Toc79149090 \h </w:instrText>
      </w:r>
      <w:r>
        <w:rPr>
          <w:noProof/>
        </w:rPr>
      </w:r>
      <w:r>
        <w:rPr>
          <w:noProof/>
        </w:rPr>
        <w:fldChar w:fldCharType="separate"/>
      </w:r>
      <w:r>
        <w:rPr>
          <w:noProof/>
        </w:rPr>
        <w:t>53</w:t>
      </w:r>
      <w:r>
        <w:rPr>
          <w:noProof/>
        </w:rPr>
        <w:fldChar w:fldCharType="end"/>
      </w:r>
    </w:p>
    <w:p w14:paraId="2F8797B4" w14:textId="04349628" w:rsidR="00942ADC" w:rsidRPr="00942ADC" w:rsidRDefault="00942ADC">
      <w:pPr>
        <w:pStyle w:val="Abbildungsverzeichnis"/>
        <w:tabs>
          <w:tab w:val="right" w:leader="dot" w:pos="9350"/>
        </w:tabs>
        <w:rPr>
          <w:noProof/>
          <w:color w:val="auto"/>
          <w:sz w:val="22"/>
          <w:szCs w:val="22"/>
          <w:lang w:eastAsia="de-DE"/>
        </w:rPr>
      </w:pPr>
      <w:r>
        <w:rPr>
          <w:noProof/>
        </w:rPr>
        <w:t>Figure 5.53: Common Data Types Grouping</w:t>
      </w:r>
      <w:r>
        <w:rPr>
          <w:noProof/>
        </w:rPr>
        <w:tab/>
      </w:r>
      <w:r>
        <w:rPr>
          <w:noProof/>
        </w:rPr>
        <w:fldChar w:fldCharType="begin"/>
      </w:r>
      <w:r>
        <w:rPr>
          <w:noProof/>
        </w:rPr>
        <w:instrText xml:space="preserve"> PAGEREF _Toc79149091 \h </w:instrText>
      </w:r>
      <w:r>
        <w:rPr>
          <w:noProof/>
        </w:rPr>
      </w:r>
      <w:r>
        <w:rPr>
          <w:noProof/>
        </w:rPr>
        <w:fldChar w:fldCharType="separate"/>
      </w:r>
      <w:r>
        <w:rPr>
          <w:noProof/>
        </w:rPr>
        <w:t>55</w:t>
      </w:r>
      <w:r>
        <w:rPr>
          <w:noProof/>
        </w:rPr>
        <w:fldChar w:fldCharType="end"/>
      </w:r>
    </w:p>
    <w:p w14:paraId="7FD3ABE7" w14:textId="4F25B88A" w:rsidR="00942ADC" w:rsidRPr="00942ADC" w:rsidRDefault="00942ADC">
      <w:pPr>
        <w:pStyle w:val="Abbildungsverzeichnis"/>
        <w:tabs>
          <w:tab w:val="right" w:leader="dot" w:pos="9350"/>
        </w:tabs>
        <w:rPr>
          <w:noProof/>
          <w:color w:val="auto"/>
          <w:sz w:val="22"/>
          <w:szCs w:val="22"/>
          <w:lang w:eastAsia="de-DE"/>
        </w:rPr>
      </w:pPr>
      <w:r>
        <w:rPr>
          <w:noProof/>
        </w:rPr>
        <w:t>Figure 5.54: Core and Implementation Common Data Types</w:t>
      </w:r>
      <w:r>
        <w:rPr>
          <w:noProof/>
        </w:rPr>
        <w:tab/>
      </w:r>
      <w:r>
        <w:rPr>
          <w:noProof/>
        </w:rPr>
        <w:fldChar w:fldCharType="begin"/>
      </w:r>
      <w:r>
        <w:rPr>
          <w:noProof/>
        </w:rPr>
        <w:instrText xml:space="preserve"> PAGEREF _Toc79149092 \h </w:instrText>
      </w:r>
      <w:r>
        <w:rPr>
          <w:noProof/>
        </w:rPr>
      </w:r>
      <w:r>
        <w:rPr>
          <w:noProof/>
        </w:rPr>
        <w:fldChar w:fldCharType="separate"/>
      </w:r>
      <w:r>
        <w:rPr>
          <w:noProof/>
        </w:rPr>
        <w:t>56</w:t>
      </w:r>
      <w:r>
        <w:rPr>
          <w:noProof/>
        </w:rPr>
        <w:fldChar w:fldCharType="end"/>
      </w:r>
    </w:p>
    <w:p w14:paraId="7676C31D" w14:textId="773CFEC0" w:rsidR="00942ADC" w:rsidRPr="00942ADC" w:rsidRDefault="00942ADC">
      <w:pPr>
        <w:pStyle w:val="Abbildungsverzeichnis"/>
        <w:tabs>
          <w:tab w:val="right" w:leader="dot" w:pos="9350"/>
        </w:tabs>
        <w:rPr>
          <w:noProof/>
          <w:color w:val="auto"/>
          <w:sz w:val="22"/>
          <w:szCs w:val="22"/>
          <w:lang w:eastAsia="de-DE"/>
        </w:rPr>
      </w:pPr>
      <w:r>
        <w:rPr>
          <w:noProof/>
        </w:rPr>
        <w:t>Figure 5.55: Conditional Class Example</w:t>
      </w:r>
      <w:r>
        <w:rPr>
          <w:noProof/>
        </w:rPr>
        <w:tab/>
      </w:r>
      <w:r>
        <w:rPr>
          <w:noProof/>
        </w:rPr>
        <w:fldChar w:fldCharType="begin"/>
      </w:r>
      <w:r>
        <w:rPr>
          <w:noProof/>
        </w:rPr>
        <w:instrText xml:space="preserve"> PAGEREF _Toc79149093 \h </w:instrText>
      </w:r>
      <w:r>
        <w:rPr>
          <w:noProof/>
        </w:rPr>
      </w:r>
      <w:r>
        <w:rPr>
          <w:noProof/>
        </w:rPr>
        <w:fldChar w:fldCharType="separate"/>
      </w:r>
      <w:r>
        <w:rPr>
          <w:noProof/>
        </w:rPr>
        <w:t>59</w:t>
      </w:r>
      <w:r>
        <w:rPr>
          <w:noProof/>
        </w:rPr>
        <w:fldChar w:fldCharType="end"/>
      </w:r>
    </w:p>
    <w:p w14:paraId="452815AA" w14:textId="7DB8F1CA" w:rsidR="00942ADC" w:rsidRPr="00942ADC" w:rsidRDefault="00942ADC">
      <w:pPr>
        <w:pStyle w:val="Abbildungsverzeichnis"/>
        <w:tabs>
          <w:tab w:val="right" w:leader="dot" w:pos="9350"/>
        </w:tabs>
        <w:rPr>
          <w:noProof/>
          <w:color w:val="auto"/>
          <w:sz w:val="22"/>
          <w:szCs w:val="22"/>
          <w:lang w:eastAsia="de-DE"/>
        </w:rPr>
      </w:pPr>
      <w:r>
        <w:rPr>
          <w:noProof/>
        </w:rPr>
        <w:t>Figure 5.56: Conditional Attributes Example</w:t>
      </w:r>
      <w:r>
        <w:rPr>
          <w:noProof/>
        </w:rPr>
        <w:tab/>
      </w:r>
      <w:r>
        <w:rPr>
          <w:noProof/>
        </w:rPr>
        <w:fldChar w:fldCharType="begin"/>
      </w:r>
      <w:r>
        <w:rPr>
          <w:noProof/>
        </w:rPr>
        <w:instrText xml:space="preserve"> PAGEREF _Toc79149094 \h </w:instrText>
      </w:r>
      <w:r>
        <w:rPr>
          <w:noProof/>
        </w:rPr>
      </w:r>
      <w:r>
        <w:rPr>
          <w:noProof/>
        </w:rPr>
        <w:fldChar w:fldCharType="separate"/>
      </w:r>
      <w:r>
        <w:rPr>
          <w:noProof/>
        </w:rPr>
        <w:t>59</w:t>
      </w:r>
      <w:r>
        <w:rPr>
          <w:noProof/>
        </w:rPr>
        <w:fldChar w:fldCharType="end"/>
      </w:r>
    </w:p>
    <w:p w14:paraId="2DD3E46A" w14:textId="5552147D" w:rsidR="00942ADC" w:rsidRPr="00942ADC" w:rsidRDefault="00942ADC">
      <w:pPr>
        <w:pStyle w:val="Abbildungsverzeichnis"/>
        <w:tabs>
          <w:tab w:val="right" w:leader="dot" w:pos="9350"/>
        </w:tabs>
        <w:rPr>
          <w:noProof/>
          <w:color w:val="auto"/>
          <w:sz w:val="22"/>
          <w:szCs w:val="22"/>
          <w:lang w:eastAsia="de-DE"/>
        </w:rPr>
      </w:pPr>
      <w:r>
        <w:rPr>
          <w:noProof/>
        </w:rPr>
        <w:lastRenderedPageBreak/>
        <w:t>Figure 5.57: Example of Use Case Diagram</w:t>
      </w:r>
      <w:r>
        <w:rPr>
          <w:noProof/>
        </w:rPr>
        <w:tab/>
      </w:r>
      <w:r>
        <w:rPr>
          <w:noProof/>
        </w:rPr>
        <w:fldChar w:fldCharType="begin"/>
      </w:r>
      <w:r>
        <w:rPr>
          <w:noProof/>
        </w:rPr>
        <w:instrText xml:space="preserve"> PAGEREF _Toc79149095 \h </w:instrText>
      </w:r>
      <w:r>
        <w:rPr>
          <w:noProof/>
        </w:rPr>
      </w:r>
      <w:r>
        <w:rPr>
          <w:noProof/>
        </w:rPr>
        <w:fldChar w:fldCharType="separate"/>
      </w:r>
      <w:r>
        <w:rPr>
          <w:noProof/>
        </w:rPr>
        <w:t>59</w:t>
      </w:r>
      <w:r>
        <w:rPr>
          <w:noProof/>
        </w:rPr>
        <w:fldChar w:fldCharType="end"/>
      </w:r>
    </w:p>
    <w:p w14:paraId="34EE7F30" w14:textId="287E6970" w:rsidR="00942ADC" w:rsidRPr="00942ADC" w:rsidRDefault="00942ADC">
      <w:pPr>
        <w:pStyle w:val="Abbildungsverzeichnis"/>
        <w:tabs>
          <w:tab w:val="right" w:leader="dot" w:pos="9350"/>
        </w:tabs>
        <w:rPr>
          <w:noProof/>
          <w:color w:val="auto"/>
          <w:sz w:val="22"/>
          <w:szCs w:val="22"/>
          <w:lang w:eastAsia="de-DE"/>
        </w:rPr>
      </w:pPr>
      <w:r>
        <w:rPr>
          <w:noProof/>
        </w:rPr>
        <w:t>Figure 5.58: Example Business Process Modeling</w:t>
      </w:r>
      <w:r>
        <w:rPr>
          <w:noProof/>
        </w:rPr>
        <w:tab/>
      </w:r>
      <w:r>
        <w:rPr>
          <w:noProof/>
        </w:rPr>
        <w:fldChar w:fldCharType="begin"/>
      </w:r>
      <w:r>
        <w:rPr>
          <w:noProof/>
        </w:rPr>
        <w:instrText xml:space="preserve"> PAGEREF _Toc79149096 \h </w:instrText>
      </w:r>
      <w:r>
        <w:rPr>
          <w:noProof/>
        </w:rPr>
      </w:r>
      <w:r>
        <w:rPr>
          <w:noProof/>
        </w:rPr>
        <w:fldChar w:fldCharType="separate"/>
      </w:r>
      <w:r>
        <w:rPr>
          <w:noProof/>
        </w:rPr>
        <w:t>60</w:t>
      </w:r>
      <w:r>
        <w:rPr>
          <w:noProof/>
        </w:rPr>
        <w:fldChar w:fldCharType="end"/>
      </w:r>
    </w:p>
    <w:p w14:paraId="3C92359F" w14:textId="612CF260" w:rsidR="00942ADC" w:rsidRPr="00942ADC" w:rsidRDefault="00942ADC">
      <w:pPr>
        <w:pStyle w:val="Abbildungsverzeichnis"/>
        <w:tabs>
          <w:tab w:val="right" w:leader="dot" w:pos="9350"/>
        </w:tabs>
        <w:rPr>
          <w:noProof/>
          <w:color w:val="auto"/>
          <w:sz w:val="22"/>
          <w:szCs w:val="22"/>
          <w:lang w:eastAsia="de-DE"/>
        </w:rPr>
      </w:pPr>
      <w:r>
        <w:rPr>
          <w:noProof/>
        </w:rPr>
        <w:t>Figure 6.1: UML Profile Structure</w:t>
      </w:r>
      <w:r>
        <w:rPr>
          <w:noProof/>
        </w:rPr>
        <w:tab/>
      </w:r>
      <w:r>
        <w:rPr>
          <w:noProof/>
        </w:rPr>
        <w:fldChar w:fldCharType="begin"/>
      </w:r>
      <w:r>
        <w:rPr>
          <w:noProof/>
        </w:rPr>
        <w:instrText xml:space="preserve"> PAGEREF _Toc79149097 \h </w:instrText>
      </w:r>
      <w:r>
        <w:rPr>
          <w:noProof/>
        </w:rPr>
      </w:r>
      <w:r>
        <w:rPr>
          <w:noProof/>
        </w:rPr>
        <w:fldChar w:fldCharType="separate"/>
      </w:r>
      <w:r>
        <w:rPr>
          <w:noProof/>
        </w:rPr>
        <w:t>61</w:t>
      </w:r>
      <w:r>
        <w:rPr>
          <w:noProof/>
        </w:rPr>
        <w:fldChar w:fldCharType="end"/>
      </w:r>
    </w:p>
    <w:p w14:paraId="501FDECA" w14:textId="62AEA019" w:rsidR="00942ADC" w:rsidRPr="00942ADC" w:rsidRDefault="00942ADC">
      <w:pPr>
        <w:pStyle w:val="Abbildungsverzeichnis"/>
        <w:tabs>
          <w:tab w:val="right" w:leader="dot" w:pos="9350"/>
        </w:tabs>
        <w:rPr>
          <w:noProof/>
          <w:color w:val="auto"/>
          <w:sz w:val="22"/>
          <w:szCs w:val="22"/>
          <w:lang w:eastAsia="de-DE"/>
        </w:rPr>
      </w:pPr>
      <w:r>
        <w:rPr>
          <w:noProof/>
        </w:rPr>
        <w:t>Figure 6.2: OpenModelStatement Required «Stereotype»</w:t>
      </w:r>
      <w:r>
        <w:rPr>
          <w:noProof/>
        </w:rPr>
        <w:tab/>
      </w:r>
      <w:r>
        <w:rPr>
          <w:noProof/>
        </w:rPr>
        <w:fldChar w:fldCharType="begin"/>
      </w:r>
      <w:r>
        <w:rPr>
          <w:noProof/>
        </w:rPr>
        <w:instrText xml:space="preserve"> PAGEREF _Toc79149098 \h </w:instrText>
      </w:r>
      <w:r>
        <w:rPr>
          <w:noProof/>
        </w:rPr>
      </w:r>
      <w:r>
        <w:rPr>
          <w:noProof/>
        </w:rPr>
        <w:fldChar w:fldCharType="separate"/>
      </w:r>
      <w:r>
        <w:rPr>
          <w:noProof/>
        </w:rPr>
        <w:t>62</w:t>
      </w:r>
      <w:r>
        <w:rPr>
          <w:noProof/>
        </w:rPr>
        <w:fldChar w:fldCharType="end"/>
      </w:r>
    </w:p>
    <w:p w14:paraId="71B2D6E7" w14:textId="77CB29CA" w:rsidR="00942ADC" w:rsidRPr="00942ADC" w:rsidRDefault="00942ADC">
      <w:pPr>
        <w:pStyle w:val="Abbildungsverzeichnis"/>
        <w:tabs>
          <w:tab w:val="right" w:leader="dot" w:pos="9350"/>
        </w:tabs>
        <w:rPr>
          <w:noProof/>
          <w:color w:val="auto"/>
          <w:sz w:val="22"/>
          <w:szCs w:val="22"/>
          <w:lang w:eastAsia="de-DE"/>
        </w:rPr>
      </w:pPr>
      <w:r>
        <w:rPr>
          <w:noProof/>
        </w:rPr>
        <w:t>Figure 6.3: OpenModel Profile: Required «Stereotypes»</w:t>
      </w:r>
      <w:r>
        <w:rPr>
          <w:noProof/>
        </w:rPr>
        <w:tab/>
      </w:r>
      <w:r>
        <w:rPr>
          <w:noProof/>
        </w:rPr>
        <w:fldChar w:fldCharType="begin"/>
      </w:r>
      <w:r>
        <w:rPr>
          <w:noProof/>
        </w:rPr>
        <w:instrText xml:space="preserve"> PAGEREF _Toc79149099 \h </w:instrText>
      </w:r>
      <w:r>
        <w:rPr>
          <w:noProof/>
        </w:rPr>
      </w:r>
      <w:r>
        <w:rPr>
          <w:noProof/>
        </w:rPr>
        <w:fldChar w:fldCharType="separate"/>
      </w:r>
      <w:r>
        <w:rPr>
          <w:noProof/>
        </w:rPr>
        <w:t>63</w:t>
      </w:r>
      <w:r>
        <w:rPr>
          <w:noProof/>
        </w:rPr>
        <w:fldChar w:fldCharType="end"/>
      </w:r>
    </w:p>
    <w:p w14:paraId="74EB4EDB" w14:textId="61B51385" w:rsidR="00942ADC" w:rsidRPr="00942ADC" w:rsidRDefault="00942ADC">
      <w:pPr>
        <w:pStyle w:val="Abbildungsverzeichnis"/>
        <w:tabs>
          <w:tab w:val="right" w:leader="dot" w:pos="9350"/>
        </w:tabs>
        <w:rPr>
          <w:noProof/>
          <w:color w:val="auto"/>
          <w:sz w:val="22"/>
          <w:szCs w:val="22"/>
          <w:lang w:eastAsia="de-DE"/>
        </w:rPr>
      </w:pPr>
      <w:r>
        <w:rPr>
          <w:noProof/>
        </w:rPr>
        <w:t>Figure 6.4: OpenModel Profile: Optional «Stereotypes»</w:t>
      </w:r>
      <w:r>
        <w:rPr>
          <w:noProof/>
        </w:rPr>
        <w:tab/>
      </w:r>
      <w:r>
        <w:rPr>
          <w:noProof/>
        </w:rPr>
        <w:fldChar w:fldCharType="begin"/>
      </w:r>
      <w:r>
        <w:rPr>
          <w:noProof/>
        </w:rPr>
        <w:instrText xml:space="preserve"> PAGEREF _Toc79149100 \h </w:instrText>
      </w:r>
      <w:r>
        <w:rPr>
          <w:noProof/>
        </w:rPr>
      </w:r>
      <w:r>
        <w:rPr>
          <w:noProof/>
        </w:rPr>
        <w:fldChar w:fldCharType="separate"/>
      </w:r>
      <w:r>
        <w:rPr>
          <w:noProof/>
        </w:rPr>
        <w:t>64</w:t>
      </w:r>
      <w:r>
        <w:rPr>
          <w:noProof/>
        </w:rPr>
        <w:fldChar w:fldCharType="end"/>
      </w:r>
    </w:p>
    <w:p w14:paraId="023D19FA" w14:textId="5ED21B40" w:rsidR="00942ADC" w:rsidRPr="00942ADC" w:rsidRDefault="00942ADC">
      <w:pPr>
        <w:pStyle w:val="Abbildungsverzeichnis"/>
        <w:tabs>
          <w:tab w:val="right" w:leader="dot" w:pos="9350"/>
        </w:tabs>
        <w:rPr>
          <w:noProof/>
          <w:color w:val="auto"/>
          <w:sz w:val="22"/>
          <w:szCs w:val="22"/>
          <w:lang w:eastAsia="de-DE"/>
        </w:rPr>
      </w:pPr>
      <w:r>
        <w:rPr>
          <w:noProof/>
        </w:rPr>
        <w:t>Figure 6.5: OpenInterfaceModel Profile: Required «Stereotypes»</w:t>
      </w:r>
      <w:r>
        <w:rPr>
          <w:noProof/>
        </w:rPr>
        <w:tab/>
      </w:r>
      <w:r>
        <w:rPr>
          <w:noProof/>
        </w:rPr>
        <w:fldChar w:fldCharType="begin"/>
      </w:r>
      <w:r>
        <w:rPr>
          <w:noProof/>
        </w:rPr>
        <w:instrText xml:space="preserve"> PAGEREF _Toc79149101 \h </w:instrText>
      </w:r>
      <w:r>
        <w:rPr>
          <w:noProof/>
        </w:rPr>
      </w:r>
      <w:r>
        <w:rPr>
          <w:noProof/>
        </w:rPr>
        <w:fldChar w:fldCharType="separate"/>
      </w:r>
      <w:r>
        <w:rPr>
          <w:noProof/>
        </w:rPr>
        <w:t>67</w:t>
      </w:r>
      <w:r>
        <w:rPr>
          <w:noProof/>
        </w:rPr>
        <w:fldChar w:fldCharType="end"/>
      </w:r>
    </w:p>
    <w:p w14:paraId="7D1A4D61" w14:textId="65F23CBE" w:rsidR="00942ADC" w:rsidRPr="00942ADC" w:rsidRDefault="00942ADC">
      <w:pPr>
        <w:pStyle w:val="Abbildungsverzeichnis"/>
        <w:tabs>
          <w:tab w:val="right" w:leader="dot" w:pos="9350"/>
        </w:tabs>
        <w:rPr>
          <w:noProof/>
          <w:color w:val="auto"/>
          <w:sz w:val="22"/>
          <w:szCs w:val="22"/>
          <w:lang w:eastAsia="de-DE"/>
        </w:rPr>
      </w:pPr>
      <w:r>
        <w:rPr>
          <w:noProof/>
        </w:rPr>
        <w:t>Figure 6.6: OpenInterfaceModel Profile: Optional «Stereotypes»</w:t>
      </w:r>
      <w:r>
        <w:rPr>
          <w:noProof/>
        </w:rPr>
        <w:tab/>
      </w:r>
      <w:r>
        <w:rPr>
          <w:noProof/>
        </w:rPr>
        <w:fldChar w:fldCharType="begin"/>
      </w:r>
      <w:r>
        <w:rPr>
          <w:noProof/>
        </w:rPr>
        <w:instrText xml:space="preserve"> PAGEREF _Toc79149102 \h </w:instrText>
      </w:r>
      <w:r>
        <w:rPr>
          <w:noProof/>
        </w:rPr>
      </w:r>
      <w:r>
        <w:rPr>
          <w:noProof/>
        </w:rPr>
        <w:fldChar w:fldCharType="separate"/>
      </w:r>
      <w:r>
        <w:rPr>
          <w:noProof/>
        </w:rPr>
        <w:t>67</w:t>
      </w:r>
      <w:r>
        <w:rPr>
          <w:noProof/>
        </w:rPr>
        <w:fldChar w:fldCharType="end"/>
      </w:r>
    </w:p>
    <w:p w14:paraId="75177FF8" w14:textId="57C7368E" w:rsidR="00942ADC" w:rsidRPr="00942ADC" w:rsidRDefault="00942ADC">
      <w:pPr>
        <w:pStyle w:val="Abbildungsverzeichnis"/>
        <w:tabs>
          <w:tab w:val="right" w:leader="dot" w:pos="9350"/>
        </w:tabs>
        <w:rPr>
          <w:noProof/>
          <w:color w:val="auto"/>
          <w:sz w:val="22"/>
          <w:szCs w:val="22"/>
          <w:lang w:eastAsia="de-DE"/>
        </w:rPr>
      </w:pPr>
      <w:r>
        <w:rPr>
          <w:noProof/>
        </w:rPr>
        <w:t>Figure 6.7: Lifecycle «Stereotypes»</w:t>
      </w:r>
      <w:r>
        <w:rPr>
          <w:noProof/>
        </w:rPr>
        <w:tab/>
      </w:r>
      <w:r>
        <w:rPr>
          <w:noProof/>
        </w:rPr>
        <w:fldChar w:fldCharType="begin"/>
      </w:r>
      <w:r>
        <w:rPr>
          <w:noProof/>
        </w:rPr>
        <w:instrText xml:space="preserve"> PAGEREF _Toc79149103 \h </w:instrText>
      </w:r>
      <w:r>
        <w:rPr>
          <w:noProof/>
        </w:rPr>
      </w:r>
      <w:r>
        <w:rPr>
          <w:noProof/>
        </w:rPr>
        <w:fldChar w:fldCharType="separate"/>
      </w:r>
      <w:r>
        <w:rPr>
          <w:noProof/>
        </w:rPr>
        <w:t>70</w:t>
      </w:r>
      <w:r>
        <w:rPr>
          <w:noProof/>
        </w:rPr>
        <w:fldChar w:fldCharType="end"/>
      </w:r>
    </w:p>
    <w:p w14:paraId="21953612" w14:textId="03A8C47E" w:rsidR="00942ADC" w:rsidRPr="00942ADC" w:rsidRDefault="00942ADC">
      <w:pPr>
        <w:pStyle w:val="Abbildungsverzeichnis"/>
        <w:tabs>
          <w:tab w:val="right" w:leader="dot" w:pos="9350"/>
        </w:tabs>
        <w:rPr>
          <w:noProof/>
          <w:color w:val="auto"/>
          <w:sz w:val="22"/>
          <w:szCs w:val="22"/>
          <w:lang w:eastAsia="de-DE"/>
        </w:rPr>
      </w:pPr>
      <w:r>
        <w:rPr>
          <w:noProof/>
        </w:rPr>
        <w:t>Figure 6.8: Profile Lifecycle «Stereotypes»</w:t>
      </w:r>
      <w:r>
        <w:rPr>
          <w:noProof/>
        </w:rPr>
        <w:tab/>
      </w:r>
      <w:r>
        <w:rPr>
          <w:noProof/>
        </w:rPr>
        <w:fldChar w:fldCharType="begin"/>
      </w:r>
      <w:r>
        <w:rPr>
          <w:noProof/>
        </w:rPr>
        <w:instrText xml:space="preserve"> PAGEREF _Toc79149104 \h </w:instrText>
      </w:r>
      <w:r>
        <w:rPr>
          <w:noProof/>
        </w:rPr>
      </w:r>
      <w:r>
        <w:rPr>
          <w:noProof/>
        </w:rPr>
        <w:fldChar w:fldCharType="separate"/>
      </w:r>
      <w:r>
        <w:rPr>
          <w:noProof/>
        </w:rPr>
        <w:t>72</w:t>
      </w:r>
      <w:r>
        <w:rPr>
          <w:noProof/>
        </w:rPr>
        <w:fldChar w:fldCharType="end"/>
      </w:r>
    </w:p>
    <w:p w14:paraId="74481672" w14:textId="051BED4F" w:rsidR="00942ADC" w:rsidRPr="00942ADC" w:rsidRDefault="00942ADC">
      <w:pPr>
        <w:pStyle w:val="Abbildungsverzeichnis"/>
        <w:tabs>
          <w:tab w:val="right" w:leader="dot" w:pos="9350"/>
        </w:tabs>
        <w:rPr>
          <w:noProof/>
          <w:color w:val="auto"/>
          <w:sz w:val="22"/>
          <w:szCs w:val="22"/>
          <w:lang w:eastAsia="de-DE"/>
        </w:rPr>
      </w:pPr>
      <w:r>
        <w:rPr>
          <w:noProof/>
        </w:rPr>
        <w:t>Figure 6.9: Lifecycle and ProfileLifecycle LifecycleState State Machine</w:t>
      </w:r>
      <w:r>
        <w:rPr>
          <w:noProof/>
        </w:rPr>
        <w:tab/>
      </w:r>
      <w:r>
        <w:rPr>
          <w:noProof/>
        </w:rPr>
        <w:fldChar w:fldCharType="begin"/>
      </w:r>
      <w:r>
        <w:rPr>
          <w:noProof/>
        </w:rPr>
        <w:instrText xml:space="preserve"> PAGEREF _Toc79149105 \h </w:instrText>
      </w:r>
      <w:r>
        <w:rPr>
          <w:noProof/>
        </w:rPr>
      </w:r>
      <w:r>
        <w:rPr>
          <w:noProof/>
        </w:rPr>
        <w:fldChar w:fldCharType="separate"/>
      </w:r>
      <w:r>
        <w:rPr>
          <w:noProof/>
        </w:rPr>
        <w:t>73</w:t>
      </w:r>
      <w:r>
        <w:rPr>
          <w:noProof/>
        </w:rPr>
        <w:fldChar w:fldCharType="end"/>
      </w:r>
    </w:p>
    <w:p w14:paraId="0C91FF50" w14:textId="4CC4988A" w:rsidR="00942ADC" w:rsidRPr="00942ADC" w:rsidRDefault="00942ADC">
      <w:pPr>
        <w:pStyle w:val="Abbildungsverzeichnis"/>
        <w:tabs>
          <w:tab w:val="right" w:leader="dot" w:pos="9350"/>
        </w:tabs>
        <w:rPr>
          <w:noProof/>
          <w:color w:val="auto"/>
          <w:sz w:val="22"/>
          <w:szCs w:val="22"/>
          <w:lang w:eastAsia="de-DE"/>
        </w:rPr>
      </w:pPr>
      <w:r>
        <w:rPr>
          <w:noProof/>
        </w:rPr>
        <w:t>Figure 6.10: Reference «Stereotype»</w:t>
      </w:r>
      <w:r>
        <w:rPr>
          <w:noProof/>
        </w:rPr>
        <w:tab/>
      </w:r>
      <w:r>
        <w:rPr>
          <w:noProof/>
        </w:rPr>
        <w:fldChar w:fldCharType="begin"/>
      </w:r>
      <w:r>
        <w:rPr>
          <w:noProof/>
        </w:rPr>
        <w:instrText xml:space="preserve"> PAGEREF _Toc79149106 \h </w:instrText>
      </w:r>
      <w:r>
        <w:rPr>
          <w:noProof/>
        </w:rPr>
      </w:r>
      <w:r>
        <w:rPr>
          <w:noProof/>
        </w:rPr>
        <w:fldChar w:fldCharType="separate"/>
      </w:r>
      <w:r>
        <w:rPr>
          <w:noProof/>
        </w:rPr>
        <w:t>74</w:t>
      </w:r>
      <w:r>
        <w:rPr>
          <w:noProof/>
        </w:rPr>
        <w:fldChar w:fldCharType="end"/>
      </w:r>
    </w:p>
    <w:p w14:paraId="57FC691E" w14:textId="7B5BBCF7" w:rsidR="00942ADC" w:rsidRPr="00942ADC" w:rsidRDefault="00942ADC">
      <w:pPr>
        <w:pStyle w:val="Abbildungsverzeichnis"/>
        <w:tabs>
          <w:tab w:val="right" w:leader="dot" w:pos="9350"/>
        </w:tabs>
        <w:rPr>
          <w:noProof/>
          <w:color w:val="auto"/>
          <w:sz w:val="22"/>
          <w:szCs w:val="22"/>
          <w:lang w:eastAsia="de-DE"/>
        </w:rPr>
      </w:pPr>
      <w:r>
        <w:rPr>
          <w:noProof/>
        </w:rPr>
        <w:t>Figure 6.11: Example «Stereotype»</w:t>
      </w:r>
      <w:r>
        <w:rPr>
          <w:noProof/>
        </w:rPr>
        <w:tab/>
      </w:r>
      <w:r>
        <w:rPr>
          <w:noProof/>
        </w:rPr>
        <w:fldChar w:fldCharType="begin"/>
      </w:r>
      <w:r>
        <w:rPr>
          <w:noProof/>
        </w:rPr>
        <w:instrText xml:space="preserve"> PAGEREF _Toc79149107 \h </w:instrText>
      </w:r>
      <w:r>
        <w:rPr>
          <w:noProof/>
        </w:rPr>
      </w:r>
      <w:r>
        <w:rPr>
          <w:noProof/>
        </w:rPr>
        <w:fldChar w:fldCharType="separate"/>
      </w:r>
      <w:r>
        <w:rPr>
          <w:noProof/>
        </w:rPr>
        <w:t>74</w:t>
      </w:r>
      <w:r>
        <w:rPr>
          <w:noProof/>
        </w:rPr>
        <w:fldChar w:fldCharType="end"/>
      </w:r>
    </w:p>
    <w:p w14:paraId="09598190" w14:textId="11715033" w:rsidR="00942ADC" w:rsidRPr="00942ADC" w:rsidRDefault="00942ADC">
      <w:pPr>
        <w:pStyle w:val="Abbildungsverzeichnis"/>
        <w:tabs>
          <w:tab w:val="right" w:leader="dot" w:pos="9350"/>
        </w:tabs>
        <w:rPr>
          <w:noProof/>
          <w:color w:val="auto"/>
          <w:sz w:val="22"/>
          <w:szCs w:val="22"/>
          <w:lang w:eastAsia="de-DE"/>
        </w:rPr>
      </w:pPr>
      <w:r>
        <w:rPr>
          <w:noProof/>
        </w:rPr>
        <w:t>Figure 7.1: Core Model and SubModels</w:t>
      </w:r>
      <w:r>
        <w:rPr>
          <w:noProof/>
        </w:rPr>
        <w:tab/>
      </w:r>
      <w:r>
        <w:rPr>
          <w:noProof/>
        </w:rPr>
        <w:fldChar w:fldCharType="begin"/>
      </w:r>
      <w:r>
        <w:rPr>
          <w:noProof/>
        </w:rPr>
        <w:instrText xml:space="preserve"> PAGEREF _Toc79149108 \h </w:instrText>
      </w:r>
      <w:r>
        <w:rPr>
          <w:noProof/>
        </w:rPr>
      </w:r>
      <w:r>
        <w:rPr>
          <w:noProof/>
        </w:rPr>
        <w:fldChar w:fldCharType="separate"/>
      </w:r>
      <w:r>
        <w:rPr>
          <w:noProof/>
        </w:rPr>
        <w:t>75</w:t>
      </w:r>
      <w:r>
        <w:rPr>
          <w:noProof/>
        </w:rPr>
        <w:fldChar w:fldCharType="end"/>
      </w:r>
    </w:p>
    <w:p w14:paraId="49CC26BC" w14:textId="01AE9341" w:rsidR="00942ADC" w:rsidRPr="00942ADC" w:rsidRDefault="00942ADC">
      <w:pPr>
        <w:pStyle w:val="Abbildungsverzeichnis"/>
        <w:tabs>
          <w:tab w:val="right" w:leader="dot" w:pos="9350"/>
        </w:tabs>
        <w:rPr>
          <w:noProof/>
          <w:color w:val="auto"/>
          <w:sz w:val="22"/>
          <w:szCs w:val="22"/>
          <w:lang w:eastAsia="de-DE"/>
        </w:rPr>
      </w:pPr>
      <w:r>
        <w:rPr>
          <w:noProof/>
        </w:rPr>
        <w:t>Figure 7.2: Model Structure (snapshot)</w:t>
      </w:r>
      <w:r>
        <w:rPr>
          <w:noProof/>
        </w:rPr>
        <w:tab/>
      </w:r>
      <w:r>
        <w:rPr>
          <w:noProof/>
        </w:rPr>
        <w:fldChar w:fldCharType="begin"/>
      </w:r>
      <w:r>
        <w:rPr>
          <w:noProof/>
        </w:rPr>
        <w:instrText xml:space="preserve"> PAGEREF _Toc79149109 \h </w:instrText>
      </w:r>
      <w:r>
        <w:rPr>
          <w:noProof/>
        </w:rPr>
      </w:r>
      <w:r>
        <w:rPr>
          <w:noProof/>
        </w:rPr>
        <w:fldChar w:fldCharType="separate"/>
      </w:r>
      <w:r>
        <w:rPr>
          <w:noProof/>
        </w:rPr>
        <w:t>76</w:t>
      </w:r>
      <w:r>
        <w:rPr>
          <w:noProof/>
        </w:rPr>
        <w:fldChar w:fldCharType="end"/>
      </w:r>
    </w:p>
    <w:p w14:paraId="37F6E7B1" w14:textId="67D5E045" w:rsidR="00942ADC" w:rsidRPr="00942ADC" w:rsidRDefault="00942ADC">
      <w:pPr>
        <w:pStyle w:val="Abbildungsverzeichnis"/>
        <w:tabs>
          <w:tab w:val="right" w:leader="dot" w:pos="9350"/>
        </w:tabs>
        <w:rPr>
          <w:noProof/>
          <w:color w:val="auto"/>
          <w:sz w:val="22"/>
          <w:szCs w:val="22"/>
          <w:lang w:eastAsia="de-DE"/>
        </w:rPr>
      </w:pPr>
      <w:r>
        <w:rPr>
          <w:noProof/>
        </w:rPr>
        <w:t>Figure 7.3: Pre-defined Packages at the Bottom Level of each UML Model (Example)</w:t>
      </w:r>
      <w:r>
        <w:rPr>
          <w:noProof/>
        </w:rPr>
        <w:tab/>
      </w:r>
      <w:r>
        <w:rPr>
          <w:noProof/>
        </w:rPr>
        <w:fldChar w:fldCharType="begin"/>
      </w:r>
      <w:r>
        <w:rPr>
          <w:noProof/>
        </w:rPr>
        <w:instrText xml:space="preserve"> PAGEREF _Toc79149110 \h </w:instrText>
      </w:r>
      <w:r>
        <w:rPr>
          <w:noProof/>
        </w:rPr>
      </w:r>
      <w:r>
        <w:rPr>
          <w:noProof/>
        </w:rPr>
        <w:fldChar w:fldCharType="separate"/>
      </w:r>
      <w:r>
        <w:rPr>
          <w:noProof/>
        </w:rPr>
        <w:t>76</w:t>
      </w:r>
      <w:r>
        <w:rPr>
          <w:noProof/>
        </w:rPr>
        <w:fldChar w:fldCharType="end"/>
      </w:r>
    </w:p>
    <w:p w14:paraId="162352A3" w14:textId="6B34907E" w:rsidR="00942ADC" w:rsidRPr="00942ADC" w:rsidRDefault="00942ADC">
      <w:pPr>
        <w:pStyle w:val="Abbildungsverzeichnis"/>
        <w:tabs>
          <w:tab w:val="right" w:leader="dot" w:pos="9350"/>
        </w:tabs>
        <w:rPr>
          <w:noProof/>
          <w:color w:val="auto"/>
          <w:sz w:val="22"/>
          <w:szCs w:val="22"/>
          <w:lang w:eastAsia="de-DE"/>
        </w:rPr>
      </w:pPr>
      <w:r>
        <w:rPr>
          <w:noProof/>
        </w:rPr>
        <w:t>Figure 7.4: Flexible Attribute Assignment to Classes</w:t>
      </w:r>
      <w:r>
        <w:rPr>
          <w:noProof/>
        </w:rPr>
        <w:tab/>
      </w:r>
      <w:r>
        <w:rPr>
          <w:noProof/>
        </w:rPr>
        <w:fldChar w:fldCharType="begin"/>
      </w:r>
      <w:r>
        <w:rPr>
          <w:noProof/>
        </w:rPr>
        <w:instrText xml:space="preserve"> PAGEREF _Toc79149111 \h </w:instrText>
      </w:r>
      <w:r>
        <w:rPr>
          <w:noProof/>
        </w:rPr>
      </w:r>
      <w:r>
        <w:rPr>
          <w:noProof/>
        </w:rPr>
        <w:fldChar w:fldCharType="separate"/>
      </w:r>
      <w:r>
        <w:rPr>
          <w:noProof/>
        </w:rPr>
        <w:t>77</w:t>
      </w:r>
      <w:r>
        <w:rPr>
          <w:noProof/>
        </w:rPr>
        <w:fldChar w:fldCharType="end"/>
      </w:r>
    </w:p>
    <w:p w14:paraId="6425E8D1" w14:textId="16236606" w:rsidR="00942ADC" w:rsidRPr="00942ADC" w:rsidRDefault="00942ADC">
      <w:pPr>
        <w:pStyle w:val="Abbildungsverzeichnis"/>
        <w:tabs>
          <w:tab w:val="right" w:leader="dot" w:pos="9350"/>
        </w:tabs>
        <w:rPr>
          <w:noProof/>
          <w:color w:val="auto"/>
          <w:sz w:val="22"/>
          <w:szCs w:val="22"/>
          <w:lang w:eastAsia="de-DE"/>
        </w:rPr>
      </w:pPr>
      <w:r>
        <w:rPr>
          <w:noProof/>
        </w:rPr>
        <w:t>Figure 7.5: Enhancing Classes Using Conditional Packages</w:t>
      </w:r>
      <w:r>
        <w:rPr>
          <w:noProof/>
        </w:rPr>
        <w:tab/>
      </w:r>
      <w:r>
        <w:rPr>
          <w:noProof/>
        </w:rPr>
        <w:fldChar w:fldCharType="begin"/>
      </w:r>
      <w:r>
        <w:rPr>
          <w:noProof/>
        </w:rPr>
        <w:instrText xml:space="preserve"> PAGEREF _Toc79149112 \h </w:instrText>
      </w:r>
      <w:r>
        <w:rPr>
          <w:noProof/>
        </w:rPr>
      </w:r>
      <w:r>
        <w:rPr>
          <w:noProof/>
        </w:rPr>
        <w:fldChar w:fldCharType="separate"/>
      </w:r>
      <w:r>
        <w:rPr>
          <w:noProof/>
        </w:rPr>
        <w:t>78</w:t>
      </w:r>
      <w:r>
        <w:rPr>
          <w:noProof/>
        </w:rPr>
        <w:fldChar w:fldCharType="end"/>
      </w:r>
    </w:p>
    <w:p w14:paraId="1D617D35" w14:textId="601E4CBE" w:rsidR="00942ADC" w:rsidRPr="00942ADC" w:rsidRDefault="00942ADC">
      <w:pPr>
        <w:pStyle w:val="Abbildungsverzeichnis"/>
        <w:tabs>
          <w:tab w:val="right" w:leader="dot" w:pos="9350"/>
        </w:tabs>
        <w:rPr>
          <w:noProof/>
          <w:color w:val="auto"/>
          <w:sz w:val="22"/>
          <w:szCs w:val="22"/>
          <w:lang w:eastAsia="de-DE"/>
        </w:rPr>
      </w:pPr>
      <w:r>
        <w:rPr>
          <w:noProof/>
        </w:rPr>
        <w:t>Figure 7.6: {xor} Alternative Example</w:t>
      </w:r>
      <w:r>
        <w:rPr>
          <w:noProof/>
        </w:rPr>
        <w:tab/>
      </w:r>
      <w:r>
        <w:rPr>
          <w:noProof/>
        </w:rPr>
        <w:fldChar w:fldCharType="begin"/>
      </w:r>
      <w:r>
        <w:rPr>
          <w:noProof/>
        </w:rPr>
        <w:instrText xml:space="preserve"> PAGEREF _Toc79149113 \h </w:instrText>
      </w:r>
      <w:r>
        <w:rPr>
          <w:noProof/>
        </w:rPr>
      </w:r>
      <w:r>
        <w:rPr>
          <w:noProof/>
        </w:rPr>
        <w:fldChar w:fldCharType="separate"/>
      </w:r>
      <w:r>
        <w:rPr>
          <w:noProof/>
        </w:rPr>
        <w:t>79</w:t>
      </w:r>
      <w:r>
        <w:rPr>
          <w:noProof/>
        </w:rPr>
        <w:fldChar w:fldCharType="end"/>
      </w:r>
    </w:p>
    <w:p w14:paraId="400D2795" w14:textId="378E1D35" w:rsidR="00942ADC" w:rsidRPr="00942ADC" w:rsidRDefault="00942ADC">
      <w:pPr>
        <w:pStyle w:val="Abbildungsverzeichnis"/>
        <w:tabs>
          <w:tab w:val="right" w:leader="dot" w:pos="9350"/>
        </w:tabs>
        <w:rPr>
          <w:noProof/>
          <w:color w:val="auto"/>
          <w:sz w:val="22"/>
          <w:szCs w:val="22"/>
          <w:lang w:eastAsia="de-DE"/>
        </w:rPr>
      </w:pPr>
      <w:r w:rsidRPr="001470F2">
        <w:rPr>
          <w:noProof/>
          <w:lang w:val="fr-FR"/>
        </w:rPr>
        <w:t>Figure 7.7: {xor} Probable Cause Type Example</w:t>
      </w:r>
      <w:r>
        <w:rPr>
          <w:noProof/>
        </w:rPr>
        <w:tab/>
      </w:r>
      <w:r>
        <w:rPr>
          <w:noProof/>
        </w:rPr>
        <w:fldChar w:fldCharType="begin"/>
      </w:r>
      <w:r>
        <w:rPr>
          <w:noProof/>
        </w:rPr>
        <w:instrText xml:space="preserve"> PAGEREF _Toc79149114 \h </w:instrText>
      </w:r>
      <w:r>
        <w:rPr>
          <w:noProof/>
        </w:rPr>
      </w:r>
      <w:r>
        <w:rPr>
          <w:noProof/>
        </w:rPr>
        <w:fldChar w:fldCharType="separate"/>
      </w:r>
      <w:r>
        <w:rPr>
          <w:noProof/>
        </w:rPr>
        <w:t>79</w:t>
      </w:r>
      <w:r>
        <w:rPr>
          <w:noProof/>
        </w:rPr>
        <w:fldChar w:fldCharType="end"/>
      </w:r>
    </w:p>
    <w:p w14:paraId="53B443FD" w14:textId="16BD59A9" w:rsidR="00942ADC" w:rsidRPr="00942ADC" w:rsidRDefault="00942ADC">
      <w:pPr>
        <w:pStyle w:val="Abbildungsverzeichnis"/>
        <w:tabs>
          <w:tab w:val="right" w:leader="dot" w:pos="9350"/>
        </w:tabs>
        <w:rPr>
          <w:noProof/>
          <w:color w:val="auto"/>
          <w:sz w:val="22"/>
          <w:szCs w:val="22"/>
          <w:lang w:eastAsia="de-DE"/>
        </w:rPr>
      </w:pPr>
      <w:r>
        <w:rPr>
          <w:noProof/>
        </w:rPr>
        <w:t>Figure 7.8: {xor} Parent / Child Example</w:t>
      </w:r>
      <w:r>
        <w:rPr>
          <w:noProof/>
        </w:rPr>
        <w:tab/>
      </w:r>
      <w:r>
        <w:rPr>
          <w:noProof/>
        </w:rPr>
        <w:fldChar w:fldCharType="begin"/>
      </w:r>
      <w:r>
        <w:rPr>
          <w:noProof/>
        </w:rPr>
        <w:instrText xml:space="preserve"> PAGEREF _Toc79149115 \h </w:instrText>
      </w:r>
      <w:r>
        <w:rPr>
          <w:noProof/>
        </w:rPr>
      </w:r>
      <w:r>
        <w:rPr>
          <w:noProof/>
        </w:rPr>
        <w:fldChar w:fldCharType="separate"/>
      </w:r>
      <w:r>
        <w:rPr>
          <w:noProof/>
        </w:rPr>
        <w:t>80</w:t>
      </w:r>
      <w:r>
        <w:rPr>
          <w:noProof/>
        </w:rPr>
        <w:fldChar w:fldCharType="end"/>
      </w:r>
    </w:p>
    <w:p w14:paraId="45A117FA" w14:textId="51427AB1" w:rsidR="00942ADC" w:rsidRPr="00942ADC" w:rsidRDefault="00942ADC">
      <w:pPr>
        <w:pStyle w:val="Abbildungsverzeichnis"/>
        <w:tabs>
          <w:tab w:val="right" w:leader="dot" w:pos="9350"/>
        </w:tabs>
        <w:rPr>
          <w:noProof/>
          <w:color w:val="auto"/>
          <w:sz w:val="22"/>
          <w:szCs w:val="22"/>
          <w:lang w:eastAsia="de-DE"/>
        </w:rPr>
      </w:pPr>
      <w:r>
        <w:rPr>
          <w:noProof/>
        </w:rPr>
        <w:t>Figure 7.9: Multi Level {xor} Example</w:t>
      </w:r>
      <w:r>
        <w:rPr>
          <w:noProof/>
        </w:rPr>
        <w:tab/>
      </w:r>
      <w:r>
        <w:rPr>
          <w:noProof/>
        </w:rPr>
        <w:fldChar w:fldCharType="begin"/>
      </w:r>
      <w:r>
        <w:rPr>
          <w:noProof/>
        </w:rPr>
        <w:instrText xml:space="preserve"> PAGEREF _Toc79149116 \h </w:instrText>
      </w:r>
      <w:r>
        <w:rPr>
          <w:noProof/>
        </w:rPr>
      </w:r>
      <w:r>
        <w:rPr>
          <w:noProof/>
        </w:rPr>
        <w:fldChar w:fldCharType="separate"/>
      </w:r>
      <w:r>
        <w:rPr>
          <w:noProof/>
        </w:rPr>
        <w:t>81</w:t>
      </w:r>
      <w:r>
        <w:rPr>
          <w:noProof/>
        </w:rPr>
        <w:fldChar w:fldCharType="end"/>
      </w:r>
    </w:p>
    <w:p w14:paraId="5021AE35" w14:textId="4A1DCD32" w:rsidR="00942ADC" w:rsidRPr="00942ADC" w:rsidRDefault="00942ADC">
      <w:pPr>
        <w:pStyle w:val="Abbildungsverzeichnis"/>
        <w:tabs>
          <w:tab w:val="right" w:leader="dot" w:pos="9350"/>
        </w:tabs>
        <w:rPr>
          <w:noProof/>
          <w:color w:val="auto"/>
          <w:sz w:val="22"/>
          <w:szCs w:val="22"/>
          <w:lang w:eastAsia="de-DE"/>
        </w:rPr>
      </w:pPr>
      <w:r w:rsidRPr="001470F2">
        <w:rPr>
          <w:noProof/>
          <w:color w:val="BFBFBF" w:themeColor="background1" w:themeShade="BF"/>
        </w:rPr>
        <w:t>Figure 7.10: Information Model Element Example Using «Choice» Notation</w:t>
      </w:r>
      <w:r>
        <w:rPr>
          <w:noProof/>
        </w:rPr>
        <w:tab/>
      </w:r>
      <w:r>
        <w:rPr>
          <w:noProof/>
        </w:rPr>
        <w:fldChar w:fldCharType="begin"/>
      </w:r>
      <w:r>
        <w:rPr>
          <w:noProof/>
        </w:rPr>
        <w:instrText xml:space="preserve"> PAGEREF _Toc79149117 \h </w:instrText>
      </w:r>
      <w:r>
        <w:rPr>
          <w:noProof/>
        </w:rPr>
      </w:r>
      <w:r>
        <w:rPr>
          <w:noProof/>
        </w:rPr>
        <w:fldChar w:fldCharType="separate"/>
      </w:r>
      <w:r>
        <w:rPr>
          <w:noProof/>
        </w:rPr>
        <w:t>82</w:t>
      </w:r>
      <w:r>
        <w:rPr>
          <w:noProof/>
        </w:rPr>
        <w:fldChar w:fldCharType="end"/>
      </w:r>
    </w:p>
    <w:p w14:paraId="3724FFAC" w14:textId="1AA38C71" w:rsidR="00942ADC" w:rsidRPr="00942ADC" w:rsidRDefault="00942ADC">
      <w:pPr>
        <w:pStyle w:val="Abbildungsverzeichnis"/>
        <w:tabs>
          <w:tab w:val="right" w:leader="dot" w:pos="9350"/>
        </w:tabs>
        <w:rPr>
          <w:noProof/>
          <w:color w:val="auto"/>
          <w:sz w:val="22"/>
          <w:szCs w:val="22"/>
          <w:lang w:eastAsia="de-DE"/>
        </w:rPr>
      </w:pPr>
      <w:r w:rsidRPr="001470F2">
        <w:rPr>
          <w:noProof/>
          <w:color w:val="BFBFBF" w:themeColor="background1" w:themeShade="BF"/>
        </w:rPr>
        <w:t>Figure 7.11: Operations Model Element Example Using «Choice» Notation</w:t>
      </w:r>
      <w:r>
        <w:rPr>
          <w:noProof/>
        </w:rPr>
        <w:tab/>
      </w:r>
      <w:r>
        <w:rPr>
          <w:noProof/>
        </w:rPr>
        <w:fldChar w:fldCharType="begin"/>
      </w:r>
      <w:r>
        <w:rPr>
          <w:noProof/>
        </w:rPr>
        <w:instrText xml:space="preserve"> PAGEREF _Toc79149118 \h </w:instrText>
      </w:r>
      <w:r>
        <w:rPr>
          <w:noProof/>
        </w:rPr>
      </w:r>
      <w:r>
        <w:rPr>
          <w:noProof/>
        </w:rPr>
        <w:fldChar w:fldCharType="separate"/>
      </w:r>
      <w:r>
        <w:rPr>
          <w:noProof/>
        </w:rPr>
        <w:t>83</w:t>
      </w:r>
      <w:r>
        <w:rPr>
          <w:noProof/>
        </w:rPr>
        <w:fldChar w:fldCharType="end"/>
      </w:r>
    </w:p>
    <w:p w14:paraId="217129DA" w14:textId="7339B62E" w:rsidR="00942ADC" w:rsidRPr="00942ADC" w:rsidRDefault="00942ADC">
      <w:pPr>
        <w:pStyle w:val="Abbildungsverzeichnis"/>
        <w:tabs>
          <w:tab w:val="right" w:leader="dot" w:pos="9350"/>
        </w:tabs>
        <w:rPr>
          <w:noProof/>
          <w:color w:val="auto"/>
          <w:sz w:val="22"/>
          <w:szCs w:val="22"/>
          <w:lang w:eastAsia="de-DE"/>
        </w:rPr>
      </w:pPr>
      <w:r w:rsidRPr="001470F2">
        <w:rPr>
          <w:noProof/>
          <w:color w:val="BFBFBF" w:themeColor="background1" w:themeShade="BF"/>
        </w:rPr>
        <w:t>Figure 7.12: Sink/Source/Bidirectional Termination Points Example Using «Choice» Notation</w:t>
      </w:r>
      <w:r>
        <w:rPr>
          <w:noProof/>
        </w:rPr>
        <w:tab/>
      </w:r>
      <w:r>
        <w:rPr>
          <w:noProof/>
        </w:rPr>
        <w:fldChar w:fldCharType="begin"/>
      </w:r>
      <w:r>
        <w:rPr>
          <w:noProof/>
        </w:rPr>
        <w:instrText xml:space="preserve"> PAGEREF _Toc79149119 \h </w:instrText>
      </w:r>
      <w:r>
        <w:rPr>
          <w:noProof/>
        </w:rPr>
      </w:r>
      <w:r>
        <w:rPr>
          <w:noProof/>
        </w:rPr>
        <w:fldChar w:fldCharType="separate"/>
      </w:r>
      <w:r>
        <w:rPr>
          <w:noProof/>
        </w:rPr>
        <w:t>83</w:t>
      </w:r>
      <w:r>
        <w:rPr>
          <w:noProof/>
        </w:rPr>
        <w:fldChar w:fldCharType="end"/>
      </w:r>
    </w:p>
    <w:p w14:paraId="0D5F44CC" w14:textId="5AA4FAE4" w:rsidR="00942ADC" w:rsidRPr="00942ADC" w:rsidRDefault="00942ADC">
      <w:pPr>
        <w:pStyle w:val="Abbildungsverzeichnis"/>
        <w:tabs>
          <w:tab w:val="right" w:leader="dot" w:pos="9350"/>
        </w:tabs>
        <w:rPr>
          <w:noProof/>
          <w:color w:val="auto"/>
          <w:sz w:val="22"/>
          <w:szCs w:val="22"/>
          <w:lang w:eastAsia="de-DE"/>
        </w:rPr>
      </w:pPr>
      <w:r>
        <w:rPr>
          <w:noProof/>
        </w:rPr>
        <w:t>Figure 7.13: Proxy Class Modeling Example</w:t>
      </w:r>
      <w:r>
        <w:rPr>
          <w:noProof/>
        </w:rPr>
        <w:tab/>
      </w:r>
      <w:r>
        <w:rPr>
          <w:noProof/>
        </w:rPr>
        <w:fldChar w:fldCharType="begin"/>
      </w:r>
      <w:r>
        <w:rPr>
          <w:noProof/>
        </w:rPr>
        <w:instrText xml:space="preserve"> PAGEREF _Toc79149120 \h </w:instrText>
      </w:r>
      <w:r>
        <w:rPr>
          <w:noProof/>
        </w:rPr>
      </w:r>
      <w:r>
        <w:rPr>
          <w:noProof/>
        </w:rPr>
        <w:fldChar w:fldCharType="separate"/>
      </w:r>
      <w:r>
        <w:rPr>
          <w:noProof/>
        </w:rPr>
        <w:t>84</w:t>
      </w:r>
      <w:r>
        <w:rPr>
          <w:noProof/>
        </w:rPr>
        <w:fldChar w:fldCharType="end"/>
      </w:r>
    </w:p>
    <w:p w14:paraId="251DB088" w14:textId="1ADF0D38" w:rsidR="00173805" w:rsidRDefault="00173805" w:rsidP="00173805">
      <w:r>
        <w:fldChar w:fldCharType="end"/>
      </w:r>
    </w:p>
    <w:p w14:paraId="7F0A1703" w14:textId="77777777" w:rsidR="00173805" w:rsidRDefault="00173805" w:rsidP="00173805">
      <w:pPr>
        <w:pStyle w:val="Inhaltsverzeichnisberschrift"/>
      </w:pPr>
      <w:r>
        <w:t>List of Tables</w:t>
      </w:r>
    </w:p>
    <w:p w14:paraId="4F33CDBC" w14:textId="6279FB46" w:rsidR="00942ADC" w:rsidRPr="00942ADC" w:rsidRDefault="00173805">
      <w:pPr>
        <w:pStyle w:val="Abbildungsverzeichnis"/>
        <w:tabs>
          <w:tab w:val="right" w:leader="dot" w:pos="9350"/>
        </w:tabs>
        <w:rPr>
          <w:noProof/>
          <w:color w:val="auto"/>
          <w:sz w:val="22"/>
          <w:szCs w:val="22"/>
          <w:lang w:eastAsia="de-DE"/>
        </w:rPr>
      </w:pPr>
      <w:r>
        <w:fldChar w:fldCharType="begin"/>
      </w:r>
      <w:r>
        <w:instrText xml:space="preserve"> TOC \c "Table" </w:instrText>
      </w:r>
      <w:r>
        <w:fldChar w:fldCharType="separate"/>
      </w:r>
      <w:r w:rsidR="00942ADC">
        <w:rPr>
          <w:noProof/>
        </w:rPr>
        <w:t>Table 5.1: Table 11.1/[3] – Collection Types for Properties</w:t>
      </w:r>
      <w:r w:rsidR="00942ADC">
        <w:rPr>
          <w:noProof/>
        </w:rPr>
        <w:tab/>
      </w:r>
      <w:r w:rsidR="00942ADC">
        <w:rPr>
          <w:noProof/>
        </w:rPr>
        <w:fldChar w:fldCharType="begin"/>
      </w:r>
      <w:r w:rsidR="00942ADC">
        <w:rPr>
          <w:noProof/>
        </w:rPr>
        <w:instrText xml:space="preserve"> PAGEREF _Toc79149123 \h </w:instrText>
      </w:r>
      <w:r w:rsidR="00942ADC">
        <w:rPr>
          <w:noProof/>
        </w:rPr>
      </w:r>
      <w:r w:rsidR="00942ADC">
        <w:rPr>
          <w:noProof/>
        </w:rPr>
        <w:fldChar w:fldCharType="separate"/>
      </w:r>
      <w:r w:rsidR="00942ADC">
        <w:rPr>
          <w:noProof/>
        </w:rPr>
        <w:t>23</w:t>
      </w:r>
      <w:r w:rsidR="00942ADC">
        <w:rPr>
          <w:noProof/>
        </w:rPr>
        <w:fldChar w:fldCharType="end"/>
      </w:r>
    </w:p>
    <w:p w14:paraId="11689731" w14:textId="7A85D930" w:rsidR="00942ADC" w:rsidRPr="00942ADC" w:rsidRDefault="00942ADC">
      <w:pPr>
        <w:pStyle w:val="Abbildungsverzeichnis"/>
        <w:tabs>
          <w:tab w:val="right" w:leader="dot" w:pos="9350"/>
        </w:tabs>
        <w:rPr>
          <w:noProof/>
          <w:color w:val="auto"/>
          <w:sz w:val="22"/>
          <w:szCs w:val="22"/>
          <w:lang w:eastAsia="de-DE"/>
        </w:rPr>
      </w:pPr>
      <w:r>
        <w:rPr>
          <w:noProof/>
        </w:rPr>
        <w:t>Table 5.2: Allowed combinations of isInvariant and writeAllowed</w:t>
      </w:r>
      <w:r>
        <w:rPr>
          <w:noProof/>
        </w:rPr>
        <w:tab/>
      </w:r>
      <w:r>
        <w:rPr>
          <w:noProof/>
        </w:rPr>
        <w:fldChar w:fldCharType="begin"/>
      </w:r>
      <w:r>
        <w:rPr>
          <w:noProof/>
        </w:rPr>
        <w:instrText xml:space="preserve"> PAGEREF _Toc79149124 \h </w:instrText>
      </w:r>
      <w:r>
        <w:rPr>
          <w:noProof/>
        </w:rPr>
      </w:r>
      <w:r>
        <w:rPr>
          <w:noProof/>
        </w:rPr>
        <w:fldChar w:fldCharType="separate"/>
      </w:r>
      <w:r>
        <w:rPr>
          <w:noProof/>
        </w:rPr>
        <w:t>28</w:t>
      </w:r>
      <w:r>
        <w:rPr>
          <w:noProof/>
        </w:rPr>
        <w:fldChar w:fldCharType="end"/>
      </w:r>
    </w:p>
    <w:p w14:paraId="747CE9DF" w14:textId="121B131A" w:rsidR="00942ADC" w:rsidRPr="00942ADC" w:rsidRDefault="00942ADC">
      <w:pPr>
        <w:pStyle w:val="Abbildungsverzeichnis"/>
        <w:tabs>
          <w:tab w:val="right" w:leader="dot" w:pos="9350"/>
        </w:tabs>
        <w:rPr>
          <w:noProof/>
          <w:color w:val="auto"/>
          <w:sz w:val="22"/>
          <w:szCs w:val="22"/>
          <w:lang w:eastAsia="de-DE"/>
        </w:rPr>
      </w:pPr>
      <w:r>
        <w:rPr>
          <w:noProof/>
        </w:rPr>
        <w:t>Table 5.3: Lifecycle Dependencies of Associations</w:t>
      </w:r>
      <w:r>
        <w:rPr>
          <w:noProof/>
        </w:rPr>
        <w:tab/>
      </w:r>
      <w:r>
        <w:rPr>
          <w:noProof/>
        </w:rPr>
        <w:fldChar w:fldCharType="begin"/>
      </w:r>
      <w:r>
        <w:rPr>
          <w:noProof/>
        </w:rPr>
        <w:instrText xml:space="preserve"> PAGEREF _Toc79149125 \h </w:instrText>
      </w:r>
      <w:r>
        <w:rPr>
          <w:noProof/>
        </w:rPr>
      </w:r>
      <w:r>
        <w:rPr>
          <w:noProof/>
        </w:rPr>
        <w:fldChar w:fldCharType="separate"/>
      </w:r>
      <w:r>
        <w:rPr>
          <w:noProof/>
        </w:rPr>
        <w:t>29</w:t>
      </w:r>
      <w:r>
        <w:rPr>
          <w:noProof/>
        </w:rPr>
        <w:fldChar w:fldCharType="end"/>
      </w:r>
    </w:p>
    <w:p w14:paraId="7724FD41" w14:textId="25254CEA" w:rsidR="00942ADC" w:rsidRPr="00942ADC" w:rsidRDefault="00942ADC">
      <w:pPr>
        <w:pStyle w:val="Abbildungsverzeichnis"/>
        <w:tabs>
          <w:tab w:val="right" w:leader="dot" w:pos="9350"/>
        </w:tabs>
        <w:rPr>
          <w:noProof/>
          <w:color w:val="auto"/>
          <w:sz w:val="22"/>
          <w:szCs w:val="22"/>
          <w:lang w:eastAsia="de-DE"/>
        </w:rPr>
      </w:pPr>
      <w:r>
        <w:rPr>
          <w:noProof/>
        </w:rPr>
        <w:t>Table 6.1: OpenModel Profile: Complex «Stereotypes»</w:t>
      </w:r>
      <w:r>
        <w:rPr>
          <w:noProof/>
        </w:rPr>
        <w:tab/>
      </w:r>
      <w:r>
        <w:rPr>
          <w:noProof/>
        </w:rPr>
        <w:fldChar w:fldCharType="begin"/>
      </w:r>
      <w:r>
        <w:rPr>
          <w:noProof/>
        </w:rPr>
        <w:instrText xml:space="preserve"> PAGEREF _Toc79149126 \h </w:instrText>
      </w:r>
      <w:r>
        <w:rPr>
          <w:noProof/>
        </w:rPr>
      </w:r>
      <w:r>
        <w:rPr>
          <w:noProof/>
        </w:rPr>
        <w:fldChar w:fldCharType="separate"/>
      </w:r>
      <w:r>
        <w:rPr>
          <w:noProof/>
        </w:rPr>
        <w:t>64</w:t>
      </w:r>
      <w:r>
        <w:rPr>
          <w:noProof/>
        </w:rPr>
        <w:fldChar w:fldCharType="end"/>
      </w:r>
    </w:p>
    <w:p w14:paraId="6114A085" w14:textId="563957DD" w:rsidR="00942ADC" w:rsidRPr="00942ADC" w:rsidRDefault="00942ADC">
      <w:pPr>
        <w:pStyle w:val="Abbildungsverzeichnis"/>
        <w:tabs>
          <w:tab w:val="right" w:leader="dot" w:pos="9350"/>
        </w:tabs>
        <w:rPr>
          <w:noProof/>
          <w:color w:val="auto"/>
          <w:sz w:val="22"/>
          <w:szCs w:val="22"/>
          <w:lang w:eastAsia="de-DE"/>
        </w:rPr>
      </w:pPr>
      <w:r>
        <w:rPr>
          <w:noProof/>
        </w:rPr>
        <w:t>Table 6.2: OpenInterfaceModel Profile: Complex «Stereotypes»</w:t>
      </w:r>
      <w:r>
        <w:rPr>
          <w:noProof/>
        </w:rPr>
        <w:tab/>
      </w:r>
      <w:r>
        <w:rPr>
          <w:noProof/>
        </w:rPr>
        <w:fldChar w:fldCharType="begin"/>
      </w:r>
      <w:r>
        <w:rPr>
          <w:noProof/>
        </w:rPr>
        <w:instrText xml:space="preserve"> PAGEREF _Toc79149127 \h </w:instrText>
      </w:r>
      <w:r>
        <w:rPr>
          <w:noProof/>
        </w:rPr>
      </w:r>
      <w:r>
        <w:rPr>
          <w:noProof/>
        </w:rPr>
        <w:fldChar w:fldCharType="separate"/>
      </w:r>
      <w:r>
        <w:rPr>
          <w:noProof/>
        </w:rPr>
        <w:t>68</w:t>
      </w:r>
      <w:r>
        <w:rPr>
          <w:noProof/>
        </w:rPr>
        <w:fldChar w:fldCharType="end"/>
      </w:r>
    </w:p>
    <w:p w14:paraId="477B55DC" w14:textId="6F5EFC89" w:rsidR="00173805" w:rsidRDefault="00173805" w:rsidP="00173805">
      <w:r>
        <w:lastRenderedPageBreak/>
        <w:fldChar w:fldCharType="end"/>
      </w:r>
      <w:r>
        <w:br w:type="page"/>
      </w:r>
    </w:p>
    <w:p w14:paraId="1C442704" w14:textId="77777777" w:rsidR="00A847F0" w:rsidRPr="001D1C3F" w:rsidRDefault="00A847F0" w:rsidP="00CA746A">
      <w:pPr>
        <w:pStyle w:val="Inhaltsverzeichnisberschrift"/>
        <w:outlineLvl w:val="0"/>
      </w:pPr>
      <w:bookmarkStart w:id="17" w:name="_Toc516068473"/>
      <w:r w:rsidRPr="001D1C3F">
        <w:lastRenderedPageBreak/>
        <w:t>Document History</w:t>
      </w:r>
      <w:bookmarkEnd w:id="17"/>
    </w:p>
    <w:tbl>
      <w:tblPr>
        <w:tblStyle w:val="Tabellenraster"/>
        <w:tblW w:w="0" w:type="auto"/>
        <w:tblLook w:val="01E0" w:firstRow="1" w:lastRow="1" w:firstColumn="1" w:lastColumn="1" w:noHBand="0" w:noVBand="0"/>
      </w:tblPr>
      <w:tblGrid>
        <w:gridCol w:w="913"/>
        <w:gridCol w:w="1428"/>
        <w:gridCol w:w="6735"/>
        <w:gridCol w:w="274"/>
      </w:tblGrid>
      <w:tr w:rsidR="00D65A87" w:rsidRPr="001D1C3F" w14:paraId="7C493FBE" w14:textId="77777777" w:rsidTr="00D26AEB">
        <w:trPr>
          <w:cantSplit/>
          <w:trHeight w:val="548"/>
        </w:trPr>
        <w:tc>
          <w:tcPr>
            <w:tcW w:w="915" w:type="dxa"/>
            <w:shd w:val="clear" w:color="auto" w:fill="FFFF99"/>
          </w:tcPr>
          <w:p w14:paraId="7D9976BA" w14:textId="77777777" w:rsidR="00D65A87" w:rsidRPr="001D1C3F" w:rsidRDefault="00D65A87" w:rsidP="00D65A87">
            <w:pPr>
              <w:keepNext/>
              <w:spacing w:before="120" w:after="120"/>
              <w:rPr>
                <w:b/>
                <w:sz w:val="20"/>
                <w:szCs w:val="20"/>
              </w:rPr>
            </w:pPr>
            <w:r w:rsidRPr="001D1C3F">
              <w:rPr>
                <w:b/>
                <w:sz w:val="20"/>
                <w:szCs w:val="20"/>
              </w:rPr>
              <w:t>Version</w:t>
            </w:r>
          </w:p>
        </w:tc>
        <w:tc>
          <w:tcPr>
            <w:tcW w:w="1464" w:type="dxa"/>
            <w:shd w:val="clear" w:color="auto" w:fill="FFFF99"/>
          </w:tcPr>
          <w:p w14:paraId="036CB935" w14:textId="77777777" w:rsidR="00D65A87" w:rsidRPr="001D1C3F" w:rsidRDefault="00D65A87" w:rsidP="00D65A87">
            <w:pPr>
              <w:keepNext/>
              <w:spacing w:before="120" w:after="120"/>
              <w:rPr>
                <w:b/>
                <w:sz w:val="20"/>
                <w:szCs w:val="20"/>
              </w:rPr>
            </w:pPr>
            <w:r w:rsidRPr="001D1C3F">
              <w:rPr>
                <w:b/>
                <w:sz w:val="20"/>
                <w:szCs w:val="20"/>
              </w:rPr>
              <w:t>Date</w:t>
            </w:r>
          </w:p>
        </w:tc>
        <w:tc>
          <w:tcPr>
            <w:tcW w:w="6971" w:type="dxa"/>
            <w:gridSpan w:val="2"/>
            <w:shd w:val="clear" w:color="auto" w:fill="FFFF99"/>
          </w:tcPr>
          <w:p w14:paraId="7D09CEA3"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653F5D" w:rsidRPr="00AC0087" w14:paraId="6D3A3744" w14:textId="77777777" w:rsidTr="00D26AEB">
        <w:tblPrEx>
          <w:tblLook w:val="04A0" w:firstRow="1" w:lastRow="0" w:firstColumn="1" w:lastColumn="0" w:noHBand="0" w:noVBand="1"/>
        </w:tblPrEx>
        <w:trPr>
          <w:cantSplit/>
          <w:tblHeader w:val="0"/>
        </w:trPr>
        <w:tc>
          <w:tcPr>
            <w:tcW w:w="915" w:type="dxa"/>
          </w:tcPr>
          <w:p w14:paraId="211F5808" w14:textId="77777777" w:rsidR="00653F5D" w:rsidRPr="00AC0087" w:rsidRDefault="00D670D7" w:rsidP="00955793">
            <w:pPr>
              <w:spacing w:beforeLines="40" w:before="96" w:afterLines="40" w:after="96"/>
              <w:rPr>
                <w:sz w:val="20"/>
                <w:szCs w:val="20"/>
              </w:rPr>
            </w:pPr>
            <w:r>
              <w:rPr>
                <w:sz w:val="20"/>
                <w:szCs w:val="20"/>
              </w:rPr>
              <w:t>1.0</w:t>
            </w:r>
          </w:p>
        </w:tc>
        <w:tc>
          <w:tcPr>
            <w:tcW w:w="1464" w:type="dxa"/>
          </w:tcPr>
          <w:p w14:paraId="4A80F60F" w14:textId="77777777" w:rsidR="00095194" w:rsidRDefault="00653F5D" w:rsidP="00763165">
            <w:pPr>
              <w:spacing w:beforeLines="40" w:before="96" w:afterLines="40" w:after="96"/>
              <w:rPr>
                <w:rFonts w:eastAsiaTheme="majorEastAsia" w:cstheme="majorBidi"/>
                <w:b/>
                <w:bCs/>
                <w:sz w:val="20"/>
                <w:szCs w:val="20"/>
              </w:rPr>
            </w:pPr>
            <w:r>
              <w:rPr>
                <w:sz w:val="20"/>
                <w:szCs w:val="20"/>
              </w:rPr>
              <w:t>March 13, 2015</w:t>
            </w:r>
          </w:p>
        </w:tc>
        <w:tc>
          <w:tcPr>
            <w:tcW w:w="6971" w:type="dxa"/>
            <w:gridSpan w:val="2"/>
          </w:tcPr>
          <w:p w14:paraId="506C7E68" w14:textId="77777777" w:rsidR="00095194" w:rsidRDefault="00D670D7" w:rsidP="00763165">
            <w:pPr>
              <w:spacing w:beforeLines="40" w:before="96" w:afterLines="40" w:after="96"/>
              <w:rPr>
                <w:rFonts w:eastAsiaTheme="majorEastAsia" w:cstheme="majorBidi"/>
                <w:b/>
                <w:bCs/>
                <w:sz w:val="20"/>
                <w:szCs w:val="20"/>
              </w:rPr>
            </w:pPr>
            <w:r>
              <w:rPr>
                <w:sz w:val="20"/>
                <w:szCs w:val="20"/>
              </w:rPr>
              <w:t>Initial version</w:t>
            </w:r>
          </w:p>
        </w:tc>
      </w:tr>
      <w:tr w:rsidR="00C92981" w:rsidRPr="001D1C3F" w14:paraId="35A2707F" w14:textId="77777777" w:rsidTr="00D26AEB">
        <w:tblPrEx>
          <w:tblLook w:val="04A0" w:firstRow="1" w:lastRow="0" w:firstColumn="1" w:lastColumn="0" w:noHBand="0" w:noVBand="1"/>
        </w:tblPrEx>
        <w:trPr>
          <w:cantSplit/>
          <w:tblHeader w:val="0"/>
        </w:trPr>
        <w:tc>
          <w:tcPr>
            <w:tcW w:w="915" w:type="dxa"/>
          </w:tcPr>
          <w:p w14:paraId="6D672396" w14:textId="77777777" w:rsidR="00C92981" w:rsidRDefault="00C92981" w:rsidP="00955793">
            <w:pPr>
              <w:spacing w:beforeLines="40" w:before="96" w:afterLines="40" w:after="96"/>
              <w:rPr>
                <w:sz w:val="20"/>
                <w:szCs w:val="20"/>
              </w:rPr>
            </w:pPr>
            <w:r>
              <w:rPr>
                <w:sz w:val="20"/>
                <w:szCs w:val="20"/>
              </w:rPr>
              <w:t>1.1</w:t>
            </w:r>
          </w:p>
        </w:tc>
        <w:tc>
          <w:tcPr>
            <w:tcW w:w="1464" w:type="dxa"/>
          </w:tcPr>
          <w:p w14:paraId="28CD234F" w14:textId="77777777" w:rsidR="00095194" w:rsidRDefault="00C92981" w:rsidP="00763165">
            <w:pPr>
              <w:spacing w:beforeLines="40" w:before="96" w:afterLines="40" w:after="96"/>
              <w:rPr>
                <w:rFonts w:eastAsiaTheme="majorEastAsia" w:cstheme="majorBidi"/>
                <w:b/>
                <w:bCs/>
                <w:sz w:val="20"/>
                <w:szCs w:val="20"/>
              </w:rPr>
            </w:pPr>
            <w:r>
              <w:rPr>
                <w:sz w:val="20"/>
                <w:szCs w:val="20"/>
              </w:rPr>
              <w:t>Nov. 30, 2015</w:t>
            </w:r>
          </w:p>
        </w:tc>
        <w:tc>
          <w:tcPr>
            <w:tcW w:w="6971" w:type="dxa"/>
            <w:gridSpan w:val="2"/>
          </w:tcPr>
          <w:p w14:paraId="60D0643D" w14:textId="18B53D7D" w:rsidR="00095194" w:rsidRDefault="00C92981" w:rsidP="00763165">
            <w:pPr>
              <w:spacing w:beforeLines="40" w:before="96" w:afterLines="40" w:after="96"/>
              <w:rPr>
                <w:rFonts w:eastAsiaTheme="majorEastAsia" w:cstheme="majorBidi"/>
                <w:b/>
                <w:bCs/>
                <w:sz w:val="20"/>
                <w:szCs w:val="20"/>
              </w:rPr>
            </w:pPr>
            <w:r>
              <w:rPr>
                <w:sz w:val="20"/>
                <w:szCs w:val="20"/>
              </w:rPr>
              <w:t>Version 1.1</w:t>
            </w:r>
            <w:r w:rsidR="005866B4">
              <w:rPr>
                <w:sz w:val="20"/>
                <w:szCs w:val="20"/>
              </w:rPr>
              <w:br/>
              <w:t>A s</w:t>
            </w:r>
            <w:r w:rsidR="005866B4" w:rsidRPr="00122D33">
              <w:rPr>
                <w:sz w:val="20"/>
                <w:szCs w:val="20"/>
              </w:rPr>
              <w:t>ummary of main changes between version 1.</w:t>
            </w:r>
            <w:r w:rsidR="005866B4">
              <w:rPr>
                <w:sz w:val="20"/>
                <w:szCs w:val="20"/>
              </w:rPr>
              <w:t>0</w:t>
            </w:r>
            <w:r w:rsidR="005866B4" w:rsidRPr="00122D33">
              <w:rPr>
                <w:sz w:val="20"/>
                <w:szCs w:val="20"/>
              </w:rPr>
              <w:t xml:space="preserve"> and 1.</w:t>
            </w:r>
            <w:r w:rsidR="005866B4">
              <w:rPr>
                <w:sz w:val="20"/>
                <w:szCs w:val="20"/>
              </w:rPr>
              <w:t xml:space="preserve">1 is contained in section </w:t>
            </w:r>
            <w:r w:rsidR="005866B4">
              <w:rPr>
                <w:sz w:val="20"/>
                <w:szCs w:val="20"/>
              </w:rPr>
              <w:fldChar w:fldCharType="begin"/>
            </w:r>
            <w:r w:rsidR="005866B4">
              <w:rPr>
                <w:sz w:val="20"/>
                <w:szCs w:val="20"/>
              </w:rPr>
              <w:instrText xml:space="preserve"> REF _Ref520985389 \r \h </w:instrText>
            </w:r>
            <w:r w:rsidR="005866B4">
              <w:rPr>
                <w:sz w:val="20"/>
                <w:szCs w:val="20"/>
              </w:rPr>
            </w:r>
            <w:r w:rsidR="005866B4">
              <w:rPr>
                <w:sz w:val="20"/>
                <w:szCs w:val="20"/>
              </w:rPr>
              <w:fldChar w:fldCharType="separate"/>
            </w:r>
            <w:r w:rsidR="000E3F29">
              <w:rPr>
                <w:sz w:val="20"/>
                <w:szCs w:val="20"/>
              </w:rPr>
              <w:t>8.1</w:t>
            </w:r>
            <w:r w:rsidR="005866B4">
              <w:rPr>
                <w:sz w:val="20"/>
                <w:szCs w:val="20"/>
              </w:rPr>
              <w:fldChar w:fldCharType="end"/>
            </w:r>
            <w:r w:rsidR="005866B4">
              <w:rPr>
                <w:sz w:val="20"/>
                <w:szCs w:val="20"/>
              </w:rPr>
              <w:t>.</w:t>
            </w:r>
          </w:p>
        </w:tc>
      </w:tr>
      <w:tr w:rsidR="00C92981" w:rsidRPr="001D1C3F" w14:paraId="028DA7E2" w14:textId="77777777" w:rsidTr="00D26AEB">
        <w:tblPrEx>
          <w:tblLook w:val="04A0" w:firstRow="1" w:lastRow="0" w:firstColumn="1" w:lastColumn="0" w:noHBand="0" w:noVBand="1"/>
        </w:tblPrEx>
        <w:trPr>
          <w:cantSplit/>
          <w:tblHeader w:val="0"/>
        </w:trPr>
        <w:tc>
          <w:tcPr>
            <w:tcW w:w="915" w:type="dxa"/>
          </w:tcPr>
          <w:p w14:paraId="33C2870A" w14:textId="77777777" w:rsidR="00C92981" w:rsidRDefault="00C92981" w:rsidP="00955793">
            <w:pPr>
              <w:spacing w:beforeLines="40" w:before="96" w:afterLines="40" w:after="96"/>
              <w:rPr>
                <w:sz w:val="20"/>
                <w:szCs w:val="20"/>
              </w:rPr>
            </w:pPr>
            <w:r>
              <w:rPr>
                <w:sz w:val="20"/>
                <w:szCs w:val="20"/>
              </w:rPr>
              <w:t>1.2</w:t>
            </w:r>
          </w:p>
        </w:tc>
        <w:tc>
          <w:tcPr>
            <w:tcW w:w="1464" w:type="dxa"/>
          </w:tcPr>
          <w:p w14:paraId="48C34860" w14:textId="77777777" w:rsidR="00095194" w:rsidRDefault="00C92981" w:rsidP="00763165">
            <w:pPr>
              <w:spacing w:beforeLines="40" w:before="96" w:afterLines="40" w:after="96"/>
              <w:rPr>
                <w:rFonts w:eastAsiaTheme="majorEastAsia" w:cstheme="majorBidi"/>
                <w:b/>
                <w:bCs/>
                <w:sz w:val="20"/>
                <w:szCs w:val="20"/>
              </w:rPr>
            </w:pPr>
            <w:r>
              <w:rPr>
                <w:sz w:val="20"/>
                <w:szCs w:val="20"/>
              </w:rPr>
              <w:t>Sept. 20, 2016</w:t>
            </w:r>
          </w:p>
        </w:tc>
        <w:tc>
          <w:tcPr>
            <w:tcW w:w="6971" w:type="dxa"/>
            <w:gridSpan w:val="2"/>
          </w:tcPr>
          <w:p w14:paraId="06BC5821" w14:textId="5A5D0D71" w:rsidR="00095194" w:rsidRDefault="00C92981" w:rsidP="00763165">
            <w:pPr>
              <w:spacing w:beforeLines="40" w:before="96" w:afterLines="40" w:after="96"/>
              <w:rPr>
                <w:rFonts w:eastAsiaTheme="majorEastAsia" w:cstheme="majorBidi"/>
                <w:b/>
                <w:bCs/>
                <w:sz w:val="20"/>
                <w:szCs w:val="20"/>
              </w:rPr>
            </w:pPr>
            <w:r>
              <w:rPr>
                <w:sz w:val="20"/>
                <w:szCs w:val="20"/>
              </w:rPr>
              <w:t>Version 1.2</w:t>
            </w:r>
            <w:r w:rsidR="005866B4">
              <w:rPr>
                <w:sz w:val="20"/>
                <w:szCs w:val="20"/>
              </w:rPr>
              <w:t xml:space="preserve"> </w:t>
            </w:r>
            <w:r w:rsidR="005866B4">
              <w:rPr>
                <w:sz w:val="20"/>
                <w:szCs w:val="20"/>
              </w:rPr>
              <w:br/>
              <w:t>A s</w:t>
            </w:r>
            <w:r w:rsidR="005866B4" w:rsidRPr="00122D33">
              <w:rPr>
                <w:sz w:val="20"/>
                <w:szCs w:val="20"/>
              </w:rPr>
              <w:t>ummary of main changes between version 1.</w:t>
            </w:r>
            <w:r w:rsidR="005866B4">
              <w:rPr>
                <w:sz w:val="20"/>
                <w:szCs w:val="20"/>
              </w:rPr>
              <w:t>1</w:t>
            </w:r>
            <w:r w:rsidR="005866B4" w:rsidRPr="00122D33">
              <w:rPr>
                <w:sz w:val="20"/>
                <w:szCs w:val="20"/>
              </w:rPr>
              <w:t xml:space="preserve"> and 1.</w:t>
            </w:r>
            <w:r w:rsidR="005866B4">
              <w:rPr>
                <w:sz w:val="20"/>
                <w:szCs w:val="20"/>
              </w:rPr>
              <w:t xml:space="preserve">2 is contained in section </w:t>
            </w:r>
            <w:r w:rsidR="005866B4">
              <w:rPr>
                <w:sz w:val="20"/>
                <w:szCs w:val="20"/>
              </w:rPr>
              <w:fldChar w:fldCharType="begin"/>
            </w:r>
            <w:r w:rsidR="005866B4">
              <w:rPr>
                <w:sz w:val="20"/>
                <w:szCs w:val="20"/>
              </w:rPr>
              <w:instrText xml:space="preserve"> REF _Ref520985396 \r \h </w:instrText>
            </w:r>
            <w:r w:rsidR="005866B4">
              <w:rPr>
                <w:sz w:val="20"/>
                <w:szCs w:val="20"/>
              </w:rPr>
            </w:r>
            <w:r w:rsidR="005866B4">
              <w:rPr>
                <w:sz w:val="20"/>
                <w:szCs w:val="20"/>
              </w:rPr>
              <w:fldChar w:fldCharType="separate"/>
            </w:r>
            <w:r w:rsidR="000E3F29">
              <w:rPr>
                <w:sz w:val="20"/>
                <w:szCs w:val="20"/>
              </w:rPr>
              <w:t>8.2</w:t>
            </w:r>
            <w:r w:rsidR="005866B4">
              <w:rPr>
                <w:sz w:val="20"/>
                <w:szCs w:val="20"/>
              </w:rPr>
              <w:fldChar w:fldCharType="end"/>
            </w:r>
            <w:r w:rsidR="005866B4">
              <w:rPr>
                <w:sz w:val="20"/>
                <w:szCs w:val="20"/>
              </w:rPr>
              <w:t>.</w:t>
            </w:r>
          </w:p>
        </w:tc>
      </w:tr>
      <w:tr w:rsidR="00D1510B" w:rsidRPr="001D1C3F" w14:paraId="5BD7F5F3" w14:textId="77777777" w:rsidTr="00D26AEB">
        <w:tblPrEx>
          <w:tblLook w:val="04A0" w:firstRow="1" w:lastRow="0" w:firstColumn="1" w:lastColumn="0" w:noHBand="0" w:noVBand="1"/>
        </w:tblPrEx>
        <w:trPr>
          <w:cantSplit/>
          <w:tblHeader w:val="0"/>
        </w:trPr>
        <w:tc>
          <w:tcPr>
            <w:tcW w:w="915" w:type="dxa"/>
          </w:tcPr>
          <w:p w14:paraId="1AEB0CD9" w14:textId="68D618E9" w:rsidR="00D1510B" w:rsidRDefault="00D1510B" w:rsidP="00D1510B">
            <w:pPr>
              <w:spacing w:beforeLines="40" w:before="96" w:afterLines="40" w:after="96"/>
              <w:rPr>
                <w:sz w:val="20"/>
                <w:szCs w:val="20"/>
              </w:rPr>
            </w:pPr>
            <w:r>
              <w:rPr>
                <w:sz w:val="20"/>
                <w:szCs w:val="20"/>
              </w:rPr>
              <w:t>1.3</w:t>
            </w:r>
          </w:p>
        </w:tc>
        <w:tc>
          <w:tcPr>
            <w:tcW w:w="1464" w:type="dxa"/>
          </w:tcPr>
          <w:p w14:paraId="46589B20" w14:textId="3A3A774D" w:rsidR="00D1510B" w:rsidRDefault="00D1510B" w:rsidP="00D1510B">
            <w:pPr>
              <w:spacing w:beforeLines="40" w:before="96" w:afterLines="40" w:after="96"/>
              <w:rPr>
                <w:rFonts w:eastAsiaTheme="majorEastAsia" w:cstheme="majorBidi"/>
                <w:b/>
                <w:bCs/>
                <w:sz w:val="20"/>
                <w:szCs w:val="20"/>
              </w:rPr>
            </w:pPr>
            <w:r>
              <w:rPr>
                <w:sz w:val="20"/>
                <w:szCs w:val="20"/>
              </w:rPr>
              <w:t>July 2018</w:t>
            </w:r>
          </w:p>
        </w:tc>
        <w:tc>
          <w:tcPr>
            <w:tcW w:w="6971" w:type="dxa"/>
            <w:gridSpan w:val="2"/>
          </w:tcPr>
          <w:p w14:paraId="5044009A" w14:textId="3B52C2BD" w:rsidR="00D1510B" w:rsidRDefault="00D1510B" w:rsidP="00D1510B">
            <w:pPr>
              <w:spacing w:beforeLines="40" w:before="96" w:afterLines="40" w:after="96"/>
              <w:rPr>
                <w:rFonts w:eastAsiaTheme="majorEastAsia" w:cstheme="majorBidi"/>
                <w:b/>
                <w:bCs/>
                <w:sz w:val="20"/>
                <w:szCs w:val="20"/>
              </w:rPr>
            </w:pPr>
            <w:r>
              <w:rPr>
                <w:sz w:val="20"/>
                <w:szCs w:val="20"/>
              </w:rPr>
              <w:t>Version 1.3</w:t>
            </w:r>
            <w:r w:rsidR="00E91563">
              <w:rPr>
                <w:sz w:val="20"/>
                <w:szCs w:val="20"/>
              </w:rPr>
              <w:br/>
              <w:t>A s</w:t>
            </w:r>
            <w:r w:rsidR="00E91563" w:rsidRPr="00122D33">
              <w:rPr>
                <w:sz w:val="20"/>
                <w:szCs w:val="20"/>
              </w:rPr>
              <w:t>ummary of main changes between version 1.</w:t>
            </w:r>
            <w:r w:rsidR="00E91563">
              <w:rPr>
                <w:sz w:val="20"/>
                <w:szCs w:val="20"/>
              </w:rPr>
              <w:t>2</w:t>
            </w:r>
            <w:r w:rsidR="00E91563" w:rsidRPr="00122D33">
              <w:rPr>
                <w:sz w:val="20"/>
                <w:szCs w:val="20"/>
              </w:rPr>
              <w:t xml:space="preserve"> and 1.</w:t>
            </w:r>
            <w:r w:rsidR="00E91563">
              <w:rPr>
                <w:sz w:val="20"/>
                <w:szCs w:val="20"/>
              </w:rPr>
              <w:t xml:space="preserve">3 is contained in section </w:t>
            </w:r>
            <w:r w:rsidR="00E91563">
              <w:rPr>
                <w:sz w:val="20"/>
                <w:szCs w:val="20"/>
              </w:rPr>
              <w:fldChar w:fldCharType="begin"/>
            </w:r>
            <w:r w:rsidR="00E91563">
              <w:rPr>
                <w:sz w:val="20"/>
                <w:szCs w:val="20"/>
              </w:rPr>
              <w:instrText xml:space="preserve"> REF _Ref520985015 \r \h </w:instrText>
            </w:r>
            <w:r w:rsidR="00E91563">
              <w:rPr>
                <w:sz w:val="20"/>
                <w:szCs w:val="20"/>
              </w:rPr>
            </w:r>
            <w:r w:rsidR="00E91563">
              <w:rPr>
                <w:sz w:val="20"/>
                <w:szCs w:val="20"/>
              </w:rPr>
              <w:fldChar w:fldCharType="separate"/>
            </w:r>
            <w:r w:rsidR="000E3F29">
              <w:rPr>
                <w:sz w:val="20"/>
                <w:szCs w:val="20"/>
              </w:rPr>
              <w:t>8.3</w:t>
            </w:r>
            <w:r w:rsidR="00E91563">
              <w:rPr>
                <w:sz w:val="20"/>
                <w:szCs w:val="20"/>
              </w:rPr>
              <w:fldChar w:fldCharType="end"/>
            </w:r>
            <w:r w:rsidR="00E91563">
              <w:rPr>
                <w:sz w:val="20"/>
                <w:szCs w:val="20"/>
              </w:rPr>
              <w:t>.</w:t>
            </w:r>
          </w:p>
        </w:tc>
      </w:tr>
      <w:tr w:rsidR="001A6D68" w:rsidRPr="001D1C3F" w14:paraId="5F742670" w14:textId="77777777" w:rsidTr="00D26AEB">
        <w:tblPrEx>
          <w:tblLook w:val="04A0" w:firstRow="1" w:lastRow="0" w:firstColumn="1" w:lastColumn="0" w:noHBand="0" w:noVBand="1"/>
        </w:tblPrEx>
        <w:trPr>
          <w:cantSplit/>
          <w:tblHeader w:val="0"/>
        </w:trPr>
        <w:tc>
          <w:tcPr>
            <w:tcW w:w="915" w:type="dxa"/>
          </w:tcPr>
          <w:p w14:paraId="0F6E3DEE" w14:textId="29C042FC" w:rsidR="001A6D68" w:rsidRDefault="001A6D68" w:rsidP="001A6D68">
            <w:pPr>
              <w:spacing w:beforeLines="40" w:before="96" w:afterLines="40" w:after="96"/>
              <w:rPr>
                <w:sz w:val="20"/>
                <w:szCs w:val="20"/>
              </w:rPr>
            </w:pPr>
            <w:r>
              <w:rPr>
                <w:sz w:val="20"/>
                <w:szCs w:val="20"/>
              </w:rPr>
              <w:t>1.3.01</w:t>
            </w:r>
          </w:p>
        </w:tc>
        <w:tc>
          <w:tcPr>
            <w:tcW w:w="1464" w:type="dxa"/>
          </w:tcPr>
          <w:p w14:paraId="134A891D" w14:textId="2983B69B" w:rsidR="001A6D68" w:rsidRPr="00CB3A41" w:rsidRDefault="00306B13" w:rsidP="001A6D68">
            <w:pPr>
              <w:spacing w:beforeLines="40" w:before="96" w:afterLines="40" w:after="96"/>
              <w:rPr>
                <w:sz w:val="20"/>
                <w:szCs w:val="20"/>
              </w:rPr>
            </w:pPr>
            <w:r>
              <w:rPr>
                <w:sz w:val="20"/>
                <w:szCs w:val="20"/>
              </w:rPr>
              <w:t>Oct</w:t>
            </w:r>
            <w:r w:rsidR="001A6D68">
              <w:rPr>
                <w:sz w:val="20"/>
                <w:szCs w:val="20"/>
              </w:rPr>
              <w:t>.</w:t>
            </w:r>
            <w:r w:rsidR="001A6D68" w:rsidRPr="00CB3A41">
              <w:rPr>
                <w:sz w:val="20"/>
                <w:szCs w:val="20"/>
              </w:rPr>
              <w:t xml:space="preserve"> </w:t>
            </w:r>
            <w:r>
              <w:rPr>
                <w:sz w:val="20"/>
                <w:szCs w:val="20"/>
              </w:rPr>
              <w:t>29</w:t>
            </w:r>
            <w:r w:rsidR="001A6D68" w:rsidRPr="00CB3A41">
              <w:rPr>
                <w:sz w:val="20"/>
                <w:szCs w:val="20"/>
              </w:rPr>
              <w:t>, 2018</w:t>
            </w:r>
          </w:p>
        </w:tc>
        <w:tc>
          <w:tcPr>
            <w:tcW w:w="6971" w:type="dxa"/>
            <w:gridSpan w:val="2"/>
          </w:tcPr>
          <w:p w14:paraId="2D7AEA1D" w14:textId="76CCC032" w:rsidR="001A6D68" w:rsidRPr="000A7043" w:rsidRDefault="001A6D68" w:rsidP="001A6D68">
            <w:pPr>
              <w:spacing w:beforeLines="40" w:before="96" w:afterLines="40" w:after="96"/>
              <w:rPr>
                <w:rFonts w:eastAsiaTheme="majorEastAsia" w:cstheme="majorBidi"/>
                <w:bCs/>
                <w:sz w:val="20"/>
                <w:szCs w:val="20"/>
              </w:rPr>
            </w:pPr>
            <w:r w:rsidRPr="000A7043">
              <w:rPr>
                <w:sz w:val="20"/>
                <w:szCs w:val="20"/>
              </w:rPr>
              <w:t>Initial version for 1.4 development</w:t>
            </w:r>
            <w:r w:rsidR="00327824" w:rsidRPr="000A7043">
              <w:rPr>
                <w:sz w:val="20"/>
                <w:szCs w:val="20"/>
              </w:rPr>
              <w:t>.</w:t>
            </w:r>
            <w:r w:rsidR="00327824" w:rsidRPr="000A7043">
              <w:rPr>
                <w:sz w:val="20"/>
                <w:szCs w:val="20"/>
              </w:rPr>
              <w:br/>
            </w:r>
            <w:r w:rsidR="00327824" w:rsidRPr="000A7043">
              <w:rPr>
                <w:sz w:val="20"/>
                <w:szCs w:val="20"/>
              </w:rPr>
              <w:br/>
              <w:t>Preliminary solution 1 for bit set modeling deleted.</w:t>
            </w:r>
            <w:r w:rsidR="00327824" w:rsidRPr="000A7043">
              <w:rPr>
                <w:sz w:val="20"/>
                <w:szCs w:val="20"/>
              </w:rPr>
              <w:br/>
            </w:r>
            <w:r w:rsidR="000A7043" w:rsidRPr="000A7043">
              <w:rPr>
                <w:rFonts w:eastAsiaTheme="majorEastAsia" w:cs="Times New Roman"/>
                <w:bCs/>
                <w:sz w:val="20"/>
                <w:szCs w:val="20"/>
              </w:rPr>
              <w:t>«</w:t>
            </w:r>
            <w:proofErr w:type="spellStart"/>
            <w:r w:rsidR="000A7043" w:rsidRPr="000A7043">
              <w:rPr>
                <w:rFonts w:eastAsiaTheme="majorEastAsia" w:cs="Times New Roman"/>
                <w:bCs/>
                <w:sz w:val="20"/>
                <w:szCs w:val="20"/>
              </w:rPr>
              <w:t>StrictComposite</w:t>
            </w:r>
            <w:proofErr w:type="spellEnd"/>
            <w:r w:rsidR="000A7043" w:rsidRPr="000A7043">
              <w:rPr>
                <w:rFonts w:asciiTheme="majorBidi" w:eastAsiaTheme="majorEastAsia" w:hAnsiTheme="majorBidi" w:cstheme="majorBidi"/>
                <w:bCs/>
                <w:sz w:val="20"/>
                <w:szCs w:val="20"/>
              </w:rPr>
              <w:t>» made obsolete.</w:t>
            </w:r>
            <w:r w:rsidR="000A7043" w:rsidRPr="000A7043">
              <w:rPr>
                <w:rFonts w:asciiTheme="majorBidi" w:eastAsiaTheme="majorEastAsia" w:hAnsiTheme="majorBidi" w:cstheme="majorBidi"/>
                <w:bCs/>
                <w:sz w:val="20"/>
                <w:szCs w:val="20"/>
              </w:rPr>
              <w:br/>
            </w:r>
            <w:r w:rsidR="000A7043" w:rsidRPr="000A7043">
              <w:rPr>
                <w:rFonts w:eastAsiaTheme="majorEastAsia" w:cs="Times New Roman"/>
                <w:bCs/>
                <w:sz w:val="20"/>
                <w:szCs w:val="20"/>
              </w:rPr>
              <w:t>«</w:t>
            </w:r>
            <w:proofErr w:type="spellStart"/>
            <w:r w:rsidR="000A7043">
              <w:rPr>
                <w:rFonts w:eastAsiaTheme="majorEastAsia" w:cs="Times New Roman"/>
                <w:bCs/>
                <w:sz w:val="20"/>
                <w:szCs w:val="20"/>
              </w:rPr>
              <w:t>LifecycleAggregate</w:t>
            </w:r>
            <w:proofErr w:type="spellEnd"/>
            <w:r w:rsidR="000A7043" w:rsidRPr="000A7043">
              <w:rPr>
                <w:rFonts w:asciiTheme="majorBidi" w:eastAsiaTheme="majorEastAsia" w:hAnsiTheme="majorBidi" w:cstheme="majorBidi"/>
                <w:bCs/>
                <w:sz w:val="20"/>
                <w:szCs w:val="20"/>
              </w:rPr>
              <w:t>» made obsolete.</w:t>
            </w:r>
            <w:r w:rsidR="000A7043" w:rsidRPr="000A7043">
              <w:rPr>
                <w:rFonts w:asciiTheme="majorBidi" w:eastAsiaTheme="majorEastAsia" w:hAnsiTheme="majorBidi" w:cstheme="majorBidi"/>
                <w:bCs/>
                <w:sz w:val="20"/>
                <w:szCs w:val="20"/>
              </w:rPr>
              <w:br/>
            </w:r>
            <w:r w:rsidR="000A7043">
              <w:rPr>
                <w:rFonts w:eastAsiaTheme="majorEastAsia" w:cstheme="majorBidi"/>
                <w:bCs/>
                <w:sz w:val="20"/>
                <w:szCs w:val="20"/>
              </w:rPr>
              <w:t>Meaning of Composite/Shared/</w:t>
            </w:r>
            <w:proofErr w:type="gramStart"/>
            <w:r w:rsidR="000A7043">
              <w:rPr>
                <w:rFonts w:eastAsiaTheme="majorEastAsia" w:cstheme="majorBidi"/>
                <w:bCs/>
                <w:sz w:val="20"/>
                <w:szCs w:val="20"/>
              </w:rPr>
              <w:t>None</w:t>
            </w:r>
            <w:proofErr w:type="gramEnd"/>
            <w:r w:rsidR="000A7043">
              <w:rPr>
                <w:rFonts w:eastAsiaTheme="majorEastAsia" w:cstheme="majorBidi"/>
                <w:bCs/>
                <w:sz w:val="20"/>
                <w:szCs w:val="20"/>
              </w:rPr>
              <w:t xml:space="preserve"> aggregation property </w:t>
            </w:r>
            <w:r w:rsidR="00320210">
              <w:rPr>
                <w:rFonts w:eastAsiaTheme="majorEastAsia" w:cstheme="majorBidi"/>
                <w:bCs/>
                <w:sz w:val="20"/>
                <w:szCs w:val="20"/>
              </w:rPr>
              <w:t>and</w:t>
            </w:r>
            <w:r w:rsidR="000A7043">
              <w:rPr>
                <w:rFonts w:eastAsiaTheme="majorEastAsia" w:cstheme="majorBidi"/>
                <w:bCs/>
                <w:sz w:val="20"/>
                <w:szCs w:val="20"/>
              </w:rPr>
              <w:t xml:space="preserve"> </w:t>
            </w:r>
            <w:r w:rsidR="00FB0FE1">
              <w:rPr>
                <w:rFonts w:eastAsiaTheme="majorEastAsia" w:cstheme="majorBidi"/>
                <w:bCs/>
                <w:sz w:val="20"/>
                <w:szCs w:val="20"/>
              </w:rPr>
              <w:t xml:space="preserve">association end multiplicity </w:t>
            </w:r>
            <w:r w:rsidR="000A7043">
              <w:rPr>
                <w:rFonts w:eastAsiaTheme="majorEastAsia" w:cstheme="majorBidi"/>
                <w:bCs/>
                <w:sz w:val="20"/>
                <w:szCs w:val="20"/>
              </w:rPr>
              <w:t>clarified</w:t>
            </w:r>
            <w:r w:rsidR="00320210">
              <w:rPr>
                <w:rFonts w:eastAsiaTheme="majorEastAsia" w:cstheme="majorBidi"/>
                <w:bCs/>
                <w:sz w:val="20"/>
                <w:szCs w:val="20"/>
              </w:rPr>
              <w:t xml:space="preserve"> in section </w:t>
            </w:r>
            <w:r w:rsidR="005212A1">
              <w:rPr>
                <w:rFonts w:eastAsiaTheme="majorEastAsia" w:cstheme="majorBidi"/>
                <w:bCs/>
                <w:sz w:val="20"/>
                <w:szCs w:val="20"/>
              </w:rPr>
              <w:fldChar w:fldCharType="begin"/>
            </w:r>
            <w:r w:rsidR="005212A1">
              <w:rPr>
                <w:rFonts w:eastAsiaTheme="majorEastAsia" w:cstheme="majorBidi"/>
                <w:bCs/>
                <w:sz w:val="20"/>
                <w:szCs w:val="20"/>
              </w:rPr>
              <w:instrText xml:space="preserve"> REF _Ref529532232 \r \h </w:instrText>
            </w:r>
            <w:r w:rsidR="005212A1">
              <w:rPr>
                <w:rFonts w:eastAsiaTheme="majorEastAsia" w:cstheme="majorBidi"/>
                <w:bCs/>
                <w:sz w:val="20"/>
                <w:szCs w:val="20"/>
              </w:rPr>
            </w:r>
            <w:r w:rsidR="005212A1">
              <w:rPr>
                <w:rFonts w:eastAsiaTheme="majorEastAsia" w:cstheme="majorBidi"/>
                <w:bCs/>
                <w:sz w:val="20"/>
                <w:szCs w:val="20"/>
              </w:rPr>
              <w:fldChar w:fldCharType="separate"/>
            </w:r>
            <w:r w:rsidR="005212A1">
              <w:rPr>
                <w:rFonts w:eastAsiaTheme="majorEastAsia" w:cstheme="majorBidi"/>
                <w:bCs/>
                <w:sz w:val="20"/>
                <w:szCs w:val="20"/>
              </w:rPr>
              <w:t>5.4</w:t>
            </w:r>
            <w:r w:rsidR="005212A1">
              <w:rPr>
                <w:rFonts w:eastAsiaTheme="majorEastAsia" w:cstheme="majorBidi"/>
                <w:bCs/>
                <w:sz w:val="20"/>
                <w:szCs w:val="20"/>
              </w:rPr>
              <w:fldChar w:fldCharType="end"/>
            </w:r>
            <w:r w:rsidR="000A7043">
              <w:rPr>
                <w:rFonts w:eastAsiaTheme="majorEastAsia" w:cstheme="majorBidi"/>
                <w:bCs/>
                <w:sz w:val="20"/>
                <w:szCs w:val="20"/>
              </w:rPr>
              <w:t>.</w:t>
            </w:r>
          </w:p>
        </w:tc>
      </w:tr>
      <w:tr w:rsidR="00582134" w:rsidRPr="001D1C3F" w14:paraId="3C06D52A" w14:textId="77777777" w:rsidTr="00D26AEB">
        <w:tblPrEx>
          <w:tblLook w:val="04A0" w:firstRow="1" w:lastRow="0" w:firstColumn="1" w:lastColumn="0" w:noHBand="0" w:noVBand="1"/>
        </w:tblPrEx>
        <w:trPr>
          <w:cantSplit/>
        </w:trPr>
        <w:tc>
          <w:tcPr>
            <w:tcW w:w="915" w:type="dxa"/>
          </w:tcPr>
          <w:p w14:paraId="237E4247" w14:textId="6DF37183" w:rsidR="00582134" w:rsidRDefault="00582134" w:rsidP="005E3C42">
            <w:pPr>
              <w:spacing w:beforeLines="40" w:before="96" w:afterLines="40" w:after="96"/>
              <w:rPr>
                <w:sz w:val="20"/>
                <w:szCs w:val="20"/>
              </w:rPr>
            </w:pPr>
            <w:r>
              <w:rPr>
                <w:sz w:val="20"/>
                <w:szCs w:val="20"/>
              </w:rPr>
              <w:t>1.3.02</w:t>
            </w:r>
          </w:p>
        </w:tc>
        <w:tc>
          <w:tcPr>
            <w:tcW w:w="1464" w:type="dxa"/>
          </w:tcPr>
          <w:p w14:paraId="3DC15AC9" w14:textId="30ECB32F" w:rsidR="00582134" w:rsidRPr="00CB3A41" w:rsidRDefault="00577FE6" w:rsidP="005E3C42">
            <w:pPr>
              <w:spacing w:beforeLines="40" w:before="96" w:afterLines="40" w:after="96"/>
              <w:rPr>
                <w:sz w:val="20"/>
                <w:szCs w:val="20"/>
              </w:rPr>
            </w:pPr>
            <w:r>
              <w:rPr>
                <w:sz w:val="20"/>
                <w:szCs w:val="20"/>
              </w:rPr>
              <w:t>Dec</w:t>
            </w:r>
            <w:r w:rsidR="00582134">
              <w:rPr>
                <w:sz w:val="20"/>
                <w:szCs w:val="20"/>
              </w:rPr>
              <w:t>.</w:t>
            </w:r>
            <w:r w:rsidR="00582134" w:rsidRPr="00CB3A41">
              <w:rPr>
                <w:sz w:val="20"/>
                <w:szCs w:val="20"/>
              </w:rPr>
              <w:t xml:space="preserve"> </w:t>
            </w:r>
            <w:r w:rsidR="00582134">
              <w:rPr>
                <w:sz w:val="20"/>
                <w:szCs w:val="20"/>
              </w:rPr>
              <w:t>8</w:t>
            </w:r>
            <w:r w:rsidR="00582134" w:rsidRPr="00CB3A41">
              <w:rPr>
                <w:sz w:val="20"/>
                <w:szCs w:val="20"/>
              </w:rPr>
              <w:t>, 2018</w:t>
            </w:r>
          </w:p>
        </w:tc>
        <w:tc>
          <w:tcPr>
            <w:tcW w:w="6971" w:type="dxa"/>
            <w:gridSpan w:val="2"/>
          </w:tcPr>
          <w:p w14:paraId="3DC4A550" w14:textId="0C29AED6" w:rsidR="00582134" w:rsidRPr="000A7043" w:rsidRDefault="00582134" w:rsidP="005E3C42">
            <w:pPr>
              <w:spacing w:beforeLines="40" w:before="96" w:afterLines="40" w:after="96"/>
              <w:rPr>
                <w:rFonts w:eastAsiaTheme="majorEastAsia" w:cstheme="majorBidi"/>
                <w:bCs/>
                <w:sz w:val="20"/>
                <w:szCs w:val="20"/>
              </w:rPr>
            </w:pPr>
            <w:r w:rsidRPr="00A225EA">
              <w:rPr>
                <w:sz w:val="20"/>
                <w:szCs w:val="20"/>
              </w:rPr>
              <w:t>Revision marks from v1.</w:t>
            </w:r>
            <w:r>
              <w:rPr>
                <w:sz w:val="20"/>
                <w:szCs w:val="20"/>
              </w:rPr>
              <w:t>3</w:t>
            </w:r>
            <w:r w:rsidRPr="00A225EA">
              <w:rPr>
                <w:sz w:val="20"/>
                <w:szCs w:val="20"/>
              </w:rPr>
              <w:t>.0</w:t>
            </w:r>
            <w:r>
              <w:rPr>
                <w:sz w:val="20"/>
                <w:szCs w:val="20"/>
              </w:rPr>
              <w:t>1</w:t>
            </w:r>
            <w:r w:rsidRPr="00A225EA">
              <w:rPr>
                <w:sz w:val="20"/>
                <w:szCs w:val="20"/>
              </w:rPr>
              <w:t xml:space="preserve"> accepted.</w:t>
            </w:r>
            <w:r>
              <w:rPr>
                <w:sz w:val="20"/>
                <w:szCs w:val="20"/>
              </w:rPr>
              <w:br/>
            </w:r>
            <w:r w:rsidR="00EB05F3">
              <w:rPr>
                <w:rFonts w:eastAsiaTheme="majorEastAsia" w:cstheme="majorBidi"/>
                <w:bCs/>
                <w:sz w:val="20"/>
                <w:szCs w:val="20"/>
              </w:rPr>
              <w:t>The c</w:t>
            </w:r>
            <w:r w:rsidR="00EB05F3" w:rsidRPr="00EB05F3">
              <w:rPr>
                <w:rFonts w:eastAsiaTheme="majorEastAsia" w:cstheme="majorBidi"/>
                <w:bCs/>
                <w:sz w:val="20"/>
                <w:szCs w:val="20"/>
              </w:rPr>
              <w:t>ondition</w:t>
            </w:r>
            <w:r w:rsidR="00EB05F3">
              <w:rPr>
                <w:rFonts w:eastAsiaTheme="majorEastAsia" w:cstheme="majorBidi"/>
                <w:bCs/>
                <w:sz w:val="20"/>
                <w:szCs w:val="20"/>
              </w:rPr>
              <w:t xml:space="preserve">al </w:t>
            </w:r>
            <w:r w:rsidR="00EB05F3" w:rsidRPr="00EB05F3">
              <w:rPr>
                <w:rFonts w:eastAsiaTheme="majorEastAsia" w:cstheme="majorBidi"/>
                <w:bCs/>
                <w:sz w:val="20"/>
                <w:szCs w:val="20"/>
              </w:rPr>
              <w:t>«Specify» abstraction relationship</w:t>
            </w:r>
            <w:r w:rsidR="00EB05F3">
              <w:rPr>
                <w:rFonts w:eastAsiaTheme="majorEastAsia" w:cstheme="majorBidi"/>
                <w:bCs/>
                <w:sz w:val="20"/>
                <w:szCs w:val="20"/>
              </w:rPr>
              <w:t xml:space="preserve"> updated in section </w:t>
            </w:r>
            <w:r w:rsidR="00EB05F3">
              <w:rPr>
                <w:rFonts w:eastAsiaTheme="majorEastAsia" w:cstheme="majorBidi"/>
                <w:bCs/>
                <w:sz w:val="20"/>
                <w:szCs w:val="20"/>
              </w:rPr>
              <w:fldChar w:fldCharType="begin"/>
            </w:r>
            <w:r w:rsidR="00EB05F3">
              <w:rPr>
                <w:rFonts w:eastAsiaTheme="majorEastAsia" w:cstheme="majorBidi"/>
                <w:bCs/>
                <w:sz w:val="20"/>
                <w:szCs w:val="20"/>
              </w:rPr>
              <w:instrText xml:space="preserve"> REF _Ref477511185 \r \h </w:instrText>
            </w:r>
            <w:r w:rsidR="00EB05F3">
              <w:rPr>
                <w:rFonts w:eastAsiaTheme="majorEastAsia" w:cstheme="majorBidi"/>
                <w:bCs/>
                <w:sz w:val="20"/>
                <w:szCs w:val="20"/>
              </w:rPr>
            </w:r>
            <w:r w:rsidR="00EB05F3">
              <w:rPr>
                <w:rFonts w:eastAsiaTheme="majorEastAsia" w:cstheme="majorBidi"/>
                <w:bCs/>
                <w:sz w:val="20"/>
                <w:szCs w:val="20"/>
              </w:rPr>
              <w:fldChar w:fldCharType="separate"/>
            </w:r>
            <w:r w:rsidR="00EB05F3">
              <w:rPr>
                <w:rFonts w:eastAsiaTheme="majorEastAsia" w:cstheme="majorBidi"/>
                <w:bCs/>
                <w:sz w:val="20"/>
                <w:szCs w:val="20"/>
              </w:rPr>
              <w:t>5.4.2.3</w:t>
            </w:r>
            <w:r w:rsidR="00EB05F3">
              <w:rPr>
                <w:rFonts w:eastAsiaTheme="majorEastAsia" w:cstheme="majorBidi"/>
                <w:bCs/>
                <w:sz w:val="20"/>
                <w:szCs w:val="20"/>
              </w:rPr>
              <w:fldChar w:fldCharType="end"/>
            </w:r>
            <w:r w:rsidR="00EB05F3">
              <w:rPr>
                <w:rFonts w:eastAsiaTheme="majorEastAsia" w:cstheme="majorBidi"/>
                <w:bCs/>
                <w:sz w:val="20"/>
                <w:szCs w:val="20"/>
              </w:rPr>
              <w:t>.</w:t>
            </w:r>
            <w:r w:rsidR="00EB05F3">
              <w:rPr>
                <w:rFonts w:eastAsiaTheme="majorEastAsia" w:cstheme="majorBidi"/>
                <w:bCs/>
                <w:sz w:val="20"/>
                <w:szCs w:val="20"/>
              </w:rPr>
              <w:br/>
            </w:r>
            <w:r w:rsidR="00577FE6">
              <w:rPr>
                <w:rFonts w:eastAsiaTheme="majorEastAsia" w:cstheme="majorBidi"/>
                <w:bCs/>
                <w:sz w:val="20"/>
                <w:szCs w:val="20"/>
              </w:rPr>
              <w:t>Updates according to the discussions at the December F2F meeting.</w:t>
            </w:r>
          </w:p>
        </w:tc>
      </w:tr>
      <w:tr w:rsidR="00191733" w:rsidRPr="001D1C3F" w14:paraId="1008DD3C" w14:textId="77777777" w:rsidTr="00D26AEB">
        <w:tblPrEx>
          <w:tblLook w:val="04A0" w:firstRow="1" w:lastRow="0" w:firstColumn="1" w:lastColumn="0" w:noHBand="0" w:noVBand="1"/>
        </w:tblPrEx>
        <w:trPr>
          <w:cantSplit/>
        </w:trPr>
        <w:tc>
          <w:tcPr>
            <w:tcW w:w="915" w:type="dxa"/>
          </w:tcPr>
          <w:p w14:paraId="416E549F" w14:textId="77777777" w:rsidR="00191733" w:rsidRDefault="00191733" w:rsidP="00191733">
            <w:pPr>
              <w:spacing w:beforeLines="40" w:before="96" w:afterLines="40" w:after="96"/>
              <w:rPr>
                <w:sz w:val="20"/>
                <w:szCs w:val="20"/>
              </w:rPr>
            </w:pPr>
            <w:r>
              <w:rPr>
                <w:sz w:val="20"/>
                <w:szCs w:val="20"/>
              </w:rPr>
              <w:t>1.3.03</w:t>
            </w:r>
          </w:p>
        </w:tc>
        <w:tc>
          <w:tcPr>
            <w:tcW w:w="1464" w:type="dxa"/>
          </w:tcPr>
          <w:p w14:paraId="40B12144" w14:textId="702F97D5" w:rsidR="00191733" w:rsidRDefault="00DE715D" w:rsidP="00191733">
            <w:pPr>
              <w:spacing w:beforeLines="40" w:before="96" w:afterLines="40" w:after="96"/>
              <w:rPr>
                <w:sz w:val="20"/>
                <w:szCs w:val="20"/>
              </w:rPr>
            </w:pPr>
            <w:r>
              <w:rPr>
                <w:sz w:val="20"/>
                <w:szCs w:val="20"/>
              </w:rPr>
              <w:t>Aug</w:t>
            </w:r>
            <w:r w:rsidR="00215157">
              <w:rPr>
                <w:sz w:val="20"/>
                <w:szCs w:val="20"/>
              </w:rPr>
              <w:t>.</w:t>
            </w:r>
            <w:r w:rsidR="0091049F">
              <w:rPr>
                <w:sz w:val="20"/>
                <w:szCs w:val="20"/>
              </w:rPr>
              <w:t xml:space="preserve"> </w:t>
            </w:r>
            <w:r>
              <w:rPr>
                <w:sz w:val="20"/>
                <w:szCs w:val="20"/>
              </w:rPr>
              <w:t>6</w:t>
            </w:r>
            <w:r w:rsidR="00CA7204">
              <w:rPr>
                <w:sz w:val="20"/>
                <w:szCs w:val="20"/>
              </w:rPr>
              <w:t>, 202</w:t>
            </w:r>
            <w:r>
              <w:rPr>
                <w:sz w:val="20"/>
                <w:szCs w:val="20"/>
              </w:rPr>
              <w:t>1</w:t>
            </w:r>
          </w:p>
        </w:tc>
        <w:tc>
          <w:tcPr>
            <w:tcW w:w="6971" w:type="dxa"/>
            <w:gridSpan w:val="2"/>
          </w:tcPr>
          <w:p w14:paraId="66560ECF" w14:textId="3B725107" w:rsidR="00191733" w:rsidRDefault="00191733" w:rsidP="00191733">
            <w:pPr>
              <w:spacing w:beforeLines="40" w:before="96" w:afterLines="40" w:after="96"/>
              <w:rPr>
                <w:sz w:val="20"/>
                <w:szCs w:val="20"/>
              </w:rPr>
            </w:pPr>
            <w:r>
              <w:rPr>
                <w:sz w:val="20"/>
                <w:szCs w:val="20"/>
              </w:rPr>
              <w:t>Revision marks from v1.3.02 accepted.</w:t>
            </w:r>
          </w:p>
          <w:p w14:paraId="2BB36B28" w14:textId="4B8AC0B3" w:rsidR="00191733" w:rsidRPr="007C2ECB" w:rsidRDefault="00191733" w:rsidP="001371E5">
            <w:pPr>
              <w:pStyle w:val="Listenabsatz"/>
              <w:numPr>
                <w:ilvl w:val="0"/>
                <w:numId w:val="16"/>
              </w:numPr>
              <w:spacing w:beforeLines="40" w:before="96" w:afterLines="40" w:after="96"/>
              <w:ind w:left="209" w:hanging="180"/>
              <w:rPr>
                <w:sz w:val="20"/>
                <w:szCs w:val="20"/>
              </w:rPr>
            </w:pPr>
            <w:r w:rsidRPr="007C2ECB">
              <w:rPr>
                <w:sz w:val="20"/>
                <w:szCs w:val="20"/>
              </w:rPr>
              <w:t>Style sheet:</w:t>
            </w:r>
          </w:p>
          <w:p w14:paraId="1D22B7AC" w14:textId="1A27CED7" w:rsidR="00191733" w:rsidRDefault="00191733" w:rsidP="001371E5">
            <w:pPr>
              <w:pStyle w:val="Listenabsatz"/>
              <w:numPr>
                <w:ilvl w:val="1"/>
                <w:numId w:val="16"/>
              </w:numPr>
              <w:spacing w:beforeLines="40" w:before="96" w:afterLines="40" w:after="96"/>
              <w:ind w:left="569"/>
              <w:rPr>
                <w:sz w:val="20"/>
                <w:szCs w:val="20"/>
              </w:rPr>
            </w:pPr>
            <w:r w:rsidRPr="007C2ECB">
              <w:rPr>
                <w:sz w:val="20"/>
                <w:szCs w:val="20"/>
              </w:rPr>
              <w:t>Per IISOMI 2019.02.20 call decision, should not have universal stylesheet. Every papyrus project should package and auto-apply the stylesheets used by that project. Most of the issues with transferring diagrams between projects could be solved by turning off auto-resizing of class boxes.</w:t>
            </w:r>
          </w:p>
          <w:p w14:paraId="29B9EE20" w14:textId="6CE0BD70" w:rsidR="00191733" w:rsidRDefault="00191733" w:rsidP="001371E5">
            <w:pPr>
              <w:pStyle w:val="Listenabsatz"/>
              <w:numPr>
                <w:ilvl w:val="1"/>
                <w:numId w:val="16"/>
              </w:numPr>
              <w:spacing w:beforeLines="40" w:before="96" w:afterLines="40" w:after="96"/>
              <w:ind w:left="569"/>
              <w:rPr>
                <w:sz w:val="20"/>
                <w:szCs w:val="20"/>
              </w:rPr>
            </w:pPr>
            <w:r w:rsidRPr="007C2ECB">
              <w:rPr>
                <w:sz w:val="20"/>
                <w:szCs w:val="20"/>
              </w:rPr>
              <w:t>Cl</w:t>
            </w:r>
            <w:r>
              <w:rPr>
                <w:sz w:val="20"/>
                <w:szCs w:val="20"/>
              </w:rPr>
              <w:t>ause</w:t>
            </w:r>
            <w:r w:rsidRPr="007C2ECB">
              <w:rPr>
                <w:sz w:val="20"/>
                <w:szCs w:val="20"/>
              </w:rPr>
              <w:t xml:space="preserve"> </w:t>
            </w:r>
            <w:r w:rsidR="005C4D95">
              <w:rPr>
                <w:sz w:val="20"/>
                <w:szCs w:val="20"/>
              </w:rPr>
              <w:fldChar w:fldCharType="begin"/>
            </w:r>
            <w:r w:rsidR="005C4D95">
              <w:rPr>
                <w:sz w:val="20"/>
                <w:szCs w:val="20"/>
              </w:rPr>
              <w:instrText xml:space="preserve"> REF _Ref447631584 \r \h </w:instrText>
            </w:r>
            <w:r w:rsidR="005C4D95">
              <w:rPr>
                <w:sz w:val="20"/>
                <w:szCs w:val="20"/>
              </w:rPr>
            </w:r>
            <w:r w:rsidR="005C4D95">
              <w:rPr>
                <w:sz w:val="20"/>
                <w:szCs w:val="20"/>
              </w:rPr>
              <w:fldChar w:fldCharType="separate"/>
            </w:r>
            <w:r w:rsidR="005C4D95">
              <w:rPr>
                <w:sz w:val="20"/>
                <w:szCs w:val="20"/>
              </w:rPr>
              <w:t>7.7.3</w:t>
            </w:r>
            <w:r w:rsidR="005C4D95">
              <w:rPr>
                <w:sz w:val="20"/>
                <w:szCs w:val="20"/>
              </w:rPr>
              <w:fldChar w:fldCharType="end"/>
            </w:r>
            <w:r w:rsidRPr="007C2ECB">
              <w:rPr>
                <w:sz w:val="20"/>
                <w:szCs w:val="20"/>
              </w:rPr>
              <w:t xml:space="preserve"> updated accordingly for this guideline.</w:t>
            </w:r>
          </w:p>
          <w:p w14:paraId="2441E427" w14:textId="3C1A03D6" w:rsidR="00D93AC1" w:rsidRDefault="00D93AC1" w:rsidP="001371E5">
            <w:pPr>
              <w:pStyle w:val="Listenabsatz"/>
              <w:numPr>
                <w:ilvl w:val="0"/>
                <w:numId w:val="16"/>
              </w:numPr>
              <w:spacing w:beforeLines="40" w:before="96" w:afterLines="40" w:after="96"/>
              <w:ind w:left="209" w:hanging="180"/>
              <w:rPr>
                <w:sz w:val="20"/>
                <w:szCs w:val="20"/>
              </w:rPr>
            </w:pPr>
            <w:r>
              <w:rPr>
                <w:sz w:val="20"/>
                <w:szCs w:val="20"/>
              </w:rPr>
              <w:t xml:space="preserve">General naming conventions for CamelCase added in </w:t>
            </w:r>
            <w:r w:rsidR="00121083">
              <w:rPr>
                <w:sz w:val="20"/>
                <w:szCs w:val="20"/>
              </w:rPr>
              <w:t xml:space="preserve">new </w:t>
            </w:r>
            <w:r>
              <w:rPr>
                <w:sz w:val="20"/>
                <w:szCs w:val="20"/>
              </w:rPr>
              <w:t xml:space="preserve">section </w:t>
            </w:r>
            <w:r w:rsidR="00121083">
              <w:rPr>
                <w:sz w:val="20"/>
                <w:szCs w:val="20"/>
              </w:rPr>
              <w:fldChar w:fldCharType="begin"/>
            </w:r>
            <w:r w:rsidR="00121083">
              <w:rPr>
                <w:sz w:val="20"/>
                <w:szCs w:val="20"/>
              </w:rPr>
              <w:instrText xml:space="preserve"> REF _Ref79144746 \r \h </w:instrText>
            </w:r>
            <w:r w:rsidR="00121083">
              <w:rPr>
                <w:sz w:val="20"/>
                <w:szCs w:val="20"/>
              </w:rPr>
            </w:r>
            <w:r w:rsidR="00121083">
              <w:rPr>
                <w:sz w:val="20"/>
                <w:szCs w:val="20"/>
              </w:rPr>
              <w:fldChar w:fldCharType="separate"/>
            </w:r>
            <w:r w:rsidR="00121083">
              <w:rPr>
                <w:sz w:val="20"/>
                <w:szCs w:val="20"/>
              </w:rPr>
              <w:t>4.5</w:t>
            </w:r>
            <w:r w:rsidR="00121083">
              <w:rPr>
                <w:sz w:val="20"/>
                <w:szCs w:val="20"/>
              </w:rPr>
              <w:fldChar w:fldCharType="end"/>
            </w:r>
            <w:r w:rsidR="00CA7204">
              <w:rPr>
                <w:sz w:val="20"/>
                <w:szCs w:val="20"/>
              </w:rPr>
              <w:br/>
              <w:t xml:space="preserve">Mainly that names must not </w:t>
            </w:r>
            <w:r w:rsidR="00544088">
              <w:rPr>
                <w:sz w:val="20"/>
                <w:szCs w:val="20"/>
              </w:rPr>
              <w:t xml:space="preserve">start with a </w:t>
            </w:r>
            <w:r w:rsidRPr="00D93AC1">
              <w:rPr>
                <w:sz w:val="20"/>
                <w:szCs w:val="20"/>
              </w:rPr>
              <w:t>number</w:t>
            </w:r>
            <w:r w:rsidR="00544088">
              <w:rPr>
                <w:sz w:val="20"/>
                <w:szCs w:val="20"/>
              </w:rPr>
              <w:t xml:space="preserve"> </w:t>
            </w:r>
            <w:r w:rsidRPr="00D93AC1">
              <w:rPr>
                <w:sz w:val="20"/>
                <w:szCs w:val="20"/>
              </w:rPr>
              <w:t>(0-9)</w:t>
            </w:r>
          </w:p>
          <w:p w14:paraId="31198FC8" w14:textId="69A42F68" w:rsidR="00FF6808" w:rsidRDefault="00CD3DF3" w:rsidP="001371E5">
            <w:pPr>
              <w:pStyle w:val="Listenabsatz"/>
              <w:numPr>
                <w:ilvl w:val="0"/>
                <w:numId w:val="16"/>
              </w:numPr>
              <w:spacing w:beforeLines="40" w:before="96" w:afterLines="40" w:after="96"/>
              <w:ind w:left="209" w:hanging="180"/>
              <w:rPr>
                <w:sz w:val="20"/>
                <w:szCs w:val="20"/>
              </w:rPr>
            </w:pPr>
            <w:r>
              <w:rPr>
                <w:sz w:val="20"/>
                <w:szCs w:val="20"/>
              </w:rPr>
              <w:t>Made clear that the “is leaf” property is only used for Enumerations</w:t>
            </w:r>
            <w:r>
              <w:rPr>
                <w:sz w:val="20"/>
                <w:szCs w:val="20"/>
              </w:rPr>
              <w:br/>
            </w:r>
            <w:r w:rsidR="00FF6808" w:rsidRPr="00FF6808">
              <w:rPr>
                <w:sz w:val="20"/>
                <w:szCs w:val="20"/>
              </w:rPr>
              <w:t>Update the UML Modelling Guidelines: Don't use the "Is Leaf" property of attribute. Use the "Is Leaf" property of datatype.</w:t>
            </w:r>
          </w:p>
          <w:p w14:paraId="5ABB9919" w14:textId="7C2DAD57" w:rsidR="00A20657" w:rsidRPr="00CA7204" w:rsidRDefault="00A20657" w:rsidP="001371E5">
            <w:pPr>
              <w:pStyle w:val="Listenabsatz"/>
              <w:numPr>
                <w:ilvl w:val="0"/>
                <w:numId w:val="16"/>
              </w:numPr>
              <w:spacing w:beforeLines="40" w:before="96" w:afterLines="40" w:after="96"/>
              <w:ind w:left="209" w:hanging="180"/>
              <w:rPr>
                <w:sz w:val="20"/>
                <w:szCs w:val="20"/>
              </w:rPr>
            </w:pPr>
            <w:r>
              <w:rPr>
                <w:sz w:val="20"/>
                <w:szCs w:val="20"/>
              </w:rPr>
              <w:t xml:space="preserve">Added a note that artefact properties, which are marked as not used, </w:t>
            </w:r>
            <w:r w:rsidRPr="00A20657">
              <w:rPr>
                <w:sz w:val="20"/>
                <w:szCs w:val="20"/>
              </w:rPr>
              <w:t>must be ignored regardless of the value they might have</w:t>
            </w:r>
            <w:r>
              <w:rPr>
                <w:sz w:val="20"/>
                <w:szCs w:val="20"/>
              </w:rPr>
              <w:t>.</w:t>
            </w:r>
          </w:p>
          <w:p w14:paraId="62A295A3" w14:textId="3D3BDCF2" w:rsidR="00E91A74" w:rsidRDefault="00E91A74" w:rsidP="001371E5">
            <w:pPr>
              <w:pStyle w:val="Listenabsatz"/>
              <w:numPr>
                <w:ilvl w:val="0"/>
                <w:numId w:val="16"/>
              </w:numPr>
              <w:spacing w:beforeLines="40" w:before="96" w:afterLines="40" w:after="96"/>
              <w:ind w:left="209" w:hanging="180"/>
              <w:rPr>
                <w:sz w:val="20"/>
                <w:szCs w:val="20"/>
              </w:rPr>
            </w:pPr>
            <w:r w:rsidRPr="00E91A74">
              <w:rPr>
                <w:sz w:val="20"/>
                <w:szCs w:val="20"/>
              </w:rPr>
              <w:t>Reference Property</w:t>
            </w:r>
            <w:r w:rsidR="0091049F">
              <w:rPr>
                <w:sz w:val="20"/>
                <w:szCs w:val="20"/>
              </w:rPr>
              <w:t xml:space="preserve">: Recommended form enhanced in section </w:t>
            </w:r>
            <w:r w:rsidR="0091049F">
              <w:rPr>
                <w:sz w:val="20"/>
                <w:szCs w:val="20"/>
              </w:rPr>
              <w:fldChar w:fldCharType="begin"/>
            </w:r>
            <w:r w:rsidR="0091049F">
              <w:rPr>
                <w:sz w:val="20"/>
                <w:szCs w:val="20"/>
              </w:rPr>
              <w:instrText xml:space="preserve"> REF _Ref450124464 \r \h </w:instrText>
            </w:r>
            <w:r w:rsidR="0091049F">
              <w:rPr>
                <w:sz w:val="20"/>
                <w:szCs w:val="20"/>
              </w:rPr>
            </w:r>
            <w:r w:rsidR="0091049F">
              <w:rPr>
                <w:sz w:val="20"/>
                <w:szCs w:val="20"/>
              </w:rPr>
              <w:fldChar w:fldCharType="separate"/>
            </w:r>
            <w:r w:rsidR="0091049F">
              <w:rPr>
                <w:sz w:val="20"/>
                <w:szCs w:val="20"/>
              </w:rPr>
              <w:t>6.5.4</w:t>
            </w:r>
            <w:r w:rsidR="0091049F">
              <w:rPr>
                <w:sz w:val="20"/>
                <w:szCs w:val="20"/>
              </w:rPr>
              <w:fldChar w:fldCharType="end"/>
            </w:r>
          </w:p>
          <w:p w14:paraId="3C980987" w14:textId="3955D7C9" w:rsidR="00184210" w:rsidRDefault="00173273" w:rsidP="001371E5">
            <w:pPr>
              <w:pStyle w:val="Listenabsatz"/>
              <w:numPr>
                <w:ilvl w:val="0"/>
                <w:numId w:val="16"/>
              </w:numPr>
              <w:spacing w:beforeLines="40" w:before="96" w:afterLines="40" w:after="96"/>
              <w:ind w:left="209" w:hanging="180"/>
              <w:rPr>
                <w:sz w:val="20"/>
                <w:szCs w:val="20"/>
              </w:rPr>
            </w:pPr>
            <w:r>
              <w:rPr>
                <w:sz w:val="20"/>
                <w:szCs w:val="20"/>
              </w:rPr>
              <w:t xml:space="preserve">Definition of the </w:t>
            </w:r>
            <w:r w:rsidR="00184210" w:rsidRPr="00184210">
              <w:rPr>
                <w:sz w:val="20"/>
                <w:szCs w:val="20"/>
              </w:rPr>
              <w:t xml:space="preserve">«Specify» </w:t>
            </w:r>
            <w:r w:rsidR="00184210">
              <w:rPr>
                <w:sz w:val="20"/>
                <w:szCs w:val="20"/>
              </w:rPr>
              <w:t xml:space="preserve">stereotype corrected in section </w:t>
            </w:r>
            <w:r w:rsidR="00184210">
              <w:rPr>
                <w:sz w:val="20"/>
                <w:szCs w:val="20"/>
              </w:rPr>
              <w:fldChar w:fldCharType="begin"/>
            </w:r>
            <w:r w:rsidR="00184210">
              <w:rPr>
                <w:sz w:val="20"/>
                <w:szCs w:val="20"/>
              </w:rPr>
              <w:instrText xml:space="preserve"> REF _Ref56789092 \r \h </w:instrText>
            </w:r>
            <w:r w:rsidR="00184210">
              <w:rPr>
                <w:sz w:val="20"/>
                <w:szCs w:val="20"/>
              </w:rPr>
            </w:r>
            <w:r w:rsidR="00184210">
              <w:rPr>
                <w:sz w:val="20"/>
                <w:szCs w:val="20"/>
              </w:rPr>
              <w:fldChar w:fldCharType="separate"/>
            </w:r>
            <w:r w:rsidR="00184210">
              <w:rPr>
                <w:sz w:val="20"/>
                <w:szCs w:val="20"/>
              </w:rPr>
              <w:t>5.4.3</w:t>
            </w:r>
            <w:r w:rsidR="00184210">
              <w:rPr>
                <w:sz w:val="20"/>
                <w:szCs w:val="20"/>
              </w:rPr>
              <w:fldChar w:fldCharType="end"/>
            </w:r>
          </w:p>
          <w:p w14:paraId="4D023E83" w14:textId="4F0E7640" w:rsidR="00121083" w:rsidRDefault="00121083" w:rsidP="001371E5">
            <w:pPr>
              <w:pStyle w:val="Listenabsatz"/>
              <w:numPr>
                <w:ilvl w:val="0"/>
                <w:numId w:val="16"/>
              </w:numPr>
              <w:spacing w:beforeLines="40" w:before="96" w:afterLines="40" w:after="96"/>
              <w:ind w:left="209" w:hanging="180"/>
              <w:rPr>
                <w:sz w:val="20"/>
                <w:szCs w:val="20"/>
              </w:rPr>
            </w:pPr>
            <w:r w:rsidRPr="00121083">
              <w:rPr>
                <w:sz w:val="20"/>
                <w:szCs w:val="20"/>
              </w:rPr>
              <w:t>Model Extension Restrictions</w:t>
            </w:r>
            <w:r>
              <w:rPr>
                <w:sz w:val="20"/>
                <w:szCs w:val="20"/>
              </w:rPr>
              <w:t xml:space="preserve"> added in new section </w:t>
            </w:r>
            <w:r>
              <w:rPr>
                <w:sz w:val="20"/>
                <w:szCs w:val="20"/>
              </w:rPr>
              <w:fldChar w:fldCharType="begin"/>
            </w:r>
            <w:r>
              <w:rPr>
                <w:sz w:val="20"/>
                <w:szCs w:val="20"/>
              </w:rPr>
              <w:instrText xml:space="preserve"> REF _Ref40423519 \r \h </w:instrText>
            </w:r>
            <w:r>
              <w:rPr>
                <w:sz w:val="20"/>
                <w:szCs w:val="20"/>
              </w:rPr>
            </w:r>
            <w:r>
              <w:rPr>
                <w:sz w:val="20"/>
                <w:szCs w:val="20"/>
              </w:rPr>
              <w:fldChar w:fldCharType="separate"/>
            </w:r>
            <w:r>
              <w:rPr>
                <w:sz w:val="20"/>
                <w:szCs w:val="20"/>
              </w:rPr>
              <w:t>4.4</w:t>
            </w:r>
            <w:r>
              <w:rPr>
                <w:sz w:val="20"/>
                <w:szCs w:val="20"/>
              </w:rPr>
              <w:fldChar w:fldCharType="end"/>
            </w:r>
          </w:p>
          <w:p w14:paraId="27A2A079" w14:textId="77777777" w:rsidR="00690670" w:rsidRDefault="00DE715D" w:rsidP="001371E5">
            <w:pPr>
              <w:pStyle w:val="Listenabsatz"/>
              <w:numPr>
                <w:ilvl w:val="0"/>
                <w:numId w:val="16"/>
              </w:numPr>
              <w:spacing w:beforeLines="40" w:before="96" w:afterLines="40" w:after="96"/>
              <w:ind w:left="209" w:hanging="180"/>
              <w:rPr>
                <w:sz w:val="20"/>
                <w:szCs w:val="20"/>
              </w:rPr>
            </w:pPr>
            <w:r>
              <w:rPr>
                <w:sz w:val="20"/>
                <w:szCs w:val="20"/>
              </w:rPr>
              <w:t>Allow “</w:t>
            </w:r>
            <w:r w:rsidRPr="00DE715D">
              <w:rPr>
                <w:sz w:val="20"/>
                <w:szCs w:val="20"/>
              </w:rPr>
              <w:t>well known terms</w:t>
            </w:r>
            <w:r>
              <w:rPr>
                <w:sz w:val="20"/>
                <w:szCs w:val="20"/>
              </w:rPr>
              <w:t xml:space="preserve">” for Literal naming in section </w:t>
            </w:r>
            <w:r>
              <w:rPr>
                <w:sz w:val="20"/>
                <w:szCs w:val="20"/>
              </w:rPr>
              <w:fldChar w:fldCharType="begin"/>
            </w:r>
            <w:r>
              <w:rPr>
                <w:sz w:val="20"/>
                <w:szCs w:val="20"/>
              </w:rPr>
              <w:instrText xml:space="preserve"> REF _Ref79145708 \r \h </w:instrText>
            </w:r>
            <w:r>
              <w:rPr>
                <w:sz w:val="20"/>
                <w:szCs w:val="20"/>
              </w:rPr>
            </w:r>
            <w:r>
              <w:rPr>
                <w:sz w:val="20"/>
                <w:szCs w:val="20"/>
              </w:rPr>
              <w:fldChar w:fldCharType="separate"/>
            </w:r>
            <w:r>
              <w:rPr>
                <w:sz w:val="20"/>
                <w:szCs w:val="20"/>
              </w:rPr>
              <w:t>5.9.3</w:t>
            </w:r>
            <w:r>
              <w:rPr>
                <w:sz w:val="20"/>
                <w:szCs w:val="20"/>
              </w:rPr>
              <w:fldChar w:fldCharType="end"/>
            </w:r>
          </w:p>
          <w:p w14:paraId="44C33659" w14:textId="565C2274" w:rsidR="00D82B9A" w:rsidRPr="00AA3A5C" w:rsidRDefault="005C4D95" w:rsidP="001371E5">
            <w:pPr>
              <w:pStyle w:val="Listenabsatz"/>
              <w:numPr>
                <w:ilvl w:val="0"/>
                <w:numId w:val="16"/>
              </w:numPr>
              <w:spacing w:beforeLines="40" w:before="96" w:afterLines="40" w:after="96"/>
              <w:ind w:left="209" w:hanging="180"/>
              <w:rPr>
                <w:sz w:val="20"/>
                <w:szCs w:val="20"/>
              </w:rPr>
            </w:pPr>
            <w:r w:rsidRPr="00690670">
              <w:rPr>
                <w:sz w:val="20"/>
                <w:szCs w:val="20"/>
              </w:rPr>
              <w:t>_</w:t>
            </w:r>
            <w:proofErr w:type="spellStart"/>
            <w:r w:rsidRPr="00690670">
              <w:rPr>
                <w:sz w:val="20"/>
                <w:szCs w:val="20"/>
              </w:rPr>
              <w:t>classB</w:t>
            </w:r>
            <w:proofErr w:type="spellEnd"/>
            <w:r w:rsidRPr="00690670">
              <w:rPr>
                <w:sz w:val="20"/>
                <w:szCs w:val="20"/>
              </w:rPr>
              <w:t xml:space="preserve"> </w:t>
            </w:r>
            <w:r w:rsidR="006C7D54" w:rsidRPr="00690670">
              <w:rPr>
                <w:sz w:val="20"/>
                <w:szCs w:val="20"/>
              </w:rPr>
              <w:t xml:space="preserve">role name </w:t>
            </w:r>
            <w:r w:rsidRPr="00690670">
              <w:rPr>
                <w:sz w:val="20"/>
                <w:szCs w:val="20"/>
              </w:rPr>
              <w:t>removed from «</w:t>
            </w:r>
            <w:proofErr w:type="spellStart"/>
            <w:r w:rsidRPr="00690670">
              <w:rPr>
                <w:sz w:val="20"/>
                <w:szCs w:val="20"/>
              </w:rPr>
              <w:t>ExtendedComposite</w:t>
            </w:r>
            <w:proofErr w:type="spellEnd"/>
            <w:r w:rsidRPr="00690670">
              <w:rPr>
                <w:sz w:val="20"/>
                <w:szCs w:val="20"/>
              </w:rPr>
              <w:t xml:space="preserve">» in </w:t>
            </w:r>
            <w:r w:rsidRPr="00690670">
              <w:rPr>
                <w:sz w:val="20"/>
                <w:szCs w:val="20"/>
              </w:rPr>
              <w:fldChar w:fldCharType="begin"/>
            </w:r>
            <w:r w:rsidRPr="00690670">
              <w:rPr>
                <w:sz w:val="20"/>
                <w:szCs w:val="20"/>
              </w:rPr>
              <w:instrText xml:space="preserve"> REF _Ref79146155 \h </w:instrText>
            </w:r>
            <w:r w:rsidRPr="00690670">
              <w:rPr>
                <w:sz w:val="20"/>
                <w:szCs w:val="20"/>
              </w:rPr>
            </w:r>
            <w:r w:rsidRPr="00690670">
              <w:rPr>
                <w:sz w:val="20"/>
                <w:szCs w:val="20"/>
              </w:rPr>
              <w:fldChar w:fldCharType="separate"/>
            </w:r>
            <w:r w:rsidRPr="00690670">
              <w:rPr>
                <w:sz w:val="20"/>
                <w:szCs w:val="20"/>
              </w:rPr>
              <w:t xml:space="preserve">Figure </w:t>
            </w:r>
            <w:r w:rsidRPr="00690670">
              <w:rPr>
                <w:noProof/>
                <w:sz w:val="20"/>
                <w:szCs w:val="20"/>
              </w:rPr>
              <w:t>5</w:t>
            </w:r>
            <w:r w:rsidRPr="00690670">
              <w:rPr>
                <w:sz w:val="20"/>
                <w:szCs w:val="20"/>
              </w:rPr>
              <w:t>.</w:t>
            </w:r>
            <w:r w:rsidRPr="00690670">
              <w:rPr>
                <w:noProof/>
                <w:sz w:val="20"/>
                <w:szCs w:val="20"/>
              </w:rPr>
              <w:t>26</w:t>
            </w:r>
            <w:r w:rsidRPr="00690670">
              <w:rPr>
                <w:sz w:val="20"/>
                <w:szCs w:val="20"/>
              </w:rPr>
              <w:fldChar w:fldCharType="end"/>
            </w:r>
          </w:p>
        </w:tc>
      </w:tr>
      <w:tr w:rsidR="004B31ED" w:rsidRPr="001D1C3F" w14:paraId="4C1DF725" w14:textId="77777777" w:rsidTr="00D26AEB">
        <w:tblPrEx>
          <w:tblLook w:val="04A0" w:firstRow="1" w:lastRow="0" w:firstColumn="1" w:lastColumn="0" w:noHBand="0" w:noVBand="1"/>
        </w:tblPrEx>
        <w:trPr>
          <w:gridAfter w:val="1"/>
          <w:wAfter w:w="288" w:type="dxa"/>
          <w:cantSplit/>
          <w:ins w:id="18" w:author="Bernd Zeuner" w:date="2021-10-22T09:25:00Z"/>
        </w:trPr>
        <w:tc>
          <w:tcPr>
            <w:tcW w:w="915" w:type="dxa"/>
          </w:tcPr>
          <w:p w14:paraId="643D2D20" w14:textId="31164401" w:rsidR="00690670" w:rsidRDefault="00690670" w:rsidP="00DB2C0B">
            <w:pPr>
              <w:spacing w:beforeLines="40" w:before="96" w:afterLines="40" w:after="96"/>
              <w:rPr>
                <w:ins w:id="19" w:author="Bernd Zeuner" w:date="2021-10-22T09:25:00Z"/>
                <w:sz w:val="20"/>
                <w:szCs w:val="20"/>
              </w:rPr>
            </w:pPr>
            <w:ins w:id="20" w:author="Bernd Zeuner" w:date="2021-10-22T09:25:00Z">
              <w:r>
                <w:rPr>
                  <w:sz w:val="20"/>
                  <w:szCs w:val="20"/>
                </w:rPr>
                <w:lastRenderedPageBreak/>
                <w:t>1.3.0</w:t>
              </w:r>
            </w:ins>
            <w:ins w:id="21" w:author="Bernd Zeuner" w:date="2021-10-29T11:38:00Z">
              <w:r w:rsidR="001D3EEE">
                <w:rPr>
                  <w:sz w:val="20"/>
                  <w:szCs w:val="20"/>
                </w:rPr>
                <w:t>4</w:t>
              </w:r>
            </w:ins>
          </w:p>
        </w:tc>
        <w:tc>
          <w:tcPr>
            <w:tcW w:w="1464" w:type="dxa"/>
          </w:tcPr>
          <w:p w14:paraId="19F91CE3" w14:textId="13DF5F5F" w:rsidR="00690670" w:rsidRDefault="004B1766" w:rsidP="00DB2C0B">
            <w:pPr>
              <w:spacing w:beforeLines="40" w:before="96" w:afterLines="40" w:after="96"/>
              <w:rPr>
                <w:ins w:id="22" w:author="Bernd Zeuner" w:date="2021-10-22T09:25:00Z"/>
                <w:sz w:val="20"/>
                <w:szCs w:val="20"/>
              </w:rPr>
            </w:pPr>
            <w:ins w:id="23" w:author="Bernd Zeuner [2]" w:date="2023-08-18T08:03:00Z">
              <w:r>
                <w:rPr>
                  <w:sz w:val="20"/>
                  <w:szCs w:val="20"/>
                </w:rPr>
                <w:t>Aug.</w:t>
              </w:r>
            </w:ins>
            <w:ins w:id="24" w:author="Bernd Zeuner [2]" w:date="2022-09-02T13:37:00Z">
              <w:r w:rsidR="001E5F1A">
                <w:rPr>
                  <w:sz w:val="20"/>
                  <w:szCs w:val="20"/>
                </w:rPr>
                <w:t xml:space="preserve"> </w:t>
              </w:r>
            </w:ins>
            <w:ins w:id="25" w:author="Bernd Zeuner [2]" w:date="2023-08-24T15:38:00Z">
              <w:r w:rsidR="002C7EF6">
                <w:rPr>
                  <w:sz w:val="20"/>
                  <w:szCs w:val="20"/>
                </w:rPr>
                <w:t>24</w:t>
              </w:r>
            </w:ins>
            <w:ins w:id="26" w:author="Bernd Zeuner" w:date="2021-10-22T09:25:00Z">
              <w:r w:rsidR="00690670">
                <w:rPr>
                  <w:sz w:val="20"/>
                  <w:szCs w:val="20"/>
                </w:rPr>
                <w:t>, 202</w:t>
              </w:r>
            </w:ins>
            <w:ins w:id="27" w:author="Bernd Zeuner [2]" w:date="2023-01-20T08:35:00Z">
              <w:r w:rsidR="009A272B">
                <w:rPr>
                  <w:sz w:val="20"/>
                  <w:szCs w:val="20"/>
                </w:rPr>
                <w:t>3</w:t>
              </w:r>
            </w:ins>
          </w:p>
        </w:tc>
        <w:tc>
          <w:tcPr>
            <w:tcW w:w="6971" w:type="dxa"/>
          </w:tcPr>
          <w:p w14:paraId="04D5F866" w14:textId="77777777" w:rsidR="00690670" w:rsidRPr="004E7C94" w:rsidRDefault="00690670" w:rsidP="00DB2C0B">
            <w:pPr>
              <w:spacing w:beforeLines="40" w:before="96" w:afterLines="40" w:after="96"/>
              <w:rPr>
                <w:ins w:id="28" w:author="Bernd Zeuner" w:date="2021-10-22T09:25:00Z"/>
                <w:sz w:val="20"/>
                <w:szCs w:val="20"/>
              </w:rPr>
            </w:pPr>
            <w:ins w:id="29" w:author="Bernd Zeuner" w:date="2021-10-22T09:25:00Z">
              <w:r w:rsidRPr="004E7C94">
                <w:rPr>
                  <w:sz w:val="20"/>
                  <w:szCs w:val="20"/>
                </w:rPr>
                <w:t>Revision marks from v1.3.03 accepted.</w:t>
              </w:r>
            </w:ins>
          </w:p>
          <w:p w14:paraId="1FA722EB" w14:textId="38C342E7" w:rsidR="00690670" w:rsidRPr="004E7C94" w:rsidRDefault="00C5674F" w:rsidP="001371E5">
            <w:pPr>
              <w:pStyle w:val="Listenabsatz"/>
              <w:numPr>
                <w:ilvl w:val="0"/>
                <w:numId w:val="19"/>
              </w:numPr>
              <w:spacing w:beforeLines="40" w:before="96" w:afterLines="40" w:after="96"/>
              <w:ind w:left="342"/>
              <w:rPr>
                <w:ins w:id="30" w:author="Bernd Zeuner" w:date="2021-10-22T09:25:00Z"/>
                <w:sz w:val="20"/>
                <w:szCs w:val="20"/>
              </w:rPr>
            </w:pPr>
            <w:ins w:id="31" w:author="Bernd Zeuner" w:date="2021-10-22T09:53:00Z">
              <w:r w:rsidRPr="002C6A80">
                <w:rPr>
                  <w:sz w:val="20"/>
                  <w:szCs w:val="20"/>
                </w:rPr>
                <w:t>Made clear</w:t>
              </w:r>
            </w:ins>
            <w:ins w:id="32" w:author="Bernd Zeuner" w:date="2021-10-22T09:54:00Z">
              <w:r w:rsidRPr="002C6A80">
                <w:rPr>
                  <w:sz w:val="20"/>
                  <w:szCs w:val="20"/>
                </w:rPr>
                <w:t xml:space="preserve"> that </w:t>
              </w:r>
            </w:ins>
            <w:ins w:id="33" w:author="Bernd Zeuner" w:date="2021-10-22T09:53:00Z">
              <w:r w:rsidRPr="005B3833">
                <w:rPr>
                  <w:sz w:val="20"/>
                  <w:szCs w:val="20"/>
                </w:rPr>
                <w:t>interface</w:t>
              </w:r>
            </w:ins>
            <w:ins w:id="34" w:author="Bernd Zeuner" w:date="2021-10-22T09:54:00Z">
              <w:r w:rsidRPr="005B3833">
                <w:rPr>
                  <w:sz w:val="20"/>
                  <w:szCs w:val="20"/>
                </w:rPr>
                <w:t>s</w:t>
              </w:r>
            </w:ins>
            <w:ins w:id="35" w:author="Bernd Zeuner" w:date="2021-10-22T09:53:00Z">
              <w:r w:rsidRPr="005B3833">
                <w:rPr>
                  <w:sz w:val="20"/>
                  <w:szCs w:val="20"/>
                </w:rPr>
                <w:t xml:space="preserve"> and signal</w:t>
              </w:r>
            </w:ins>
            <w:ins w:id="36" w:author="Bernd Zeuner" w:date="2021-10-22T09:54:00Z">
              <w:r w:rsidRPr="005B3833">
                <w:rPr>
                  <w:sz w:val="20"/>
                  <w:szCs w:val="20"/>
                </w:rPr>
                <w:t>s</w:t>
              </w:r>
            </w:ins>
            <w:ins w:id="37" w:author="Bernd Zeuner" w:date="2021-10-22T09:53:00Z">
              <w:r w:rsidRPr="005B3833">
                <w:rPr>
                  <w:sz w:val="20"/>
                  <w:szCs w:val="20"/>
                </w:rPr>
                <w:t xml:space="preserve"> can both extend object classes</w:t>
              </w:r>
            </w:ins>
            <w:ins w:id="38" w:author="Bernd Zeuner" w:date="2021-10-29T11:36:00Z">
              <w:r w:rsidR="00370587" w:rsidRPr="005B3833">
                <w:rPr>
                  <w:sz w:val="20"/>
                  <w:szCs w:val="20"/>
                </w:rPr>
                <w:t>,</w:t>
              </w:r>
            </w:ins>
            <w:ins w:id="39" w:author="Bernd Zeuner" w:date="2021-10-22T09:53:00Z">
              <w:r w:rsidRPr="005B3833">
                <w:rPr>
                  <w:sz w:val="20"/>
                  <w:szCs w:val="20"/>
                </w:rPr>
                <w:t xml:space="preserve"> but object classes cannot extend signal</w:t>
              </w:r>
            </w:ins>
            <w:ins w:id="40" w:author="Bernd Zeuner" w:date="2021-10-22T09:54:00Z">
              <w:r w:rsidRPr="005B3833">
                <w:rPr>
                  <w:sz w:val="20"/>
                  <w:szCs w:val="20"/>
                </w:rPr>
                <w:t>s</w:t>
              </w:r>
            </w:ins>
            <w:ins w:id="41" w:author="Bernd Zeuner" w:date="2021-10-22T09:53:00Z">
              <w:r w:rsidRPr="005B3833">
                <w:rPr>
                  <w:sz w:val="20"/>
                  <w:szCs w:val="20"/>
                </w:rPr>
                <w:t xml:space="preserve"> or interface</w:t>
              </w:r>
            </w:ins>
            <w:ins w:id="42" w:author="Bernd Zeuner" w:date="2021-10-22T09:54:00Z">
              <w:r w:rsidRPr="005B3833">
                <w:rPr>
                  <w:sz w:val="20"/>
                  <w:szCs w:val="20"/>
                </w:rPr>
                <w:t xml:space="preserve">s in </w:t>
              </w:r>
            </w:ins>
            <w:ins w:id="43" w:author="Bernd Zeuner" w:date="2021-10-22T09:52:00Z">
              <w:r w:rsidRPr="005B3833">
                <w:rPr>
                  <w:sz w:val="20"/>
                  <w:szCs w:val="20"/>
                </w:rPr>
                <w:t xml:space="preserve">section </w:t>
              </w:r>
            </w:ins>
            <w:r w:rsidRPr="002C6A80">
              <w:rPr>
                <w:sz w:val="20"/>
                <w:szCs w:val="20"/>
              </w:rPr>
              <w:fldChar w:fldCharType="begin"/>
            </w:r>
            <w:r w:rsidRPr="002C6A80">
              <w:rPr>
                <w:sz w:val="20"/>
                <w:szCs w:val="20"/>
              </w:rPr>
              <w:instrText xml:space="preserve"> REF _Ref479671868 \r \h </w:instrText>
            </w:r>
            <w:r w:rsidR="004E7C94">
              <w:rPr>
                <w:sz w:val="20"/>
                <w:szCs w:val="20"/>
              </w:rPr>
              <w:instrText xml:space="preserve"> \* MERGEFORMAT </w:instrText>
            </w:r>
            <w:r w:rsidRPr="002C6A80">
              <w:rPr>
                <w:sz w:val="20"/>
                <w:szCs w:val="20"/>
              </w:rPr>
            </w:r>
            <w:r w:rsidRPr="002C6A80">
              <w:rPr>
                <w:sz w:val="20"/>
                <w:szCs w:val="20"/>
              </w:rPr>
              <w:fldChar w:fldCharType="separate"/>
            </w:r>
            <w:ins w:id="44" w:author="Bernd Zeuner" w:date="2021-10-22T09:53:00Z">
              <w:r w:rsidRPr="002C6A80">
                <w:rPr>
                  <w:sz w:val="20"/>
                  <w:szCs w:val="20"/>
                </w:rPr>
                <w:t>5.4.2.1</w:t>
              </w:r>
              <w:r w:rsidRPr="002C6A80">
                <w:rPr>
                  <w:sz w:val="20"/>
                  <w:szCs w:val="20"/>
                </w:rPr>
                <w:fldChar w:fldCharType="end"/>
              </w:r>
            </w:ins>
          </w:p>
          <w:p w14:paraId="3521BC1D" w14:textId="77777777" w:rsidR="00B40C44" w:rsidRPr="002C6A80" w:rsidRDefault="00B40C44" w:rsidP="00B40C44">
            <w:pPr>
              <w:rPr>
                <w:ins w:id="45" w:author="Bernd Zeuner" w:date="2022-02-04T14:41:00Z"/>
                <w:sz w:val="20"/>
                <w:szCs w:val="20"/>
              </w:rPr>
            </w:pPr>
            <w:ins w:id="46" w:author="Bernd Zeuner" w:date="2022-02-04T14:41:00Z">
              <w:r w:rsidRPr="002C6A80">
                <w:rPr>
                  <w:sz w:val="20"/>
                  <w:szCs w:val="20"/>
                </w:rPr>
                <w:t>-----------------------------</w:t>
              </w:r>
            </w:ins>
          </w:p>
          <w:p w14:paraId="6A3A657F" w14:textId="678B6279" w:rsidR="00B40C44" w:rsidRDefault="00B40C44" w:rsidP="001371E5">
            <w:pPr>
              <w:pStyle w:val="Listenabsatz"/>
              <w:numPr>
                <w:ilvl w:val="0"/>
                <w:numId w:val="19"/>
              </w:numPr>
              <w:spacing w:beforeLines="40" w:before="96" w:afterLines="40" w:after="96"/>
              <w:ind w:left="342"/>
              <w:rPr>
                <w:ins w:id="47" w:author="Bernd Zeuner" w:date="2022-02-04T14:41:00Z"/>
                <w:sz w:val="20"/>
                <w:szCs w:val="20"/>
              </w:rPr>
            </w:pPr>
            <w:ins w:id="48" w:author="Bernd Zeuner" w:date="2022-02-04T14:41:00Z">
              <w:r>
                <w:rPr>
                  <w:sz w:val="20"/>
                  <w:szCs w:val="20"/>
                </w:rPr>
                <w:t>R</w:t>
              </w:r>
              <w:r w:rsidRPr="004E7C94">
                <w:rPr>
                  <w:sz w:val="20"/>
                  <w:szCs w:val="20"/>
                </w:rPr>
                <w:t>elationship between the support property and the Multiplicity property</w:t>
              </w:r>
              <w:r>
                <w:rPr>
                  <w:sz w:val="20"/>
                  <w:szCs w:val="20"/>
                </w:rPr>
                <w:t xml:space="preserve"> defined in section </w:t>
              </w:r>
              <w:r>
                <w:rPr>
                  <w:sz w:val="20"/>
                  <w:szCs w:val="20"/>
                </w:rPr>
                <w:fldChar w:fldCharType="begin"/>
              </w:r>
              <w:r>
                <w:rPr>
                  <w:sz w:val="20"/>
                  <w:szCs w:val="20"/>
                </w:rPr>
                <w:instrText xml:space="preserve"> REF _Ref466886089 \r \h </w:instrText>
              </w:r>
            </w:ins>
            <w:r>
              <w:rPr>
                <w:sz w:val="20"/>
                <w:szCs w:val="20"/>
              </w:rPr>
              <w:instrText xml:space="preserve"> \* MERGEFORMAT </w:instrText>
            </w:r>
            <w:r>
              <w:rPr>
                <w:sz w:val="20"/>
                <w:szCs w:val="20"/>
              </w:rPr>
            </w:r>
            <w:ins w:id="49" w:author="Bernd Zeuner" w:date="2022-02-04T14:41:00Z">
              <w:r>
                <w:rPr>
                  <w:sz w:val="20"/>
                  <w:szCs w:val="20"/>
                </w:rPr>
                <w:fldChar w:fldCharType="separate"/>
              </w:r>
              <w:r>
                <w:rPr>
                  <w:sz w:val="20"/>
                  <w:szCs w:val="20"/>
                </w:rPr>
                <w:t>5.10</w:t>
              </w:r>
              <w:r>
                <w:rPr>
                  <w:sz w:val="20"/>
                  <w:szCs w:val="20"/>
                </w:rPr>
                <w:fldChar w:fldCharType="end"/>
              </w:r>
            </w:ins>
          </w:p>
          <w:p w14:paraId="5D54A57B" w14:textId="155DC0AD" w:rsidR="00B40C44" w:rsidRDefault="00B40C44" w:rsidP="001371E5">
            <w:pPr>
              <w:pStyle w:val="Listenabsatz"/>
              <w:numPr>
                <w:ilvl w:val="0"/>
                <w:numId w:val="19"/>
              </w:numPr>
              <w:spacing w:beforeLines="40" w:before="96" w:afterLines="40" w:after="96"/>
              <w:ind w:left="342"/>
              <w:rPr>
                <w:ins w:id="50" w:author="Bernd Zeuner" w:date="2022-05-12T11:23:00Z"/>
                <w:sz w:val="20"/>
                <w:szCs w:val="20"/>
              </w:rPr>
            </w:pPr>
            <w:ins w:id="51" w:author="Bernd Zeuner" w:date="2022-02-04T14:42:00Z">
              <w:r w:rsidRPr="00B40C44">
                <w:rPr>
                  <w:sz w:val="20"/>
                  <w:szCs w:val="20"/>
                </w:rPr>
                <w:t xml:space="preserve">Name for the non-navigable association end roles </w:t>
              </w:r>
            </w:ins>
            <w:ins w:id="52" w:author="Bernd Zeuner" w:date="2022-02-04T14:44:00Z">
              <w:r w:rsidRPr="00B40C44">
                <w:rPr>
                  <w:sz w:val="20"/>
                  <w:szCs w:val="20"/>
                </w:rPr>
                <w:t>recommended</w:t>
              </w:r>
            </w:ins>
            <w:ins w:id="53" w:author="Bernd Zeuner" w:date="2022-02-04T14:42:00Z">
              <w:r w:rsidRPr="00B40C44">
                <w:rPr>
                  <w:sz w:val="20"/>
                  <w:szCs w:val="20"/>
                </w:rPr>
                <w:t xml:space="preserve"> in </w:t>
              </w:r>
            </w:ins>
            <w:r w:rsidRPr="00B40C44">
              <w:rPr>
                <w:sz w:val="20"/>
                <w:szCs w:val="20"/>
              </w:rPr>
              <w:fldChar w:fldCharType="begin"/>
            </w:r>
            <w:r w:rsidRPr="00B40C44">
              <w:rPr>
                <w:sz w:val="20"/>
                <w:szCs w:val="20"/>
              </w:rPr>
              <w:instrText xml:space="preserve"> REF _Ref394398474 \h </w:instrText>
            </w:r>
            <w:r>
              <w:rPr>
                <w:sz w:val="20"/>
                <w:szCs w:val="20"/>
              </w:rPr>
              <w:instrText xml:space="preserve"> \* MERGEFORMAT </w:instrText>
            </w:r>
            <w:r w:rsidRPr="00B40C44">
              <w:rPr>
                <w:sz w:val="20"/>
                <w:szCs w:val="20"/>
              </w:rPr>
            </w:r>
            <w:r w:rsidRPr="00B40C44">
              <w:rPr>
                <w:sz w:val="20"/>
                <w:szCs w:val="20"/>
              </w:rPr>
              <w:fldChar w:fldCharType="separate"/>
            </w:r>
            <w:ins w:id="54" w:author="Bernd Zeuner" w:date="2022-02-04T14:44:00Z">
              <w:r w:rsidRPr="00B40C44">
                <w:rPr>
                  <w:sz w:val="20"/>
                  <w:szCs w:val="20"/>
                </w:rPr>
                <w:t xml:space="preserve">Figure </w:t>
              </w:r>
              <w:r w:rsidRPr="00B40C44">
                <w:rPr>
                  <w:noProof/>
                  <w:sz w:val="20"/>
                  <w:szCs w:val="20"/>
                </w:rPr>
                <w:t>5</w:t>
              </w:r>
              <w:r w:rsidRPr="00B40C44">
                <w:rPr>
                  <w:sz w:val="20"/>
                  <w:szCs w:val="20"/>
                </w:rPr>
                <w:t>.</w:t>
              </w:r>
              <w:r w:rsidRPr="00B40C44">
                <w:rPr>
                  <w:noProof/>
                  <w:sz w:val="20"/>
                  <w:szCs w:val="20"/>
                </w:rPr>
                <w:t>18</w:t>
              </w:r>
              <w:r w:rsidRPr="00B40C44">
                <w:rPr>
                  <w:sz w:val="20"/>
                  <w:szCs w:val="20"/>
                </w:rPr>
                <w:fldChar w:fldCharType="end"/>
              </w:r>
            </w:ins>
            <w:ins w:id="55" w:author="Bernd Zeuner" w:date="2022-02-04T14:42:00Z">
              <w:r w:rsidRPr="00B40C44">
                <w:rPr>
                  <w:sz w:val="20"/>
                  <w:szCs w:val="20"/>
                </w:rPr>
                <w:t>.</w:t>
              </w:r>
            </w:ins>
          </w:p>
          <w:p w14:paraId="48B5747B" w14:textId="45016C07" w:rsidR="00D65A73" w:rsidRDefault="00D65A73" w:rsidP="001371E5">
            <w:pPr>
              <w:pStyle w:val="Listenabsatz"/>
              <w:numPr>
                <w:ilvl w:val="0"/>
                <w:numId w:val="19"/>
              </w:numPr>
              <w:spacing w:beforeLines="40" w:before="96" w:afterLines="40" w:after="96"/>
              <w:ind w:left="342"/>
              <w:rPr>
                <w:ins w:id="56" w:author="Bernd Zeuner [2]" w:date="2022-09-02T13:34:00Z"/>
                <w:sz w:val="20"/>
                <w:szCs w:val="20"/>
              </w:rPr>
            </w:pPr>
            <w:ins w:id="57" w:author="Bernd Zeuner" w:date="2022-05-12T11:24:00Z">
              <w:r>
                <w:rPr>
                  <w:sz w:val="20"/>
                  <w:szCs w:val="20"/>
                </w:rPr>
                <w:t xml:space="preserve">New section </w:t>
              </w:r>
              <w:r>
                <w:rPr>
                  <w:sz w:val="20"/>
                  <w:szCs w:val="20"/>
                </w:rPr>
                <w:fldChar w:fldCharType="begin"/>
              </w:r>
              <w:r>
                <w:rPr>
                  <w:sz w:val="20"/>
                  <w:szCs w:val="20"/>
                </w:rPr>
                <w:instrText xml:space="preserve"> REF _Ref103247092 \r \h </w:instrText>
              </w:r>
            </w:ins>
            <w:r>
              <w:rPr>
                <w:sz w:val="20"/>
                <w:szCs w:val="20"/>
              </w:rPr>
            </w:r>
            <w:r>
              <w:rPr>
                <w:sz w:val="20"/>
                <w:szCs w:val="20"/>
              </w:rPr>
              <w:fldChar w:fldCharType="separate"/>
            </w:r>
            <w:ins w:id="58" w:author="Bernd Zeuner" w:date="2022-05-12T11:24:00Z">
              <w:r>
                <w:rPr>
                  <w:sz w:val="20"/>
                  <w:szCs w:val="20"/>
                </w:rPr>
                <w:t>5.9.6</w:t>
              </w:r>
              <w:r>
                <w:rPr>
                  <w:sz w:val="20"/>
                  <w:szCs w:val="20"/>
                </w:rPr>
                <w:fldChar w:fldCharType="end"/>
              </w:r>
              <w:r>
                <w:rPr>
                  <w:sz w:val="20"/>
                  <w:szCs w:val="20"/>
                </w:rPr>
                <w:t xml:space="preserve"> on Enumeration Enhancement added.</w:t>
              </w:r>
            </w:ins>
          </w:p>
          <w:p w14:paraId="66BEDB45" w14:textId="345CA4F1" w:rsidR="001E5F1A" w:rsidRPr="001E5F1A" w:rsidRDefault="001E5F1A" w:rsidP="001371E5">
            <w:pPr>
              <w:pStyle w:val="Listenabsatz"/>
              <w:numPr>
                <w:ilvl w:val="0"/>
                <w:numId w:val="19"/>
              </w:numPr>
              <w:spacing w:beforeLines="40" w:before="96" w:afterLines="40" w:after="96"/>
              <w:ind w:left="342"/>
              <w:rPr>
                <w:ins w:id="59" w:author="Bernd Zeuner [2]" w:date="2022-09-02T13:35:00Z"/>
                <w:sz w:val="20"/>
                <w:szCs w:val="20"/>
              </w:rPr>
            </w:pPr>
            <w:ins w:id="60" w:author="Bernd Zeuner [2]" w:date="2022-09-02T13:34:00Z">
              <w:r w:rsidRPr="001E5F1A">
                <w:rPr>
                  <w:sz w:val="20"/>
                  <w:szCs w:val="20"/>
                </w:rPr>
                <w:t xml:space="preserve">Section </w:t>
              </w:r>
            </w:ins>
            <w:ins w:id="61" w:author="Bernd Zeuner [2]" w:date="2022-09-02T13:36:00Z">
              <w:r>
                <w:rPr>
                  <w:sz w:val="20"/>
                  <w:szCs w:val="20"/>
                </w:rPr>
                <w:fldChar w:fldCharType="begin"/>
              </w:r>
              <w:r>
                <w:rPr>
                  <w:sz w:val="20"/>
                  <w:szCs w:val="20"/>
                </w:rPr>
                <w:instrText xml:space="preserve"> REF _Ref472952585 \r \h </w:instrText>
              </w:r>
            </w:ins>
            <w:r>
              <w:rPr>
                <w:sz w:val="20"/>
                <w:szCs w:val="20"/>
              </w:rPr>
            </w:r>
            <w:r>
              <w:rPr>
                <w:sz w:val="20"/>
                <w:szCs w:val="20"/>
              </w:rPr>
              <w:fldChar w:fldCharType="separate"/>
            </w:r>
            <w:ins w:id="62" w:author="Bernd Zeuner [2]" w:date="2022-09-02T13:36:00Z">
              <w:r>
                <w:rPr>
                  <w:sz w:val="20"/>
                  <w:szCs w:val="20"/>
                </w:rPr>
                <w:t>5.4.2</w:t>
              </w:r>
              <w:r>
                <w:rPr>
                  <w:sz w:val="20"/>
                  <w:szCs w:val="20"/>
                </w:rPr>
                <w:fldChar w:fldCharType="end"/>
              </w:r>
              <w:r>
                <w:rPr>
                  <w:sz w:val="20"/>
                  <w:szCs w:val="20"/>
                </w:rPr>
                <w:t xml:space="preserve"> </w:t>
              </w:r>
            </w:ins>
            <w:ins w:id="63" w:author="Bernd Zeuner [2]" w:date="2022-09-02T13:34:00Z">
              <w:r w:rsidRPr="001E5F1A">
                <w:rPr>
                  <w:sz w:val="20"/>
                  <w:szCs w:val="20"/>
                </w:rPr>
                <w:t xml:space="preserve">on </w:t>
              </w:r>
            </w:ins>
            <w:ins w:id="64" w:author="Bernd Zeuner [2]" w:date="2022-09-02T13:35:00Z">
              <w:r w:rsidRPr="001E5F1A">
                <w:rPr>
                  <w:sz w:val="20"/>
                  <w:szCs w:val="20"/>
                </w:rPr>
                <w:t>Relationship Notation</w:t>
              </w:r>
            </w:ins>
            <w:ins w:id="65" w:author="Bernd Zeuner [2]" w:date="2022-09-02T13:36:00Z">
              <w:r>
                <w:rPr>
                  <w:sz w:val="20"/>
                  <w:szCs w:val="20"/>
                </w:rPr>
                <w:t xml:space="preserve"> restructured (added </w:t>
              </w:r>
            </w:ins>
            <w:ins w:id="66" w:author="Bernd Zeuner [2]" w:date="2022-09-02T13:37:00Z">
              <w:r>
                <w:rPr>
                  <w:sz w:val="20"/>
                  <w:szCs w:val="20"/>
                </w:rPr>
                <w:fldChar w:fldCharType="begin"/>
              </w:r>
              <w:r>
                <w:rPr>
                  <w:sz w:val="20"/>
                  <w:szCs w:val="20"/>
                </w:rPr>
                <w:instrText xml:space="preserve"> REF _Ref113018239 \r \h </w:instrText>
              </w:r>
            </w:ins>
            <w:r>
              <w:rPr>
                <w:sz w:val="20"/>
                <w:szCs w:val="20"/>
              </w:rPr>
            </w:r>
            <w:r>
              <w:rPr>
                <w:sz w:val="20"/>
                <w:szCs w:val="20"/>
              </w:rPr>
              <w:fldChar w:fldCharType="separate"/>
            </w:r>
            <w:ins w:id="67" w:author="Bernd Zeuner [2]" w:date="2022-09-02T13:37:00Z">
              <w:r>
                <w:rPr>
                  <w:sz w:val="20"/>
                  <w:szCs w:val="20"/>
                </w:rPr>
                <w:t>5.4.3</w:t>
              </w:r>
              <w:r>
                <w:rPr>
                  <w:sz w:val="20"/>
                  <w:szCs w:val="20"/>
                </w:rPr>
                <w:fldChar w:fldCharType="end"/>
              </w:r>
              <w:r>
                <w:rPr>
                  <w:sz w:val="20"/>
                  <w:szCs w:val="20"/>
                </w:rPr>
                <w:t xml:space="preserve"> and </w:t>
              </w:r>
              <w:r>
                <w:rPr>
                  <w:sz w:val="20"/>
                  <w:szCs w:val="20"/>
                </w:rPr>
                <w:fldChar w:fldCharType="begin"/>
              </w:r>
              <w:r>
                <w:rPr>
                  <w:sz w:val="20"/>
                  <w:szCs w:val="20"/>
                </w:rPr>
                <w:instrText xml:space="preserve"> REF _Ref113018260 \r \h </w:instrText>
              </w:r>
            </w:ins>
            <w:r>
              <w:rPr>
                <w:sz w:val="20"/>
                <w:szCs w:val="20"/>
              </w:rPr>
            </w:r>
            <w:r>
              <w:rPr>
                <w:sz w:val="20"/>
                <w:szCs w:val="20"/>
              </w:rPr>
              <w:fldChar w:fldCharType="separate"/>
            </w:r>
            <w:ins w:id="68" w:author="Bernd Zeuner [2]" w:date="2022-09-02T13:37:00Z">
              <w:r>
                <w:rPr>
                  <w:sz w:val="20"/>
                  <w:szCs w:val="20"/>
                </w:rPr>
                <w:t>5.4.4</w:t>
              </w:r>
              <w:r>
                <w:rPr>
                  <w:sz w:val="20"/>
                  <w:szCs w:val="20"/>
                </w:rPr>
                <w:fldChar w:fldCharType="end"/>
              </w:r>
            </w:ins>
            <w:ins w:id="69" w:author="Bernd Zeuner [2]" w:date="2022-09-02T13:36:00Z">
              <w:r>
                <w:rPr>
                  <w:sz w:val="20"/>
                  <w:szCs w:val="20"/>
                </w:rPr>
                <w:t>)</w:t>
              </w:r>
            </w:ins>
          </w:p>
          <w:p w14:paraId="629A17AA" w14:textId="108AD5E0" w:rsidR="001E5F1A" w:rsidRDefault="00B03557" w:rsidP="001371E5">
            <w:pPr>
              <w:pStyle w:val="Listenabsatz"/>
              <w:numPr>
                <w:ilvl w:val="0"/>
                <w:numId w:val="19"/>
              </w:numPr>
              <w:spacing w:beforeLines="40" w:before="96" w:afterLines="40" w:after="96"/>
              <w:ind w:left="342"/>
              <w:rPr>
                <w:ins w:id="70" w:author="Bernd Zeuner [2]" w:date="2022-11-04T15:10:00Z"/>
                <w:sz w:val="20"/>
                <w:szCs w:val="20"/>
              </w:rPr>
            </w:pPr>
            <w:ins w:id="71" w:author="Bernd Zeuner [2]" w:date="2022-10-28T11:45:00Z">
              <w:r>
                <w:rPr>
                  <w:sz w:val="20"/>
                  <w:szCs w:val="20"/>
                </w:rPr>
                <w:t xml:space="preserve">Comments/changes regarding </w:t>
              </w:r>
              <w:r w:rsidRPr="005123F4">
                <w:rPr>
                  <w:sz w:val="20"/>
                  <w:szCs w:val="20"/>
                </w:rPr>
                <w:t>«</w:t>
              </w:r>
              <w:r>
                <w:rPr>
                  <w:sz w:val="20"/>
                  <w:szCs w:val="20"/>
                </w:rPr>
                <w:t>Specify</w:t>
              </w:r>
              <w:r w:rsidRPr="005123F4">
                <w:rPr>
                  <w:sz w:val="20"/>
                  <w:szCs w:val="20"/>
                </w:rPr>
                <w:t xml:space="preserve">» </w:t>
              </w:r>
              <w:r>
                <w:rPr>
                  <w:sz w:val="20"/>
                  <w:szCs w:val="20"/>
                </w:rPr>
                <w:t>from Italo added.</w:t>
              </w:r>
            </w:ins>
          </w:p>
          <w:p w14:paraId="393BAF4B" w14:textId="740A8D58" w:rsidR="00D26AEB" w:rsidRPr="00CB4CCC" w:rsidRDefault="00D26AEB" w:rsidP="001371E5">
            <w:pPr>
              <w:pStyle w:val="Listenabsatz"/>
              <w:numPr>
                <w:ilvl w:val="0"/>
                <w:numId w:val="19"/>
              </w:numPr>
              <w:spacing w:beforeLines="40" w:before="96" w:afterLines="40" w:after="96"/>
              <w:ind w:left="342"/>
              <w:rPr>
                <w:ins w:id="72" w:author="Bernd Zeuner [2]" w:date="2022-11-18T10:03:00Z"/>
                <w:sz w:val="20"/>
                <w:szCs w:val="20"/>
              </w:rPr>
            </w:pPr>
            <w:ins w:id="73" w:author="Bernd Zeuner [2]" w:date="2022-11-04T15:11:00Z">
              <w:r w:rsidRPr="0099627C">
                <w:rPr>
                  <w:sz w:val="20"/>
                  <w:szCs w:val="20"/>
                </w:rPr>
                <w:t>«</w:t>
              </w:r>
              <w:proofErr w:type="spellStart"/>
              <w:r w:rsidRPr="0099627C">
                <w:rPr>
                  <w:sz w:val="20"/>
                  <w:szCs w:val="20"/>
                </w:rPr>
                <w:t>Root</w:t>
              </w:r>
              <w:r w:rsidRPr="00CB4CCC">
                <w:rPr>
                  <w:sz w:val="20"/>
                  <w:szCs w:val="20"/>
                </w:rPr>
                <w:t>Element</w:t>
              </w:r>
              <w:proofErr w:type="spellEnd"/>
              <w:r w:rsidRPr="00CB4CCC">
                <w:rPr>
                  <w:sz w:val="20"/>
                  <w:szCs w:val="20"/>
                </w:rPr>
                <w:t xml:space="preserve">» added to object class notation </w:t>
              </w:r>
            </w:ins>
            <w:ins w:id="74" w:author="Bernd Zeuner [2]" w:date="2022-11-04T15:12:00Z">
              <w:r w:rsidRPr="00CB4CCC">
                <w:rPr>
                  <w:sz w:val="20"/>
                  <w:szCs w:val="20"/>
                </w:rPr>
                <w:t>(</w:t>
              </w:r>
            </w:ins>
            <w:r w:rsidRPr="00CB4CCC">
              <w:rPr>
                <w:sz w:val="20"/>
                <w:szCs w:val="20"/>
              </w:rPr>
              <w:fldChar w:fldCharType="begin"/>
            </w:r>
            <w:r w:rsidRPr="00CB4CCC">
              <w:rPr>
                <w:sz w:val="20"/>
                <w:szCs w:val="20"/>
              </w:rPr>
              <w:instrText xml:space="preserve"> REF _Ref459972734 \h  \* MERGEFORMAT </w:instrText>
            </w:r>
            <w:r w:rsidRPr="00CB4CCC">
              <w:rPr>
                <w:sz w:val="20"/>
                <w:szCs w:val="20"/>
              </w:rPr>
            </w:r>
            <w:r w:rsidRPr="00CB4CCC">
              <w:rPr>
                <w:sz w:val="20"/>
                <w:szCs w:val="20"/>
              </w:rPr>
              <w:fldChar w:fldCharType="separate"/>
            </w:r>
            <w:ins w:id="75" w:author="Bernd Zeuner [2]" w:date="2022-11-04T15:12:00Z">
              <w:r w:rsidRPr="00CB4CCC">
                <w:rPr>
                  <w:sz w:val="20"/>
                  <w:szCs w:val="20"/>
                </w:rPr>
                <w:t>Figure 5.2</w:t>
              </w:r>
              <w:r w:rsidRPr="00CB4CCC">
                <w:rPr>
                  <w:sz w:val="20"/>
                  <w:szCs w:val="20"/>
                </w:rPr>
                <w:fldChar w:fldCharType="end"/>
              </w:r>
              <w:r w:rsidRPr="0099627C">
                <w:rPr>
                  <w:sz w:val="20"/>
                  <w:szCs w:val="20"/>
                </w:rPr>
                <w:t>)</w:t>
              </w:r>
            </w:ins>
          </w:p>
          <w:p w14:paraId="53DD51B8" w14:textId="0CC350C7" w:rsidR="0099627C" w:rsidRPr="00FD10DE" w:rsidRDefault="0099627C" w:rsidP="001371E5">
            <w:pPr>
              <w:pStyle w:val="Listenabsatz"/>
              <w:numPr>
                <w:ilvl w:val="0"/>
                <w:numId w:val="19"/>
              </w:numPr>
              <w:spacing w:beforeLines="40" w:before="96" w:afterLines="40" w:after="96"/>
              <w:ind w:left="342"/>
              <w:rPr>
                <w:ins w:id="76" w:author="Bernd Zeuner [2]" w:date="2022-11-25T12:08:00Z"/>
                <w:sz w:val="20"/>
                <w:szCs w:val="20"/>
              </w:rPr>
            </w:pPr>
            <w:r w:rsidRPr="00CB4CCC">
              <w:rPr>
                <w:sz w:val="20"/>
                <w:szCs w:val="20"/>
              </w:rPr>
              <w:fldChar w:fldCharType="begin"/>
            </w:r>
            <w:r w:rsidRPr="00CB4CCC">
              <w:rPr>
                <w:sz w:val="20"/>
                <w:szCs w:val="20"/>
              </w:rPr>
              <w:instrText xml:space="preserve"> REF _Ref119658241 \h </w:instrText>
            </w:r>
            <w:r>
              <w:rPr>
                <w:sz w:val="20"/>
                <w:szCs w:val="20"/>
              </w:rPr>
              <w:instrText xml:space="preserve"> \* MERGEFORMAT </w:instrText>
            </w:r>
            <w:r w:rsidRPr="00CB4CCC">
              <w:rPr>
                <w:sz w:val="20"/>
                <w:szCs w:val="20"/>
              </w:rPr>
            </w:r>
            <w:r w:rsidRPr="00CB4CCC">
              <w:rPr>
                <w:sz w:val="20"/>
                <w:szCs w:val="20"/>
              </w:rPr>
              <w:fldChar w:fldCharType="separate"/>
            </w:r>
            <w:ins w:id="77" w:author="Bernd Zeuner [2]" w:date="2022-05-20T10:41:00Z">
              <w:r w:rsidRPr="00CB4CCC">
                <w:rPr>
                  <w:sz w:val="20"/>
                  <w:szCs w:val="20"/>
                </w:rPr>
                <w:t xml:space="preserve">Figure </w:t>
              </w:r>
              <w:r w:rsidRPr="00CB4CCC">
                <w:rPr>
                  <w:noProof/>
                  <w:sz w:val="20"/>
                  <w:szCs w:val="20"/>
                </w:rPr>
                <w:t>5</w:t>
              </w:r>
              <w:r w:rsidRPr="00CB4CCC">
                <w:rPr>
                  <w:sz w:val="20"/>
                  <w:szCs w:val="20"/>
                </w:rPr>
                <w:t>.</w:t>
              </w:r>
              <w:r w:rsidRPr="00CB4CCC">
                <w:rPr>
                  <w:noProof/>
                  <w:sz w:val="20"/>
                  <w:szCs w:val="20"/>
                </w:rPr>
                <w:t>31</w:t>
              </w:r>
            </w:ins>
            <w:ins w:id="78" w:author="Bernd Zeuner [2]" w:date="2022-11-18T10:03:00Z">
              <w:r w:rsidRPr="00CB4CCC">
                <w:rPr>
                  <w:sz w:val="20"/>
                  <w:szCs w:val="20"/>
                </w:rPr>
                <w:fldChar w:fldCharType="end"/>
              </w:r>
              <w:r w:rsidRPr="0099627C">
                <w:rPr>
                  <w:sz w:val="20"/>
                  <w:szCs w:val="20"/>
                </w:rPr>
                <w:t xml:space="preserve"> aligned </w:t>
              </w:r>
              <w:r w:rsidRPr="00FD10DE">
                <w:rPr>
                  <w:sz w:val="20"/>
                  <w:szCs w:val="20"/>
                </w:rPr>
                <w:t xml:space="preserve">with </w:t>
              </w:r>
            </w:ins>
            <w:ins w:id="79" w:author="Bernd Zeuner [2]" w:date="2022-11-18T10:04:00Z">
              <w:r w:rsidRPr="00FD10DE">
                <w:rPr>
                  <w:sz w:val="20"/>
                  <w:szCs w:val="20"/>
                </w:rPr>
                <w:t>guidelines</w:t>
              </w:r>
            </w:ins>
          </w:p>
          <w:p w14:paraId="3BFEA2E2" w14:textId="7C891AB6" w:rsidR="00FD10DE" w:rsidRDefault="00FD10DE" w:rsidP="001371E5">
            <w:pPr>
              <w:pStyle w:val="Listenabsatz"/>
              <w:numPr>
                <w:ilvl w:val="0"/>
                <w:numId w:val="19"/>
              </w:numPr>
              <w:spacing w:beforeLines="40" w:before="96" w:afterLines="40" w:after="96"/>
              <w:ind w:left="342"/>
              <w:rPr>
                <w:ins w:id="80" w:author="Bernd Zeuner [2]" w:date="2022-11-25T12:49:00Z"/>
                <w:sz w:val="20"/>
                <w:szCs w:val="20"/>
              </w:rPr>
            </w:pPr>
            <w:r w:rsidRPr="00FD10DE">
              <w:rPr>
                <w:sz w:val="20"/>
                <w:szCs w:val="20"/>
              </w:rPr>
              <w:fldChar w:fldCharType="begin"/>
            </w:r>
            <w:r w:rsidRPr="00FD10DE">
              <w:rPr>
                <w:sz w:val="20"/>
                <w:szCs w:val="20"/>
              </w:rPr>
              <w:instrText xml:space="preserve"> REF _Ref120270515 \h </w:instrText>
            </w:r>
            <w:r>
              <w:rPr>
                <w:sz w:val="20"/>
                <w:szCs w:val="20"/>
              </w:rPr>
              <w:instrText xml:space="preserve"> \* MERGEFORMAT </w:instrText>
            </w:r>
            <w:r w:rsidRPr="00FD10DE">
              <w:rPr>
                <w:sz w:val="20"/>
                <w:szCs w:val="20"/>
              </w:rPr>
            </w:r>
            <w:r w:rsidRPr="00FD10DE">
              <w:rPr>
                <w:sz w:val="20"/>
                <w:szCs w:val="20"/>
              </w:rPr>
              <w:fldChar w:fldCharType="separate"/>
            </w:r>
            <w:ins w:id="81" w:author="Bernd Zeuner [2]" w:date="2022-11-25T12:08:00Z">
              <w:r w:rsidRPr="00FD10DE">
                <w:rPr>
                  <w:sz w:val="20"/>
                  <w:szCs w:val="20"/>
                </w:rPr>
                <w:t xml:space="preserve">Figure </w:t>
              </w:r>
              <w:r w:rsidRPr="00FD10DE">
                <w:rPr>
                  <w:noProof/>
                  <w:sz w:val="20"/>
                  <w:szCs w:val="20"/>
                </w:rPr>
                <w:t>7</w:t>
              </w:r>
              <w:r w:rsidRPr="00FD10DE">
                <w:rPr>
                  <w:sz w:val="20"/>
                  <w:szCs w:val="20"/>
                </w:rPr>
                <w:t>.</w:t>
              </w:r>
              <w:r w:rsidRPr="00FD10DE">
                <w:rPr>
                  <w:noProof/>
                  <w:sz w:val="20"/>
                  <w:szCs w:val="20"/>
                </w:rPr>
                <w:t>5</w:t>
              </w:r>
              <w:r w:rsidRPr="00FD10DE">
                <w:rPr>
                  <w:sz w:val="20"/>
                  <w:szCs w:val="20"/>
                </w:rPr>
                <w:fldChar w:fldCharType="end"/>
              </w:r>
              <w:r w:rsidRPr="00FD10DE">
                <w:rPr>
                  <w:sz w:val="20"/>
                  <w:szCs w:val="20"/>
                </w:rPr>
                <w:t xml:space="preserve"> updated</w:t>
              </w:r>
            </w:ins>
          </w:p>
          <w:p w14:paraId="32D2BADE" w14:textId="554B8B5B" w:rsidR="006E5938" w:rsidRDefault="006E5938" w:rsidP="001371E5">
            <w:pPr>
              <w:pStyle w:val="Listenabsatz"/>
              <w:numPr>
                <w:ilvl w:val="0"/>
                <w:numId w:val="19"/>
              </w:numPr>
              <w:spacing w:beforeLines="40" w:before="96" w:afterLines="40" w:after="96"/>
              <w:ind w:left="342"/>
              <w:rPr>
                <w:ins w:id="82" w:author="Bernd Zeuner [2]" w:date="2023-01-20T08:35:00Z"/>
                <w:sz w:val="20"/>
                <w:szCs w:val="20"/>
              </w:rPr>
            </w:pPr>
            <w:ins w:id="83" w:author="Bernd Zeuner [2]" w:date="2022-11-25T12:49:00Z">
              <w:r>
                <w:rPr>
                  <w:sz w:val="20"/>
                  <w:szCs w:val="20"/>
                </w:rPr>
                <w:t xml:space="preserve">Section </w:t>
              </w:r>
              <w:r>
                <w:rPr>
                  <w:sz w:val="20"/>
                  <w:szCs w:val="20"/>
                </w:rPr>
                <w:fldChar w:fldCharType="begin"/>
              </w:r>
              <w:r>
                <w:rPr>
                  <w:sz w:val="20"/>
                  <w:szCs w:val="20"/>
                </w:rPr>
                <w:instrText xml:space="preserve"> REF _Ref120273004 \r \h </w:instrText>
              </w:r>
            </w:ins>
            <w:r>
              <w:rPr>
                <w:sz w:val="20"/>
                <w:szCs w:val="20"/>
              </w:rPr>
            </w:r>
            <w:r>
              <w:rPr>
                <w:sz w:val="20"/>
                <w:szCs w:val="20"/>
              </w:rPr>
              <w:fldChar w:fldCharType="separate"/>
            </w:r>
            <w:ins w:id="84" w:author="Bernd Zeuner [2]" w:date="2022-11-25T12:49:00Z">
              <w:r>
                <w:rPr>
                  <w:sz w:val="20"/>
                  <w:szCs w:val="20"/>
                </w:rPr>
                <w:t>7.5</w:t>
              </w:r>
              <w:r>
                <w:rPr>
                  <w:sz w:val="20"/>
                  <w:szCs w:val="20"/>
                </w:rPr>
                <w:fldChar w:fldCharType="end"/>
              </w:r>
              <w:r>
                <w:rPr>
                  <w:sz w:val="20"/>
                  <w:szCs w:val="20"/>
                </w:rPr>
                <w:t xml:space="preserve"> has been updat</w:t>
              </w:r>
            </w:ins>
            <w:ins w:id="85" w:author="Bernd Zeuner [2]" w:date="2022-11-25T12:50:00Z">
              <w:r>
                <w:rPr>
                  <w:sz w:val="20"/>
                  <w:szCs w:val="20"/>
                </w:rPr>
                <w:t>ed to cover any kind of constraint</w:t>
              </w:r>
            </w:ins>
            <w:ins w:id="86" w:author="Bernd Zeuner [2]" w:date="2022-11-25T12:55:00Z">
              <w:r w:rsidR="009D42ED">
                <w:rPr>
                  <w:sz w:val="20"/>
                  <w:szCs w:val="20"/>
                </w:rPr>
                <w:t xml:space="preserve">; not only </w:t>
              </w:r>
              <w:proofErr w:type="spellStart"/>
              <w:r w:rsidR="009D42ED">
                <w:rPr>
                  <w:sz w:val="20"/>
                  <w:szCs w:val="20"/>
                </w:rPr>
                <w:t>xor</w:t>
              </w:r>
            </w:ins>
            <w:proofErr w:type="spellEnd"/>
          </w:p>
          <w:p w14:paraId="4E2DF933" w14:textId="34F3CE1D" w:rsidR="009A272B" w:rsidRDefault="009A272B" w:rsidP="001371E5">
            <w:pPr>
              <w:pStyle w:val="Listenabsatz"/>
              <w:numPr>
                <w:ilvl w:val="0"/>
                <w:numId w:val="19"/>
              </w:numPr>
              <w:spacing w:beforeLines="40" w:before="96" w:afterLines="40" w:after="96"/>
              <w:ind w:left="342"/>
              <w:rPr>
                <w:ins w:id="87" w:author="Bernd Zeuner [2]" w:date="2023-06-02T12:10:00Z"/>
                <w:sz w:val="20"/>
                <w:szCs w:val="20"/>
              </w:rPr>
            </w:pPr>
            <w:ins w:id="88" w:author="Bernd Zeuner [2]" w:date="2023-01-20T08:35:00Z">
              <w:r w:rsidRPr="009A272B">
                <w:rPr>
                  <w:sz w:val="20"/>
                  <w:szCs w:val="20"/>
                </w:rPr>
                <w:t>«Specify» Association Example</w:t>
              </w:r>
              <w:r>
                <w:rPr>
                  <w:sz w:val="20"/>
                  <w:szCs w:val="20"/>
                </w:rPr>
                <w:t xml:space="preserve">s added to </w:t>
              </w:r>
              <w:r>
                <w:rPr>
                  <w:sz w:val="20"/>
                  <w:szCs w:val="20"/>
                </w:rPr>
                <w:fldChar w:fldCharType="begin"/>
              </w:r>
              <w:r>
                <w:rPr>
                  <w:sz w:val="20"/>
                  <w:szCs w:val="20"/>
                </w:rPr>
                <w:instrText xml:space="preserve"> REF _Ref125096156 \r \h </w:instrText>
              </w:r>
            </w:ins>
            <w:r>
              <w:rPr>
                <w:sz w:val="20"/>
                <w:szCs w:val="20"/>
              </w:rPr>
            </w:r>
            <w:r>
              <w:rPr>
                <w:sz w:val="20"/>
                <w:szCs w:val="20"/>
              </w:rPr>
              <w:fldChar w:fldCharType="separate"/>
            </w:r>
            <w:ins w:id="89" w:author="Bernd Zeuner [2]" w:date="2023-01-20T08:35:00Z">
              <w:r>
                <w:rPr>
                  <w:sz w:val="20"/>
                  <w:szCs w:val="20"/>
                </w:rPr>
                <w:t>5.4.5</w:t>
              </w:r>
              <w:r>
                <w:rPr>
                  <w:sz w:val="20"/>
                  <w:szCs w:val="20"/>
                </w:rPr>
                <w:fldChar w:fldCharType="end"/>
              </w:r>
            </w:ins>
          </w:p>
          <w:p w14:paraId="0836F4D2" w14:textId="45472AFB" w:rsidR="00A83C89" w:rsidRDefault="00A83C89" w:rsidP="001371E5">
            <w:pPr>
              <w:pStyle w:val="Listenabsatz"/>
              <w:numPr>
                <w:ilvl w:val="0"/>
                <w:numId w:val="19"/>
              </w:numPr>
              <w:spacing w:beforeLines="40" w:before="96" w:afterLines="40" w:after="96"/>
              <w:ind w:left="342"/>
              <w:rPr>
                <w:ins w:id="90" w:author="Bernd Zeuner [2]" w:date="2023-06-02T12:10:00Z"/>
                <w:sz w:val="20"/>
                <w:szCs w:val="20"/>
              </w:rPr>
            </w:pPr>
            <w:ins w:id="91" w:author="Bernd Zeuner [2]" w:date="2023-06-02T12:10:00Z">
              <w:r>
                <w:rPr>
                  <w:sz w:val="20"/>
                  <w:szCs w:val="20"/>
                </w:rPr>
                <w:t xml:space="preserve">Section </w:t>
              </w:r>
              <w:r>
                <w:rPr>
                  <w:sz w:val="20"/>
                  <w:szCs w:val="20"/>
                </w:rPr>
                <w:fldChar w:fldCharType="begin"/>
              </w:r>
              <w:r>
                <w:rPr>
                  <w:sz w:val="20"/>
                  <w:szCs w:val="20"/>
                </w:rPr>
                <w:instrText xml:space="preserve"> REF _Ref79144746 \r \h </w:instrText>
              </w:r>
            </w:ins>
            <w:r>
              <w:rPr>
                <w:sz w:val="20"/>
                <w:szCs w:val="20"/>
              </w:rPr>
            </w:r>
            <w:ins w:id="92" w:author="Bernd Zeuner [2]" w:date="2023-06-02T12:10:00Z">
              <w:r>
                <w:rPr>
                  <w:sz w:val="20"/>
                  <w:szCs w:val="20"/>
                </w:rPr>
                <w:fldChar w:fldCharType="separate"/>
              </w:r>
              <w:r>
                <w:rPr>
                  <w:sz w:val="20"/>
                  <w:szCs w:val="20"/>
                </w:rPr>
                <w:t>4.5</w:t>
              </w:r>
              <w:r>
                <w:rPr>
                  <w:sz w:val="20"/>
                  <w:szCs w:val="20"/>
                </w:rPr>
                <w:fldChar w:fldCharType="end"/>
              </w:r>
              <w:r>
                <w:rPr>
                  <w:sz w:val="20"/>
                  <w:szCs w:val="20"/>
                </w:rPr>
                <w:t>: Potential misunderstandings clarified</w:t>
              </w:r>
            </w:ins>
          </w:p>
          <w:p w14:paraId="5648C7DB" w14:textId="14A087E0" w:rsidR="00A83C89" w:rsidRDefault="00A83C89" w:rsidP="001371E5">
            <w:pPr>
              <w:pStyle w:val="Listenabsatz"/>
              <w:numPr>
                <w:ilvl w:val="0"/>
                <w:numId w:val="19"/>
              </w:numPr>
              <w:spacing w:beforeLines="40" w:before="96" w:afterLines="40" w:after="96"/>
              <w:ind w:left="342"/>
              <w:rPr>
                <w:ins w:id="93" w:author="Bernd Zeuner [2]" w:date="2023-06-02T12:24:00Z"/>
                <w:sz w:val="20"/>
                <w:szCs w:val="20"/>
              </w:rPr>
            </w:pPr>
            <w:ins w:id="94" w:author="Bernd Zeuner [2]" w:date="2023-06-02T12:10:00Z">
              <w:r>
                <w:rPr>
                  <w:sz w:val="20"/>
                  <w:szCs w:val="20"/>
                </w:rPr>
                <w:t xml:space="preserve">Wrong multiplicities </w:t>
              </w:r>
              <w:r w:rsidRPr="00A83C89">
                <w:rPr>
                  <w:sz w:val="20"/>
                  <w:szCs w:val="20"/>
                </w:rPr>
                <w:t xml:space="preserve">removed from </w:t>
              </w:r>
              <w:r w:rsidRPr="00A83C89">
                <w:rPr>
                  <w:sz w:val="20"/>
                  <w:szCs w:val="20"/>
                </w:rPr>
                <w:fldChar w:fldCharType="begin"/>
              </w:r>
              <w:r w:rsidRPr="00A83C89">
                <w:rPr>
                  <w:sz w:val="20"/>
                  <w:szCs w:val="20"/>
                </w:rPr>
                <w:instrText xml:space="preserve"> REF _Ref136600169 \h </w:instrText>
              </w:r>
              <w:r>
                <w:rPr>
                  <w:sz w:val="20"/>
                  <w:szCs w:val="20"/>
                </w:rPr>
                <w:instrText xml:space="preserve"> \* MERGEFORMAT </w:instrText>
              </w:r>
            </w:ins>
            <w:r w:rsidRPr="00A83C89">
              <w:rPr>
                <w:sz w:val="20"/>
                <w:szCs w:val="20"/>
              </w:rPr>
            </w:r>
            <w:ins w:id="95" w:author="Bernd Zeuner [2]" w:date="2023-06-02T12:10:00Z">
              <w:r w:rsidRPr="00A83C89">
                <w:rPr>
                  <w:sz w:val="20"/>
                  <w:szCs w:val="20"/>
                </w:rPr>
                <w:fldChar w:fldCharType="separate"/>
              </w:r>
              <w:r w:rsidRPr="00D95AA3">
                <w:rPr>
                  <w:sz w:val="20"/>
                  <w:szCs w:val="20"/>
                </w:rPr>
                <w:t xml:space="preserve">Table </w:t>
              </w:r>
              <w:r w:rsidRPr="00D95AA3">
                <w:rPr>
                  <w:noProof/>
                  <w:sz w:val="20"/>
                  <w:szCs w:val="20"/>
                </w:rPr>
                <w:t>5</w:t>
              </w:r>
              <w:r w:rsidRPr="00D95AA3">
                <w:rPr>
                  <w:sz w:val="20"/>
                  <w:szCs w:val="20"/>
                </w:rPr>
                <w:t>.</w:t>
              </w:r>
              <w:r w:rsidRPr="00D95AA3">
                <w:rPr>
                  <w:noProof/>
                  <w:sz w:val="20"/>
                  <w:szCs w:val="20"/>
                </w:rPr>
                <w:t>3</w:t>
              </w:r>
              <w:r w:rsidRPr="00A83C89">
                <w:rPr>
                  <w:sz w:val="20"/>
                  <w:szCs w:val="20"/>
                </w:rPr>
                <w:fldChar w:fldCharType="end"/>
              </w:r>
            </w:ins>
          </w:p>
          <w:p w14:paraId="6D895C83" w14:textId="6A538CB9" w:rsidR="00D63A35" w:rsidRDefault="00D63A35" w:rsidP="001371E5">
            <w:pPr>
              <w:pStyle w:val="Listenabsatz"/>
              <w:numPr>
                <w:ilvl w:val="0"/>
                <w:numId w:val="19"/>
              </w:numPr>
              <w:spacing w:beforeLines="40" w:before="96" w:afterLines="40" w:after="96"/>
              <w:ind w:left="342"/>
              <w:rPr>
                <w:ins w:id="96" w:author="Bernd Zeuner [2]" w:date="2023-07-11T11:20:00Z"/>
                <w:sz w:val="20"/>
                <w:szCs w:val="20"/>
              </w:rPr>
            </w:pPr>
            <w:ins w:id="97" w:author="Bernd Zeuner [2]" w:date="2023-06-02T12:24:00Z">
              <w:r w:rsidRPr="00D63A35">
                <w:rPr>
                  <w:sz w:val="20"/>
                  <w:szCs w:val="20"/>
                </w:rPr>
                <w:t xml:space="preserve">{spiral} Constraint Example added in </w:t>
              </w:r>
            </w:ins>
            <w:ins w:id="98" w:author="Bernd Zeuner [2]" w:date="2023-06-02T12:25:00Z">
              <w:r w:rsidRPr="00D63A35">
                <w:rPr>
                  <w:sz w:val="20"/>
                  <w:szCs w:val="20"/>
                </w:rPr>
                <w:fldChar w:fldCharType="begin"/>
              </w:r>
              <w:r w:rsidRPr="00D63A35">
                <w:rPr>
                  <w:sz w:val="20"/>
                  <w:szCs w:val="20"/>
                </w:rPr>
                <w:instrText xml:space="preserve"> REF _Ref136601147 \h </w:instrText>
              </w:r>
            </w:ins>
            <w:r>
              <w:rPr>
                <w:sz w:val="20"/>
                <w:szCs w:val="20"/>
              </w:rPr>
              <w:instrText xml:space="preserve"> \* MERGEFORMAT </w:instrText>
            </w:r>
            <w:r w:rsidRPr="00D63A35">
              <w:rPr>
                <w:sz w:val="20"/>
                <w:szCs w:val="20"/>
              </w:rPr>
            </w:r>
            <w:r w:rsidRPr="00D63A35">
              <w:rPr>
                <w:sz w:val="20"/>
                <w:szCs w:val="20"/>
              </w:rPr>
              <w:fldChar w:fldCharType="separate"/>
            </w:r>
            <w:ins w:id="99" w:author="Bernd Zeuner [2]" w:date="2023-06-02T12:25:00Z">
              <w:r w:rsidRPr="009744B1">
                <w:rPr>
                  <w:sz w:val="20"/>
                  <w:szCs w:val="20"/>
                </w:rPr>
                <w:t xml:space="preserve">Figure </w:t>
              </w:r>
              <w:r w:rsidRPr="009744B1">
                <w:rPr>
                  <w:noProof/>
                  <w:sz w:val="20"/>
                  <w:szCs w:val="20"/>
                </w:rPr>
                <w:t>7</w:t>
              </w:r>
              <w:r w:rsidRPr="009744B1">
                <w:rPr>
                  <w:sz w:val="20"/>
                  <w:szCs w:val="20"/>
                </w:rPr>
                <w:t>.</w:t>
              </w:r>
              <w:r w:rsidRPr="009744B1">
                <w:rPr>
                  <w:noProof/>
                  <w:sz w:val="20"/>
                  <w:szCs w:val="20"/>
                </w:rPr>
                <w:t>10</w:t>
              </w:r>
              <w:r w:rsidRPr="00D63A35">
                <w:rPr>
                  <w:sz w:val="20"/>
                  <w:szCs w:val="20"/>
                </w:rPr>
                <w:fldChar w:fldCharType="end"/>
              </w:r>
            </w:ins>
          </w:p>
          <w:p w14:paraId="224A8BE5" w14:textId="67B3E8EB" w:rsidR="000368EF" w:rsidRDefault="000368EF" w:rsidP="001371E5">
            <w:pPr>
              <w:pStyle w:val="Listenabsatz"/>
              <w:numPr>
                <w:ilvl w:val="0"/>
                <w:numId w:val="19"/>
              </w:numPr>
              <w:spacing w:beforeLines="40" w:before="96" w:afterLines="40" w:after="96"/>
              <w:ind w:left="342"/>
              <w:rPr>
                <w:ins w:id="100" w:author="Bernd Zeuner [2]" w:date="2023-08-18T08:04:00Z"/>
                <w:sz w:val="20"/>
                <w:szCs w:val="20"/>
              </w:rPr>
            </w:pPr>
            <w:ins w:id="101" w:author="Bernd Zeuner [2]" w:date="2023-07-11T11:20:00Z">
              <w:r>
                <w:rPr>
                  <w:sz w:val="20"/>
                  <w:szCs w:val="20"/>
                </w:rPr>
                <w:t xml:space="preserve">Section </w:t>
              </w:r>
              <w:r>
                <w:rPr>
                  <w:sz w:val="20"/>
                  <w:szCs w:val="20"/>
                </w:rPr>
                <w:fldChar w:fldCharType="begin"/>
              </w:r>
              <w:r>
                <w:rPr>
                  <w:sz w:val="20"/>
                  <w:szCs w:val="20"/>
                </w:rPr>
                <w:instrText xml:space="preserve"> REF _Ref139966847 \r \h </w:instrText>
              </w:r>
            </w:ins>
            <w:r>
              <w:rPr>
                <w:sz w:val="20"/>
                <w:szCs w:val="20"/>
              </w:rPr>
            </w:r>
            <w:r>
              <w:rPr>
                <w:sz w:val="20"/>
                <w:szCs w:val="20"/>
              </w:rPr>
              <w:fldChar w:fldCharType="separate"/>
            </w:r>
            <w:ins w:id="102" w:author="Bernd Zeuner [2]" w:date="2023-07-11T11:20:00Z">
              <w:r>
                <w:rPr>
                  <w:sz w:val="20"/>
                  <w:szCs w:val="20"/>
                </w:rPr>
                <w:t>7.1</w:t>
              </w:r>
              <w:r>
                <w:rPr>
                  <w:sz w:val="20"/>
                  <w:szCs w:val="20"/>
                </w:rPr>
                <w:fldChar w:fldCharType="end"/>
              </w:r>
              <w:r>
                <w:rPr>
                  <w:sz w:val="20"/>
                  <w:szCs w:val="20"/>
                </w:rPr>
                <w:t xml:space="preserve"> renamed and exceptions removed from </w:t>
              </w:r>
            </w:ins>
            <w:ins w:id="103" w:author="Bernd Zeuner [2]" w:date="2023-07-11T11:21:00Z">
              <w:r>
                <w:rPr>
                  <w:sz w:val="20"/>
                  <w:szCs w:val="20"/>
                </w:rPr>
                <w:t>filename conventions</w:t>
              </w:r>
            </w:ins>
          </w:p>
          <w:p w14:paraId="7BFB6C9D" w14:textId="3FFD3A18" w:rsidR="004B1766" w:rsidRDefault="004B1766" w:rsidP="001371E5">
            <w:pPr>
              <w:pStyle w:val="Listenabsatz"/>
              <w:numPr>
                <w:ilvl w:val="0"/>
                <w:numId w:val="19"/>
              </w:numPr>
              <w:spacing w:beforeLines="40" w:before="96" w:afterLines="40" w:after="96"/>
              <w:ind w:left="342"/>
              <w:rPr>
                <w:ins w:id="104" w:author="Bernd Zeuner [2]" w:date="2023-08-24T15:37:00Z"/>
                <w:sz w:val="20"/>
                <w:szCs w:val="20"/>
              </w:rPr>
            </w:pPr>
            <w:ins w:id="105" w:author="Bernd Zeuner [2]" w:date="2023-08-18T08:04:00Z">
              <w:r>
                <w:rPr>
                  <w:sz w:val="20"/>
                  <w:szCs w:val="20"/>
                </w:rPr>
                <w:t xml:space="preserve">Section </w:t>
              </w:r>
              <w:r>
                <w:rPr>
                  <w:sz w:val="20"/>
                  <w:szCs w:val="20"/>
                </w:rPr>
                <w:fldChar w:fldCharType="begin"/>
              </w:r>
              <w:r>
                <w:rPr>
                  <w:sz w:val="20"/>
                  <w:szCs w:val="20"/>
                </w:rPr>
                <w:instrText xml:space="preserve"> REF _Ref143238287 \r \h </w:instrText>
              </w:r>
            </w:ins>
            <w:r>
              <w:rPr>
                <w:sz w:val="20"/>
                <w:szCs w:val="20"/>
              </w:rPr>
            </w:r>
            <w:r>
              <w:rPr>
                <w:sz w:val="20"/>
                <w:szCs w:val="20"/>
              </w:rPr>
              <w:fldChar w:fldCharType="separate"/>
            </w:r>
            <w:ins w:id="106" w:author="Bernd Zeuner [2]" w:date="2023-08-18T08:04:00Z">
              <w:r>
                <w:rPr>
                  <w:sz w:val="20"/>
                  <w:szCs w:val="20"/>
                </w:rPr>
                <w:t>4.4</w:t>
              </w:r>
              <w:r>
                <w:rPr>
                  <w:sz w:val="20"/>
                  <w:szCs w:val="20"/>
                </w:rPr>
                <w:fldChar w:fldCharType="end"/>
              </w:r>
              <w:r>
                <w:rPr>
                  <w:sz w:val="20"/>
                  <w:szCs w:val="20"/>
                </w:rPr>
                <w:t xml:space="preserve"> </w:t>
              </w:r>
            </w:ins>
            <w:ins w:id="107" w:author="Bernd Zeuner [2]" w:date="2023-08-18T08:07:00Z">
              <w:r w:rsidR="003D1480">
                <w:rPr>
                  <w:sz w:val="20"/>
                  <w:szCs w:val="20"/>
                </w:rPr>
                <w:t>desc</w:t>
              </w:r>
            </w:ins>
            <w:ins w:id="108" w:author="Bernd Zeuner [2]" w:date="2023-08-18T08:08:00Z">
              <w:r w:rsidR="003D1480">
                <w:rPr>
                  <w:sz w:val="20"/>
                  <w:szCs w:val="20"/>
                </w:rPr>
                <w:t xml:space="preserve">ription of </w:t>
              </w:r>
            </w:ins>
            <w:ins w:id="109" w:author="Bernd Zeuner [2]" w:date="2023-08-18T08:06:00Z">
              <w:r>
                <w:rPr>
                  <w:sz w:val="20"/>
                  <w:szCs w:val="20"/>
                </w:rPr>
                <w:t>Specialization and Gene</w:t>
              </w:r>
            </w:ins>
            <w:ins w:id="110" w:author="Bernd Zeuner [2]" w:date="2023-08-18T08:07:00Z">
              <w:r>
                <w:rPr>
                  <w:sz w:val="20"/>
                  <w:szCs w:val="20"/>
                </w:rPr>
                <w:t xml:space="preserve">ralization </w:t>
              </w:r>
            </w:ins>
            <w:ins w:id="111" w:author="Bernd Zeuner [2]" w:date="2023-08-18T08:04:00Z">
              <w:r>
                <w:rPr>
                  <w:sz w:val="20"/>
                  <w:szCs w:val="20"/>
                </w:rPr>
                <w:t>re</w:t>
              </w:r>
            </w:ins>
            <w:ins w:id="112" w:author="Bernd Zeuner [2]" w:date="2023-08-18T08:07:00Z">
              <w:r>
                <w:rPr>
                  <w:sz w:val="20"/>
                  <w:szCs w:val="20"/>
                </w:rPr>
                <w:t>-</w:t>
              </w:r>
            </w:ins>
            <w:ins w:id="113" w:author="Bernd Zeuner [2]" w:date="2023-08-18T08:04:00Z">
              <w:r>
                <w:rPr>
                  <w:sz w:val="20"/>
                  <w:szCs w:val="20"/>
                </w:rPr>
                <w:t>worded</w:t>
              </w:r>
            </w:ins>
          </w:p>
          <w:p w14:paraId="70AA7B57" w14:textId="621882F3" w:rsidR="002C7EF6" w:rsidRPr="00D63A35" w:rsidRDefault="002C7EF6" w:rsidP="001371E5">
            <w:pPr>
              <w:pStyle w:val="Listenabsatz"/>
              <w:numPr>
                <w:ilvl w:val="0"/>
                <w:numId w:val="19"/>
              </w:numPr>
              <w:spacing w:beforeLines="40" w:before="96" w:afterLines="40" w:after="96"/>
              <w:ind w:left="342"/>
              <w:rPr>
                <w:ins w:id="114" w:author="Bernd Zeuner" w:date="2022-02-04T14:41:00Z"/>
                <w:sz w:val="20"/>
                <w:szCs w:val="20"/>
              </w:rPr>
            </w:pPr>
            <w:ins w:id="115" w:author="Bernd Zeuner [2]" w:date="2023-08-24T15:37:00Z">
              <w:r w:rsidRPr="002C7EF6">
                <w:rPr>
                  <w:sz w:val="20"/>
                  <w:szCs w:val="20"/>
                </w:rPr>
                <w:t xml:space="preserve">Literal integer </w:t>
              </w:r>
              <w:r>
                <w:rPr>
                  <w:sz w:val="20"/>
                  <w:szCs w:val="20"/>
                </w:rPr>
                <w:t xml:space="preserve">added to section </w:t>
              </w:r>
            </w:ins>
            <w:ins w:id="116" w:author="Bernd Zeuner [2]" w:date="2023-08-24T15:38:00Z">
              <w:r>
                <w:rPr>
                  <w:sz w:val="20"/>
                  <w:szCs w:val="20"/>
                </w:rPr>
                <w:fldChar w:fldCharType="begin"/>
              </w:r>
              <w:r>
                <w:rPr>
                  <w:sz w:val="20"/>
                  <w:szCs w:val="20"/>
                </w:rPr>
                <w:instrText xml:space="preserve"> REF _Ref143783902 \r \h </w:instrText>
              </w:r>
            </w:ins>
            <w:r>
              <w:rPr>
                <w:sz w:val="20"/>
                <w:szCs w:val="20"/>
              </w:rPr>
            </w:r>
            <w:r>
              <w:rPr>
                <w:sz w:val="20"/>
                <w:szCs w:val="20"/>
              </w:rPr>
              <w:fldChar w:fldCharType="separate"/>
            </w:r>
            <w:ins w:id="117" w:author="Bernd Zeuner [2]" w:date="2023-08-24T15:38:00Z">
              <w:r>
                <w:rPr>
                  <w:sz w:val="20"/>
                  <w:szCs w:val="20"/>
                </w:rPr>
                <w:t>5.9.3</w:t>
              </w:r>
              <w:r>
                <w:rPr>
                  <w:sz w:val="20"/>
                  <w:szCs w:val="20"/>
                </w:rPr>
                <w:fldChar w:fldCharType="end"/>
              </w:r>
            </w:ins>
          </w:p>
          <w:p w14:paraId="69F35E3F" w14:textId="296CE827" w:rsidR="00690670" w:rsidRPr="005B3833" w:rsidDel="00940F8A" w:rsidRDefault="00690670" w:rsidP="00DB2C0B">
            <w:pPr>
              <w:spacing w:beforeLines="40" w:before="96" w:afterLines="40" w:after="96"/>
              <w:rPr>
                <w:ins w:id="118" w:author="Bernd Zeuner" w:date="2021-10-22T09:25:00Z"/>
                <w:del w:id="119" w:author="Bernd Zeuner [2]" w:date="2023-07-11T11:21:00Z"/>
                <w:sz w:val="20"/>
                <w:szCs w:val="20"/>
              </w:rPr>
            </w:pPr>
            <w:ins w:id="120" w:author="Bernd Zeuner" w:date="2021-10-22T09:25:00Z">
              <w:del w:id="121" w:author="Bernd Zeuner [2]" w:date="2023-07-11T11:21:00Z">
                <w:r w:rsidRPr="005B3833" w:rsidDel="00940F8A">
                  <w:rPr>
                    <w:sz w:val="20"/>
                    <w:szCs w:val="20"/>
                  </w:rPr>
                  <w:delText>To do:</w:delText>
                </w:r>
              </w:del>
            </w:ins>
          </w:p>
          <w:p w14:paraId="38737EAA" w14:textId="37E96BA1" w:rsidR="00690670" w:rsidRPr="005B3833" w:rsidDel="00940F8A" w:rsidRDefault="00690670" w:rsidP="001371E5">
            <w:pPr>
              <w:pStyle w:val="Listenabsatz"/>
              <w:numPr>
                <w:ilvl w:val="0"/>
                <w:numId w:val="16"/>
              </w:numPr>
              <w:spacing w:beforeLines="40" w:before="96" w:afterLines="40" w:after="96"/>
              <w:ind w:left="209" w:hanging="180"/>
              <w:rPr>
                <w:ins w:id="122" w:author="Bernd Zeuner" w:date="2021-10-22T09:25:00Z"/>
                <w:del w:id="123" w:author="Bernd Zeuner [2]" w:date="2023-07-11T11:21:00Z"/>
                <w:sz w:val="20"/>
                <w:szCs w:val="20"/>
              </w:rPr>
            </w:pPr>
            <w:ins w:id="124" w:author="Bernd Zeuner" w:date="2021-10-22T09:25:00Z">
              <w:del w:id="125" w:author="Bernd Zeuner [2]" w:date="2023-07-11T11:21:00Z">
                <w:r w:rsidRPr="005B3833" w:rsidDel="00940F8A">
                  <w:rPr>
                    <w:sz w:val="20"/>
                    <w:szCs w:val="20"/>
                  </w:rPr>
                  <w:delText>OCL:</w:delText>
                </w:r>
              </w:del>
            </w:ins>
          </w:p>
          <w:p w14:paraId="41CF0930" w14:textId="59E7E954" w:rsidR="00690670" w:rsidRPr="005B3833" w:rsidDel="00940F8A" w:rsidRDefault="00690670" w:rsidP="001371E5">
            <w:pPr>
              <w:pStyle w:val="Listenabsatz"/>
              <w:numPr>
                <w:ilvl w:val="1"/>
                <w:numId w:val="16"/>
              </w:numPr>
              <w:spacing w:beforeLines="40" w:before="96" w:afterLines="40" w:after="96"/>
              <w:ind w:left="569"/>
              <w:rPr>
                <w:ins w:id="126" w:author="Bernd Zeuner" w:date="2021-10-22T09:25:00Z"/>
                <w:del w:id="127" w:author="Bernd Zeuner [2]" w:date="2023-07-11T11:21:00Z"/>
                <w:sz w:val="20"/>
                <w:szCs w:val="20"/>
              </w:rPr>
            </w:pPr>
            <w:ins w:id="128" w:author="Bernd Zeuner" w:date="2021-10-22T09:25:00Z">
              <w:del w:id="129" w:author="Bernd Zeuner [2]" w:date="2023-07-11T11:21:00Z">
                <w:r w:rsidRPr="005B3833" w:rsidDel="00940F8A">
                  <w:rPr>
                    <w:sz w:val="20"/>
                    <w:szCs w:val="20"/>
                  </w:rPr>
                  <w:delText>Consider adding guidelines for OCL (reference MEF guidelines?)</w:delText>
                </w:r>
              </w:del>
            </w:ins>
          </w:p>
          <w:p w14:paraId="3EA05094" w14:textId="72EBBD25" w:rsidR="006656A6" w:rsidRPr="004E7C94" w:rsidRDefault="00690670">
            <w:pPr>
              <w:spacing w:beforeLines="40" w:before="96" w:afterLines="40" w:after="96"/>
              <w:rPr>
                <w:ins w:id="130" w:author="Bernd Zeuner" w:date="2021-10-22T09:25:00Z"/>
                <w:sz w:val="20"/>
                <w:szCs w:val="20"/>
              </w:rPr>
              <w:pPrChange w:id="131" w:author="Bernd Zeuner [2]" w:date="2023-07-11T11:21:00Z">
                <w:pPr/>
              </w:pPrChange>
            </w:pPr>
            <w:ins w:id="132" w:author="Bernd Zeuner" w:date="2021-10-22T09:25:00Z">
              <w:del w:id="133" w:author="Bernd Zeuner [2]" w:date="2023-07-11T11:21:00Z">
                <w:r w:rsidRPr="005B3833" w:rsidDel="00940F8A">
                  <w:rPr>
                    <w:sz w:val="20"/>
                    <w:szCs w:val="20"/>
                  </w:rPr>
                  <w:delText>Use OCL for user-defined datatype. For datatype constraint, use OCL, not attribute stereotype (e.g., the current stereotypes such as value range). In general, we should not use stereotype where user-defined datatypes could be used. (</w:delText>
                </w:r>
              </w:del>
            </w:ins>
            <w:del w:id="134" w:author="Bernd Zeuner [2]" w:date="2023-07-11T11:21:00Z">
              <w:r w:rsidRPr="002C6A80" w:rsidDel="00940F8A">
                <w:rPr>
                  <w:sz w:val="20"/>
                  <w:szCs w:val="20"/>
                </w:rPr>
                <w:fldChar w:fldCharType="begin"/>
              </w:r>
              <w:r w:rsidRPr="002C6A80" w:rsidDel="00940F8A">
                <w:rPr>
                  <w:sz w:val="20"/>
                  <w:szCs w:val="20"/>
                </w:rPr>
                <w:delInstrText xml:space="preserve"> HYPERLINK "https://wiki.opennetworking.org/display/OIMT/2019-02-20+IISOMI+Meeting+notes" </w:delInstrText>
              </w:r>
              <w:r w:rsidRPr="002C6A80" w:rsidDel="00940F8A">
                <w:rPr>
                  <w:sz w:val="20"/>
                  <w:szCs w:val="20"/>
                </w:rPr>
                <w:fldChar w:fldCharType="separate"/>
              </w:r>
            </w:del>
            <w:ins w:id="135" w:author="Bernd Zeuner" w:date="2021-10-22T09:25:00Z">
              <w:del w:id="136" w:author="Bernd Zeuner [2]" w:date="2023-07-11T11:21:00Z">
                <w:r w:rsidRPr="002C6A80" w:rsidDel="00940F8A">
                  <w:rPr>
                    <w:rStyle w:val="Hyperlink"/>
                    <w:sz w:val="20"/>
                    <w:szCs w:val="20"/>
                  </w:rPr>
                  <w:delText>See 2019.02.20 IISOMI minutes</w:delText>
                </w:r>
                <w:r w:rsidRPr="002C6A80" w:rsidDel="00940F8A">
                  <w:rPr>
                    <w:sz w:val="20"/>
                    <w:szCs w:val="20"/>
                  </w:rPr>
                  <w:fldChar w:fldCharType="end"/>
                </w:r>
                <w:r w:rsidRPr="004E7C94" w:rsidDel="00940F8A">
                  <w:rPr>
                    <w:sz w:val="20"/>
                    <w:szCs w:val="20"/>
                  </w:rPr>
                  <w:delText>)</w:delText>
                </w:r>
              </w:del>
            </w:ins>
          </w:p>
        </w:tc>
      </w:tr>
    </w:tbl>
    <w:p w14:paraId="5300C695" w14:textId="3323FB56" w:rsidR="007408F4" w:rsidRPr="001D1C3F" w:rsidRDefault="007408F4" w:rsidP="007408F4"/>
    <w:p w14:paraId="5FCF1107" w14:textId="77777777" w:rsidR="005752F2" w:rsidRPr="00CF13A0" w:rsidRDefault="00EC648D" w:rsidP="005752F2">
      <w:r w:rsidRPr="00CF13A0">
        <w:br w:type="page"/>
      </w:r>
    </w:p>
    <w:p w14:paraId="25CD1DA6" w14:textId="77777777" w:rsidR="005752F2" w:rsidRDefault="00EC648D" w:rsidP="00CA746A">
      <w:pPr>
        <w:pStyle w:val="berschrift1"/>
      </w:pPr>
      <w:bookmarkStart w:id="137" w:name="_Toc232067081"/>
      <w:bookmarkStart w:id="138" w:name="_Toc397428396"/>
      <w:bookmarkStart w:id="139" w:name="_Toc410656403"/>
      <w:bookmarkStart w:id="140" w:name="_Ref433982242"/>
      <w:bookmarkStart w:id="141" w:name="_Ref444258341"/>
      <w:bookmarkStart w:id="142" w:name="_Ref465247225"/>
      <w:bookmarkStart w:id="143" w:name="_Toc516068474"/>
      <w:bookmarkStart w:id="144" w:name="_Toc79148952"/>
      <w:r>
        <w:lastRenderedPageBreak/>
        <w:t>Introduction</w:t>
      </w:r>
      <w:bookmarkEnd w:id="137"/>
      <w:bookmarkEnd w:id="138"/>
      <w:bookmarkEnd w:id="139"/>
      <w:bookmarkEnd w:id="140"/>
      <w:bookmarkEnd w:id="141"/>
      <w:bookmarkEnd w:id="142"/>
      <w:bookmarkEnd w:id="143"/>
      <w:bookmarkEnd w:id="144"/>
    </w:p>
    <w:p w14:paraId="6CABD964" w14:textId="7E6DDD2F" w:rsidR="00882EF9" w:rsidRDefault="00882EF9" w:rsidP="0018797A">
      <w:pPr>
        <w:rPr>
          <w:szCs w:val="24"/>
        </w:rPr>
      </w:pPr>
      <w:r w:rsidRPr="00882EF9">
        <w:rPr>
          <w:szCs w:val="24"/>
        </w:rPr>
        <w:t>This Technical Recommendation</w:t>
      </w:r>
      <w:r>
        <w:rPr>
          <w:szCs w:val="24"/>
        </w:rPr>
        <w:t xml:space="preserve"> has been developed within IISOMI </w:t>
      </w:r>
      <w:r w:rsidRPr="003A37AE">
        <w:rPr>
          <w:szCs w:val="24"/>
        </w:rPr>
        <w:t>(</w:t>
      </w:r>
      <w:r w:rsidRPr="003A37AE">
        <w:rPr>
          <w:b/>
          <w:szCs w:val="24"/>
        </w:rPr>
        <w:t>I</w:t>
      </w:r>
      <w:r w:rsidRPr="003A37AE">
        <w:rPr>
          <w:szCs w:val="24"/>
        </w:rPr>
        <w:t xml:space="preserve">nformal </w:t>
      </w:r>
      <w:r w:rsidRPr="003A37AE">
        <w:rPr>
          <w:b/>
          <w:szCs w:val="24"/>
        </w:rPr>
        <w:t>I</w:t>
      </w:r>
      <w:r w:rsidRPr="003A37AE">
        <w:rPr>
          <w:szCs w:val="24"/>
        </w:rPr>
        <w:t>nter-</w:t>
      </w:r>
      <w:r w:rsidRPr="003A37AE">
        <w:rPr>
          <w:b/>
          <w:szCs w:val="24"/>
        </w:rPr>
        <w:t>S</w:t>
      </w:r>
      <w:r w:rsidRPr="003A37AE">
        <w:rPr>
          <w:szCs w:val="24"/>
        </w:rPr>
        <w:t xml:space="preserve">DO </w:t>
      </w:r>
      <w:r w:rsidRPr="003A37AE">
        <w:rPr>
          <w:b/>
          <w:szCs w:val="24"/>
        </w:rPr>
        <w:t>O</w:t>
      </w:r>
      <w:r w:rsidRPr="003A37AE">
        <w:rPr>
          <w:szCs w:val="24"/>
        </w:rPr>
        <w:t xml:space="preserve">pen </w:t>
      </w:r>
      <w:r w:rsidRPr="003A37AE">
        <w:rPr>
          <w:b/>
          <w:szCs w:val="24"/>
        </w:rPr>
        <w:t>M</w:t>
      </w:r>
      <w:r w:rsidRPr="003A37AE">
        <w:rPr>
          <w:szCs w:val="24"/>
        </w:rPr>
        <w:t xml:space="preserve">odel </w:t>
      </w:r>
      <w:r w:rsidRPr="003A37AE">
        <w:rPr>
          <w:b/>
          <w:szCs w:val="24"/>
        </w:rPr>
        <w:t>I</w:t>
      </w:r>
      <w:r w:rsidRPr="003A37AE">
        <w:rPr>
          <w:szCs w:val="24"/>
        </w:rPr>
        <w:t>nitiative)</w:t>
      </w:r>
      <w:r w:rsidR="00386CB4">
        <w:rPr>
          <w:szCs w:val="24"/>
        </w:rPr>
        <w:t xml:space="preserve"> and is published by ONF.</w:t>
      </w:r>
    </w:p>
    <w:p w14:paraId="48F7368E" w14:textId="1A34C487" w:rsidR="0018797A" w:rsidRDefault="0018797A" w:rsidP="0018797A">
      <w:pPr>
        <w:rPr>
          <w:szCs w:val="24"/>
        </w:rPr>
      </w:pPr>
      <w:r w:rsidRPr="003A37AE">
        <w:rPr>
          <w:szCs w:val="24"/>
        </w:rPr>
        <w:t>IISOMI is an open source project founded by UML model designers from various SDOs like ETSI NFV, ITU-T, MEF, ONF and TM Forum.</w:t>
      </w:r>
      <w:r>
        <w:rPr>
          <w:szCs w:val="24"/>
        </w:rPr>
        <w:br/>
      </w:r>
      <w:r w:rsidRPr="003A37AE">
        <w:rPr>
          <w:szCs w:val="24"/>
        </w:rPr>
        <w:t>The goal is to develop guidelines and tools for a harmonized modeling infrastructure that is not specific to any SDO, technology or management protocol and can then be used by all SDOs.</w:t>
      </w:r>
      <w:r>
        <w:rPr>
          <w:szCs w:val="24"/>
        </w:rPr>
        <w:br/>
      </w:r>
      <w:r w:rsidRPr="003A37AE">
        <w:rPr>
          <w:szCs w:val="24"/>
        </w:rPr>
        <w:t>The deliverables are developed in an open source community under the “Creative Commons Attribution 4.0 International Public License”.</w:t>
      </w:r>
    </w:p>
    <w:p w14:paraId="4EF4C9D7" w14:textId="77777777" w:rsidR="00AD78CF" w:rsidRDefault="00FE0B4F" w:rsidP="00FE0B4F">
      <w:r>
        <w:t xml:space="preserve">This </w:t>
      </w:r>
      <w:r w:rsidR="005B2F04">
        <w:t>document</w:t>
      </w:r>
      <w:r>
        <w:t xml:space="preserve"> defines the guidelines that </w:t>
      </w:r>
      <w:proofErr w:type="gramStart"/>
      <w:r>
        <w:t>have to</w:t>
      </w:r>
      <w:proofErr w:type="gramEnd"/>
      <w:r>
        <w:t xml:space="preserve"> be taken into account during the creation of a protocol-neutral UML (Unified Modeling Language) information model. The</w:t>
      </w:r>
      <w:r w:rsidR="00AD78CF">
        <w:t>se</w:t>
      </w:r>
      <w:r>
        <w:t xml:space="preserve"> </w:t>
      </w:r>
      <w:r w:rsidR="00AD78CF">
        <w:t>UML Modeling G</w:t>
      </w:r>
      <w:r>
        <w:t xml:space="preserve">uidelines are not specific to </w:t>
      </w:r>
      <w:r w:rsidR="00AD78CF">
        <w:t xml:space="preserve">any </w:t>
      </w:r>
      <w:r w:rsidR="00C54DA9">
        <w:t>SDO</w:t>
      </w:r>
      <w:r w:rsidR="00AD78CF">
        <w:t>, technology or management protocol.</w:t>
      </w:r>
    </w:p>
    <w:p w14:paraId="1FF0184C" w14:textId="3A809195" w:rsidR="00FE0B4F" w:rsidRDefault="00FE0B4F" w:rsidP="00FE0B4F">
      <w:r>
        <w:t>UML define</w:t>
      </w:r>
      <w:r w:rsidR="00AD78CF">
        <w:t>s</w:t>
      </w:r>
      <w:r>
        <w:t xml:space="preserve"> </w:t>
      </w:r>
      <w:proofErr w:type="gramStart"/>
      <w:r>
        <w:t>a number of</w:t>
      </w:r>
      <w:proofErr w:type="gramEnd"/>
      <w:r>
        <w:t xml:space="preserve"> basic model elements</w:t>
      </w:r>
      <w:r w:rsidR="005C0B26">
        <w:t xml:space="preserve"> (UML artifacts)</w:t>
      </w:r>
      <w:r>
        <w:t xml:space="preserve">. </w:t>
      </w:r>
      <w:proofErr w:type="gramStart"/>
      <w:r w:rsidR="00F2213D">
        <w:t>In order to</w:t>
      </w:r>
      <w:proofErr w:type="gramEnd"/>
      <w:r w:rsidR="00F2213D">
        <w:t xml:space="preserve"> assure consistent </w:t>
      </w:r>
      <w:r w:rsidR="004C2641">
        <w:t xml:space="preserve">and harmonious information </w:t>
      </w:r>
      <w:r w:rsidR="00F2213D">
        <w:t>model</w:t>
      </w:r>
      <w:r w:rsidR="00FF76D3">
        <w:t>s</w:t>
      </w:r>
      <w:r w:rsidR="00F2213D">
        <w:t>, on</w:t>
      </w:r>
      <w:r>
        <w:t xml:space="preserve">ly a selected subset of these </w:t>
      </w:r>
      <w:r w:rsidR="004C2641">
        <w:t xml:space="preserve">artifacts is used </w:t>
      </w:r>
      <w:r>
        <w:t xml:space="preserve">in the UML model guidelines in this document. </w:t>
      </w:r>
      <w:r w:rsidR="00C92650">
        <w:t xml:space="preserve">It is not recommended to use </w:t>
      </w:r>
      <w:r w:rsidR="00002C4C">
        <w:t xml:space="preserve">UML artefacts not described in the Guidelines; this comprises also the artefact properties explicitly marked as “not used”. </w:t>
      </w:r>
      <w:r>
        <w:t xml:space="preserve">The semantic of the selected </w:t>
      </w:r>
      <w:r w:rsidR="005C0B26">
        <w:t>artifacts</w:t>
      </w:r>
      <w:r>
        <w:t xml:space="preserve"> </w:t>
      </w:r>
      <w:r w:rsidR="00213D3B">
        <w:t>is</w:t>
      </w:r>
      <w:r>
        <w:t xml:space="preserve"> defined in </w:t>
      </w:r>
      <w:r w:rsidR="00ED61A2">
        <w:fldChar w:fldCharType="begin"/>
      </w:r>
      <w:r w:rsidR="008F76FF">
        <w:instrText xml:space="preserve"> REF _Ref397427729 \r \h </w:instrText>
      </w:r>
      <w:r w:rsidR="00ED61A2">
        <w:fldChar w:fldCharType="separate"/>
      </w:r>
      <w:r w:rsidR="00EC2F36">
        <w:t>[2]</w:t>
      </w:r>
      <w:r w:rsidR="00ED61A2">
        <w:fldChar w:fldCharType="end"/>
      </w:r>
      <w:r>
        <w:t>.</w:t>
      </w:r>
    </w:p>
    <w:p w14:paraId="58E0D142" w14:textId="77777777" w:rsidR="004C2641" w:rsidRDefault="004C2641" w:rsidP="004C2641">
      <w:r>
        <w:t>The guidelines of each basic model artifact are divided into three parts:</w:t>
      </w:r>
    </w:p>
    <w:p w14:paraId="43C8ACEA" w14:textId="77777777" w:rsidR="00FE0B4F" w:rsidRDefault="00FE0B4F" w:rsidP="00FE0B4F">
      <w:r>
        <w:t>1.</w:t>
      </w:r>
      <w:r>
        <w:tab/>
        <w:t>Short description</w:t>
      </w:r>
    </w:p>
    <w:p w14:paraId="049E61FB" w14:textId="77777777" w:rsidR="00FE0B4F" w:rsidRDefault="00FE0B4F" w:rsidP="00FE0B4F">
      <w:r>
        <w:t>2.</w:t>
      </w:r>
      <w:r>
        <w:tab/>
        <w:t>Graphical notation examples</w:t>
      </w:r>
    </w:p>
    <w:p w14:paraId="4B218CE9" w14:textId="77777777" w:rsidR="005752F2" w:rsidRDefault="005D41E3" w:rsidP="00FE0B4F">
      <w:r>
        <w:t>3.</w:t>
      </w:r>
      <w:r>
        <w:tab/>
        <w:t>Properties</w:t>
      </w:r>
    </w:p>
    <w:p w14:paraId="61279F5C" w14:textId="363949B3" w:rsidR="00213D3B" w:rsidRDefault="00213D3B" w:rsidP="00213D3B">
      <w:bookmarkStart w:id="145" w:name="_Toc232067082"/>
      <w:r>
        <w:t xml:space="preserve">The guidelines have been developed using the Papyrus </w:t>
      </w:r>
      <w:r w:rsidR="00A906F8">
        <w:t>open-source</w:t>
      </w:r>
      <w:r>
        <w:t xml:space="preserve"> UML tool </w:t>
      </w:r>
      <w:r w:rsidR="00ED61A2">
        <w:fldChar w:fldCharType="begin"/>
      </w:r>
      <w:r w:rsidR="008F76FF">
        <w:instrText xml:space="preserve"> REF _Ref397427709 \r \h </w:instrText>
      </w:r>
      <w:r w:rsidR="00ED61A2">
        <w:fldChar w:fldCharType="separate"/>
      </w:r>
      <w:r w:rsidR="00EC2F36">
        <w:t>[1]</w:t>
      </w:r>
      <w:r w:rsidR="00ED61A2">
        <w:fldChar w:fldCharType="end"/>
      </w:r>
      <w:r>
        <w:t>.</w:t>
      </w:r>
    </w:p>
    <w:p w14:paraId="481968A9" w14:textId="77777777" w:rsidR="009B3F43" w:rsidRDefault="009B3F43" w:rsidP="009B3F43">
      <w:bookmarkStart w:id="146" w:name="_Toc397428397"/>
      <w:bookmarkStart w:id="147" w:name="_Toc410656404"/>
      <w:r w:rsidRPr="009B3F43">
        <w:t>Note:</w:t>
      </w:r>
      <w:r w:rsidRPr="009B3F43">
        <w:br/>
        <w:t xml:space="preserve">This version of the guidelines is still work in progress! Known open issues are marked in </w:t>
      </w:r>
      <w:r w:rsidRPr="009B3F43">
        <w:rPr>
          <w:highlight w:val="yellow"/>
        </w:rPr>
        <w:t>yellow</w:t>
      </w:r>
      <w:r w:rsidRPr="009B3F43">
        <w:t xml:space="preserve"> and </w:t>
      </w:r>
      <w:r w:rsidR="004C2641">
        <w:t xml:space="preserve">described </w:t>
      </w:r>
      <w:r w:rsidRPr="009B3F43">
        <w:t>by comments.</w:t>
      </w:r>
    </w:p>
    <w:p w14:paraId="11D0E5E0" w14:textId="77777777" w:rsidR="009B3F43" w:rsidRPr="00D32FC4" w:rsidRDefault="009B3F43" w:rsidP="009B3F43">
      <w:pPr>
        <w:rPr>
          <w:lang w:eastAsia="de-DE"/>
        </w:rPr>
      </w:pPr>
    </w:p>
    <w:p w14:paraId="160F8AFC" w14:textId="77777777" w:rsidR="00567E3D" w:rsidRDefault="00567E3D" w:rsidP="005752F2">
      <w:pPr>
        <w:pStyle w:val="berschrift1"/>
      </w:pPr>
      <w:bookmarkStart w:id="148" w:name="_Toc516068475"/>
      <w:bookmarkStart w:id="149" w:name="_Toc79148953"/>
      <w:r>
        <w:t>References</w:t>
      </w:r>
      <w:bookmarkEnd w:id="146"/>
      <w:bookmarkEnd w:id="147"/>
      <w:bookmarkEnd w:id="148"/>
      <w:bookmarkEnd w:id="149"/>
    </w:p>
    <w:p w14:paraId="6D539965" w14:textId="016DE814" w:rsidR="00465AB5" w:rsidRDefault="00874A4A">
      <w:pPr>
        <w:pStyle w:val="Listenabsatz"/>
        <w:numPr>
          <w:ilvl w:val="0"/>
          <w:numId w:val="4"/>
        </w:numPr>
        <w:tabs>
          <w:tab w:val="left" w:pos="567"/>
        </w:tabs>
        <w:ind w:left="567" w:hanging="567"/>
        <w:rPr>
          <w:rFonts w:cs="Times New Roman"/>
        </w:rPr>
      </w:pPr>
      <w:bookmarkStart w:id="150" w:name="_Ref397427709"/>
      <w:bookmarkStart w:id="151" w:name="_Toc410656405"/>
      <w:r w:rsidRPr="00EF3068">
        <w:rPr>
          <w:rFonts w:cs="Times New Roman"/>
        </w:rPr>
        <w:t xml:space="preserve">Papyrus Eclipse UML Modeling Tool </w:t>
      </w:r>
      <w:hyperlink r:id="rId16" w:history="1">
        <w:r w:rsidR="009B3F43" w:rsidRPr="009B3F43">
          <w:rPr>
            <w:rStyle w:val="Hyperlink"/>
            <w:rFonts w:cs="Times New Roman"/>
          </w:rPr>
          <w:t>(https://www.eclipse.org/papyrus/)</w:t>
        </w:r>
        <w:bookmarkEnd w:id="150"/>
        <w:bookmarkEnd w:id="151"/>
      </w:hyperlink>
    </w:p>
    <w:p w14:paraId="3B30AC35" w14:textId="1E40902A" w:rsidR="00465AB5" w:rsidRDefault="003A2B74">
      <w:pPr>
        <w:pStyle w:val="Listenabsatz"/>
        <w:numPr>
          <w:ilvl w:val="0"/>
          <w:numId w:val="4"/>
        </w:numPr>
        <w:tabs>
          <w:tab w:val="left" w:pos="567"/>
        </w:tabs>
        <w:ind w:left="567" w:hanging="567"/>
        <w:rPr>
          <w:rFonts w:cs="Times New Roman"/>
        </w:rPr>
      </w:pPr>
      <w:bookmarkStart w:id="152" w:name="_Ref397427729"/>
      <w:r w:rsidRPr="003A2B74">
        <w:rPr>
          <w:rFonts w:cs="Times New Roman"/>
        </w:rPr>
        <w:t>Unified Modeling Language</w:t>
      </w:r>
      <w:r w:rsidR="00AC3117">
        <w:t>®</w:t>
      </w:r>
      <w:r w:rsidR="00AC3117">
        <w:rPr>
          <w:rFonts w:cs="Times New Roman"/>
        </w:rPr>
        <w:t xml:space="preserve"> </w:t>
      </w:r>
      <w:r w:rsidRPr="003A2B74">
        <w:rPr>
          <w:rFonts w:cs="Times New Roman"/>
        </w:rPr>
        <w:t xml:space="preserve">(UML®) </w:t>
      </w:r>
      <w:r w:rsidR="00AC3117" w:rsidRPr="00AC3117">
        <w:rPr>
          <w:rFonts w:cs="Times New Roman"/>
        </w:rPr>
        <w:t xml:space="preserve">Resource Page </w:t>
      </w:r>
      <w:r w:rsidRPr="003A2B74">
        <w:rPr>
          <w:rFonts w:cs="Times New Roman"/>
        </w:rPr>
        <w:t>(</w:t>
      </w:r>
      <w:hyperlink r:id="rId17" w:history="1">
        <w:r w:rsidRPr="003A2B74">
          <w:rPr>
            <w:rStyle w:val="Hyperlink"/>
            <w:rFonts w:cs="Times New Roman"/>
          </w:rPr>
          <w:t>http://www.uml.org/</w:t>
        </w:r>
      </w:hyperlink>
      <w:r w:rsidRPr="003A2B74">
        <w:rPr>
          <w:rFonts w:cs="Times New Roman"/>
        </w:rPr>
        <w:t>)</w:t>
      </w:r>
      <w:bookmarkEnd w:id="152"/>
    </w:p>
    <w:p w14:paraId="554B321D" w14:textId="271EFC70" w:rsidR="00465AB5" w:rsidRDefault="00874A4A">
      <w:pPr>
        <w:pStyle w:val="Listenabsatz"/>
        <w:numPr>
          <w:ilvl w:val="0"/>
          <w:numId w:val="4"/>
        </w:numPr>
        <w:tabs>
          <w:tab w:val="left" w:pos="567"/>
        </w:tabs>
        <w:ind w:left="567" w:hanging="567"/>
      </w:pPr>
      <w:bookmarkStart w:id="153" w:name="_Ref399941610"/>
      <w:bookmarkStart w:id="154" w:name="_Ref459304942"/>
      <w:r>
        <w:t>OMG Unified Modeling Language</w:t>
      </w:r>
      <w:r w:rsidR="00492DFC">
        <w:t>®</w:t>
      </w:r>
      <w:r>
        <w:t xml:space="preserve"> (UML</w:t>
      </w:r>
      <w:r w:rsidR="00492DFC">
        <w:t>®</w:t>
      </w:r>
      <w:r>
        <w:t>), Version 2.</w:t>
      </w:r>
      <w:r w:rsidR="00492DFC">
        <w:t>5</w:t>
      </w:r>
      <w:bookmarkEnd w:id="153"/>
      <w:r w:rsidR="00492DFC">
        <w:t xml:space="preserve"> (</w:t>
      </w:r>
      <w:hyperlink r:id="rId18" w:history="1">
        <w:r w:rsidR="00492DFC" w:rsidRPr="00AF59D9">
          <w:rPr>
            <w:rStyle w:val="Hyperlink"/>
          </w:rPr>
          <w:t>http://www.omg.org/spec/UML/2.5/</w:t>
        </w:r>
      </w:hyperlink>
      <w:r w:rsidR="00492DFC">
        <w:t>)</w:t>
      </w:r>
      <w:bookmarkEnd w:id="154"/>
    </w:p>
    <w:p w14:paraId="40CE599A" w14:textId="6AC7181F" w:rsidR="00465AB5" w:rsidRDefault="00874A4A">
      <w:pPr>
        <w:pStyle w:val="Listenabsatz"/>
        <w:numPr>
          <w:ilvl w:val="0"/>
          <w:numId w:val="4"/>
        </w:numPr>
        <w:tabs>
          <w:tab w:val="left" w:pos="567"/>
        </w:tabs>
        <w:ind w:left="567" w:hanging="567"/>
        <w:rPr>
          <w:color w:val="auto"/>
        </w:rPr>
      </w:pPr>
      <w:r w:rsidRPr="003975B7">
        <w:rPr>
          <w:color w:val="auto"/>
        </w:rPr>
        <w:t xml:space="preserve">3GPP/TM Forum Model Alignment JWG: FMC Model Repertoire </w:t>
      </w:r>
      <w:hyperlink r:id="rId19" w:history="1">
        <w:r w:rsidR="006F4DC3" w:rsidRPr="006F4DC3">
          <w:rPr>
            <w:rStyle w:val="Hyperlink"/>
          </w:rPr>
          <w:t>(ftp://ftp.3gpp.org/TSG_SA/WG5_TM/Ad-hoc_meetings/Multi-SDO_Model_Alignment/S5eMA20139.zip)</w:t>
        </w:r>
      </w:hyperlink>
    </w:p>
    <w:p w14:paraId="6DAB060D" w14:textId="44909BA3" w:rsidR="00C73E01" w:rsidRPr="001238C5" w:rsidRDefault="00C73E01" w:rsidP="00C73E01">
      <w:pPr>
        <w:pStyle w:val="Listenabsatz"/>
        <w:numPr>
          <w:ilvl w:val="0"/>
          <w:numId w:val="4"/>
        </w:numPr>
        <w:tabs>
          <w:tab w:val="left" w:pos="567"/>
        </w:tabs>
        <w:ind w:left="567" w:hanging="567"/>
        <w:rPr>
          <w:ins w:id="155" w:author="Bernd Zeuner [2]" w:date="2022-09-02T13:51:00Z"/>
          <w:color w:val="auto"/>
        </w:rPr>
      </w:pPr>
      <w:bookmarkStart w:id="156" w:name="_Ref444712239"/>
      <w:bookmarkStart w:id="157" w:name="_Toc413322109"/>
      <w:bookmarkStart w:id="158" w:name="_Toc516068476"/>
      <w:bookmarkStart w:id="159" w:name="_Toc79148954"/>
      <w:bookmarkStart w:id="160" w:name="_Toc397428398"/>
      <w:bookmarkStart w:id="161" w:name="_Toc410656406"/>
      <w:ins w:id="162" w:author="Bernd Zeuner [2]" w:date="2022-09-02T13:51:00Z">
        <w:r w:rsidRPr="00C73E01">
          <w:rPr>
            <w:color w:val="auto"/>
          </w:rPr>
          <w:t>EAGL</w:t>
        </w:r>
        <w:r w:rsidRPr="001238C5">
          <w:rPr>
            <w:color w:val="auto"/>
          </w:rPr>
          <w:t>E UML-Yang Mapping Tool (</w:t>
        </w:r>
        <w:r w:rsidRPr="00C73E01">
          <w:rPr>
            <w:color w:val="auto"/>
          </w:rPr>
          <w:fldChar w:fldCharType="begin"/>
        </w:r>
        <w:r w:rsidRPr="00C73E01">
          <w:rPr>
            <w:color w:val="auto"/>
          </w:rPr>
          <w:instrText xml:space="preserve"> HYPERLINK "https://github.com/OpenNetworkingFoundation/EAGLE-Open-Model-Profile-and-Tools/tree/UmlYangTools" </w:instrText>
        </w:r>
        <w:r w:rsidRPr="00C73E01">
          <w:rPr>
            <w:color w:val="auto"/>
            <w:rPrChange w:id="163" w:author="Bernd Zeuner [2]" w:date="2022-09-02T13:52:00Z">
              <w:rPr>
                <w:rStyle w:val="Hyperlink"/>
                <w:szCs w:val="24"/>
              </w:rPr>
            </w:rPrChange>
          </w:rPr>
          <w:fldChar w:fldCharType="separate"/>
        </w:r>
        <w:r w:rsidRPr="00C73E01">
          <w:rPr>
            <w:color w:val="auto"/>
            <w:rPrChange w:id="164" w:author="Bernd Zeuner [2]" w:date="2022-09-02T13:52:00Z">
              <w:rPr>
                <w:rStyle w:val="Hyperlink"/>
                <w:szCs w:val="24"/>
              </w:rPr>
            </w:rPrChange>
          </w:rPr>
          <w:t>https://github.com/OpenNetworkingFoundation/EAGLE-Open-Model-Profile-and-Tools/tree/UmlYangTools</w:t>
        </w:r>
        <w:r w:rsidRPr="00C73E01">
          <w:rPr>
            <w:color w:val="auto"/>
            <w:rPrChange w:id="165" w:author="Bernd Zeuner [2]" w:date="2022-09-02T13:52:00Z">
              <w:rPr>
                <w:rStyle w:val="Hyperlink"/>
                <w:szCs w:val="24"/>
              </w:rPr>
            </w:rPrChange>
          </w:rPr>
          <w:fldChar w:fldCharType="end"/>
        </w:r>
        <w:r w:rsidRPr="00C73E01">
          <w:rPr>
            <w:color w:val="auto"/>
          </w:rPr>
          <w:t>)</w:t>
        </w:r>
        <w:bookmarkEnd w:id="156"/>
      </w:ins>
    </w:p>
    <w:p w14:paraId="47504555" w14:textId="77777777" w:rsidR="00D20214" w:rsidRDefault="00D20214" w:rsidP="00D20214">
      <w:pPr>
        <w:pStyle w:val="berschrift1"/>
      </w:pPr>
      <w:r>
        <w:lastRenderedPageBreak/>
        <w:t>Abbreviations</w:t>
      </w:r>
      <w:bookmarkEnd w:id="157"/>
      <w:bookmarkEnd w:id="158"/>
      <w:bookmarkEnd w:id="159"/>
    </w:p>
    <w:p w14:paraId="6D80A64B" w14:textId="77777777" w:rsidR="0082362E" w:rsidRDefault="0082362E" w:rsidP="00D20214">
      <w:pPr>
        <w:tabs>
          <w:tab w:val="left" w:pos="993"/>
        </w:tabs>
      </w:pPr>
      <w:r>
        <w:t>CORBA</w:t>
      </w:r>
      <w:r>
        <w:tab/>
      </w:r>
      <w:r w:rsidRPr="0082362E">
        <w:t>Common Object Request Broker Architecture</w:t>
      </w:r>
    </w:p>
    <w:p w14:paraId="7B7871F8" w14:textId="77777777" w:rsidR="0082362E" w:rsidRDefault="0082362E" w:rsidP="00D20214">
      <w:pPr>
        <w:tabs>
          <w:tab w:val="left" w:pos="993"/>
        </w:tabs>
      </w:pPr>
      <w:r>
        <w:t>DS</w:t>
      </w:r>
      <w:r>
        <w:tab/>
        <w:t>Data Schema</w:t>
      </w:r>
    </w:p>
    <w:p w14:paraId="56B9387E" w14:textId="77777777" w:rsidR="00DB67FD" w:rsidRDefault="00DB67FD" w:rsidP="00D20214">
      <w:pPr>
        <w:tabs>
          <w:tab w:val="left" w:pos="993"/>
        </w:tabs>
      </w:pPr>
      <w:r>
        <w:t>FMC</w:t>
      </w:r>
      <w:r>
        <w:tab/>
      </w:r>
      <w:r w:rsidRPr="00DB67FD">
        <w:t>Fixed-Mobile Convergence</w:t>
      </w:r>
    </w:p>
    <w:p w14:paraId="1AB92E4A" w14:textId="77777777" w:rsidR="0082362E" w:rsidRPr="00D338BD" w:rsidRDefault="0082362E" w:rsidP="00D20214">
      <w:pPr>
        <w:tabs>
          <w:tab w:val="left" w:pos="993"/>
        </w:tabs>
        <w:rPr>
          <w:lang w:val="de-DE"/>
        </w:rPr>
      </w:pPr>
      <w:r w:rsidRPr="00D338BD">
        <w:rPr>
          <w:lang w:val="de-DE"/>
        </w:rPr>
        <w:t>HTTP</w:t>
      </w:r>
      <w:r w:rsidRPr="00D338BD">
        <w:rPr>
          <w:lang w:val="de-DE"/>
        </w:rPr>
        <w:tab/>
        <w:t>Hypertext Transfer Protocol</w:t>
      </w:r>
    </w:p>
    <w:p w14:paraId="4D3191AB" w14:textId="77777777" w:rsidR="00D20214" w:rsidRPr="00D338BD" w:rsidRDefault="00D20214" w:rsidP="00D20214">
      <w:pPr>
        <w:tabs>
          <w:tab w:val="left" w:pos="993"/>
        </w:tabs>
        <w:rPr>
          <w:lang w:val="de-DE"/>
        </w:rPr>
      </w:pPr>
      <w:r w:rsidRPr="00D338BD">
        <w:rPr>
          <w:lang w:val="de-DE"/>
        </w:rPr>
        <w:t>IM</w:t>
      </w:r>
      <w:r w:rsidRPr="00D338BD">
        <w:rPr>
          <w:lang w:val="de-DE"/>
        </w:rPr>
        <w:tab/>
        <w:t>Information Model</w:t>
      </w:r>
    </w:p>
    <w:p w14:paraId="01AE1D39" w14:textId="77777777" w:rsidR="0082362E" w:rsidRPr="00A6098F" w:rsidRDefault="002977AC" w:rsidP="00DB67FD">
      <w:pPr>
        <w:tabs>
          <w:tab w:val="left" w:pos="993"/>
        </w:tabs>
      </w:pPr>
      <w:r w:rsidRPr="00A6098F">
        <w:t>JMS</w:t>
      </w:r>
      <w:r w:rsidRPr="00A6098F">
        <w:tab/>
        <w:t>Java Message Service</w:t>
      </w:r>
    </w:p>
    <w:p w14:paraId="0FA3CDDB" w14:textId="77777777" w:rsidR="00DB67FD" w:rsidRPr="00A6098F" w:rsidRDefault="002977AC" w:rsidP="00DB67FD">
      <w:pPr>
        <w:tabs>
          <w:tab w:val="left" w:pos="993"/>
        </w:tabs>
      </w:pPr>
      <w:r w:rsidRPr="00A6098F">
        <w:t>JSON</w:t>
      </w:r>
      <w:r w:rsidRPr="00A6098F">
        <w:tab/>
        <w:t>JavaScript Object Notation</w:t>
      </w:r>
    </w:p>
    <w:p w14:paraId="1A1CFC3E" w14:textId="77777777" w:rsidR="00DB67FD" w:rsidRDefault="00DB67FD" w:rsidP="00DB67FD">
      <w:pPr>
        <w:tabs>
          <w:tab w:val="left" w:pos="993"/>
        </w:tabs>
      </w:pPr>
      <w:r>
        <w:t>JWG</w:t>
      </w:r>
      <w:r>
        <w:tab/>
        <w:t>Joint Working Group (TM Forum, 3GPP)</w:t>
      </w:r>
    </w:p>
    <w:p w14:paraId="65058B0C" w14:textId="77777777" w:rsidR="0082362E" w:rsidRDefault="0082362E" w:rsidP="00DB67FD">
      <w:pPr>
        <w:tabs>
          <w:tab w:val="left" w:pos="993"/>
        </w:tabs>
      </w:pPr>
      <w:r>
        <w:t>LCC</w:t>
      </w:r>
      <w:r>
        <w:tab/>
      </w:r>
      <w:r w:rsidRPr="0082362E">
        <w:t>Lower Camel Case</w:t>
      </w:r>
    </w:p>
    <w:p w14:paraId="20B431DD" w14:textId="77777777" w:rsidR="00D3523F" w:rsidRDefault="00D3523F" w:rsidP="00DB67FD">
      <w:pPr>
        <w:tabs>
          <w:tab w:val="left" w:pos="993"/>
        </w:tabs>
      </w:pPr>
      <w:r>
        <w:t>LTP</w:t>
      </w:r>
      <w:r>
        <w:tab/>
      </w:r>
      <w:r w:rsidR="008134C3">
        <w:t>Logical Termination Point</w:t>
      </w:r>
    </w:p>
    <w:p w14:paraId="3BE9B158" w14:textId="77777777" w:rsidR="00D3523F" w:rsidRDefault="00D3523F" w:rsidP="00DB67FD">
      <w:pPr>
        <w:tabs>
          <w:tab w:val="left" w:pos="993"/>
        </w:tabs>
      </w:pPr>
      <w:r>
        <w:t>NA</w:t>
      </w:r>
      <w:r>
        <w:tab/>
        <w:t>Not Applicable</w:t>
      </w:r>
    </w:p>
    <w:p w14:paraId="0F455071" w14:textId="77777777" w:rsidR="00DB67FD" w:rsidRDefault="00DB67FD" w:rsidP="00DB67FD">
      <w:pPr>
        <w:tabs>
          <w:tab w:val="left" w:pos="993"/>
        </w:tabs>
      </w:pPr>
      <w:r>
        <w:t>OMG</w:t>
      </w:r>
      <w:r>
        <w:tab/>
      </w:r>
      <w:r w:rsidRPr="00DB67FD">
        <w:t>Object Management Group</w:t>
      </w:r>
    </w:p>
    <w:p w14:paraId="712BBFDC" w14:textId="77777777" w:rsidR="00D3523F" w:rsidRDefault="00D3523F" w:rsidP="00DB67FD">
      <w:pPr>
        <w:tabs>
          <w:tab w:val="left" w:pos="993"/>
        </w:tabs>
      </w:pPr>
      <w:r>
        <w:t>PM</w:t>
      </w:r>
      <w:r>
        <w:tab/>
        <w:t>P</w:t>
      </w:r>
      <w:r w:rsidRPr="00D3523F">
        <w:t xml:space="preserve">erformance </w:t>
      </w:r>
      <w:r>
        <w:t>M</w:t>
      </w:r>
      <w:r w:rsidRPr="00D3523F">
        <w:t>onitoring</w:t>
      </w:r>
    </w:p>
    <w:p w14:paraId="366C5FB2" w14:textId="77777777" w:rsidR="00D20214" w:rsidRPr="004777C0" w:rsidRDefault="00D20214" w:rsidP="00DB67FD">
      <w:pPr>
        <w:tabs>
          <w:tab w:val="left" w:pos="993"/>
        </w:tabs>
      </w:pPr>
      <w:r w:rsidRPr="004777C0">
        <w:t>SDO</w:t>
      </w:r>
      <w:r w:rsidRPr="004777C0">
        <w:tab/>
        <w:t>Standards Developing Organization</w:t>
      </w:r>
    </w:p>
    <w:p w14:paraId="76A00468" w14:textId="77777777" w:rsidR="0082362E" w:rsidRDefault="0082362E" w:rsidP="00D20214">
      <w:pPr>
        <w:tabs>
          <w:tab w:val="left" w:pos="993"/>
        </w:tabs>
      </w:pPr>
      <w:r>
        <w:t>UCC</w:t>
      </w:r>
      <w:r>
        <w:tab/>
      </w:r>
      <w:r w:rsidRPr="0082362E">
        <w:t>Upper Camel Case</w:t>
      </w:r>
    </w:p>
    <w:p w14:paraId="73D5F454" w14:textId="77777777" w:rsidR="00D20214" w:rsidRPr="004777C0" w:rsidRDefault="00D20214" w:rsidP="00D20214">
      <w:pPr>
        <w:tabs>
          <w:tab w:val="left" w:pos="993"/>
        </w:tabs>
      </w:pPr>
      <w:r w:rsidRPr="004777C0">
        <w:t>UML</w:t>
      </w:r>
      <w:r w:rsidRPr="004777C0">
        <w:tab/>
        <w:t>Unified Modeling Language</w:t>
      </w:r>
    </w:p>
    <w:p w14:paraId="720B1FBE" w14:textId="77777777" w:rsidR="00D20214" w:rsidRPr="00DB67FD" w:rsidRDefault="00D20214" w:rsidP="00D20214">
      <w:pPr>
        <w:tabs>
          <w:tab w:val="left" w:pos="993"/>
        </w:tabs>
      </w:pPr>
      <w:r w:rsidRPr="00DB67FD">
        <w:t>XML</w:t>
      </w:r>
      <w:r w:rsidRPr="00DB67FD">
        <w:tab/>
        <w:t>Extensible Markup Language</w:t>
      </w:r>
    </w:p>
    <w:p w14:paraId="2FCDA526" w14:textId="77777777" w:rsidR="00D20214" w:rsidRDefault="00D20214" w:rsidP="00D20214">
      <w:pPr>
        <w:tabs>
          <w:tab w:val="left" w:pos="993"/>
        </w:tabs>
      </w:pPr>
      <w:r w:rsidRPr="00DB67FD">
        <w:t>WG</w:t>
      </w:r>
      <w:r w:rsidRPr="00DB67FD">
        <w:tab/>
        <w:t>Working Group</w:t>
      </w:r>
    </w:p>
    <w:p w14:paraId="7F4576A5" w14:textId="77777777" w:rsidR="005C0B26" w:rsidRDefault="005C0B26" w:rsidP="00CA746A">
      <w:pPr>
        <w:pStyle w:val="berschrift1"/>
      </w:pPr>
      <w:bookmarkStart w:id="166" w:name="_Toc516068477"/>
      <w:bookmarkStart w:id="167" w:name="_Toc79148955"/>
      <w:r>
        <w:t>Overview</w:t>
      </w:r>
      <w:bookmarkEnd w:id="160"/>
      <w:bookmarkEnd w:id="161"/>
      <w:bookmarkEnd w:id="166"/>
      <w:bookmarkEnd w:id="167"/>
    </w:p>
    <w:p w14:paraId="26E5A1F6" w14:textId="77777777" w:rsidR="0020010C" w:rsidRDefault="0020010C" w:rsidP="00CA746A">
      <w:pPr>
        <w:pStyle w:val="berschrift2"/>
      </w:pPr>
      <w:bookmarkStart w:id="168" w:name="_Toc397428399"/>
      <w:bookmarkStart w:id="169" w:name="_Toc410656407"/>
      <w:bookmarkStart w:id="170" w:name="_Toc516068478"/>
      <w:bookmarkStart w:id="171" w:name="_Toc79148956"/>
      <w:r>
        <w:t>Documentation Overview</w:t>
      </w:r>
      <w:bookmarkEnd w:id="168"/>
      <w:bookmarkEnd w:id="169"/>
      <w:bookmarkEnd w:id="170"/>
      <w:bookmarkEnd w:id="171"/>
    </w:p>
    <w:p w14:paraId="52832452" w14:textId="7F20DF97" w:rsidR="00C54BEE" w:rsidRDefault="0020010C" w:rsidP="0020010C">
      <w:r>
        <w:t xml:space="preserve">This document is part of </w:t>
      </w:r>
      <w:r w:rsidR="004C2641">
        <w:t xml:space="preserve">a suite of </w:t>
      </w:r>
      <w:r w:rsidR="005B2F04">
        <w:t>guidelines</w:t>
      </w:r>
      <w:r w:rsidR="004C2641">
        <w:t xml:space="preserve">. </w:t>
      </w:r>
      <w:r>
        <w:t xml:space="preserve">The location of this document within the documentation architecture is shown in </w:t>
      </w:r>
      <w:r w:rsidR="00ED61A2">
        <w:fldChar w:fldCharType="begin"/>
      </w:r>
      <w:r w:rsidR="00EF3068">
        <w:instrText xml:space="preserve"> REF _Ref410656698 \h </w:instrText>
      </w:r>
      <w:r w:rsidR="00ED61A2">
        <w:fldChar w:fldCharType="separate"/>
      </w:r>
      <w:r w:rsidR="00940F8A">
        <w:t xml:space="preserve">Figure </w:t>
      </w:r>
      <w:r w:rsidR="00940F8A">
        <w:rPr>
          <w:noProof/>
        </w:rPr>
        <w:t>4</w:t>
      </w:r>
      <w:r w:rsidR="00940F8A">
        <w:t>.</w:t>
      </w:r>
      <w:r w:rsidR="00940F8A">
        <w:rPr>
          <w:noProof/>
        </w:rPr>
        <w:t>1</w:t>
      </w:r>
      <w:r w:rsidR="00ED61A2">
        <w:fldChar w:fldCharType="end"/>
      </w:r>
      <w:r>
        <w:t xml:space="preserve"> below:</w:t>
      </w:r>
    </w:p>
    <w:p w14:paraId="0C154259" w14:textId="1BE1D38A" w:rsidR="0020010C" w:rsidRDefault="00332A21" w:rsidP="007A0874">
      <w:pPr>
        <w:pStyle w:val="Beschriftung"/>
        <w:keepNext/>
        <w:jc w:val="left"/>
      </w:pPr>
      <w:r>
        <w:rPr>
          <w:sz w:val="22"/>
        </w:rPr>
        <w:object w:dxaOrig="9515" w:dyaOrig="5348" w14:anchorId="770DE4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5pt;height:371.25pt" o:ole="">
            <v:imagedata r:id="rId20" o:title="" cropleft="3277f" cropright="16486f"/>
          </v:shape>
          <o:OLEObject Type="Embed" ProgID="PowerPoint.Slide.12" ShapeID="_x0000_i1025" DrawAspect="Content" ObjectID="_1754475791" r:id="rId21"/>
        </w:object>
      </w:r>
    </w:p>
    <w:p w14:paraId="269EFAAB" w14:textId="34DF620F" w:rsidR="00EF3068" w:rsidRDefault="00EF3068" w:rsidP="006D6F80">
      <w:pPr>
        <w:pStyle w:val="FigureCaption"/>
      </w:pPr>
      <w:bookmarkStart w:id="172" w:name="_Ref410656698"/>
      <w:bookmarkStart w:id="173" w:name="_Toc516068634"/>
      <w:bookmarkStart w:id="174" w:name="_Toc79149036"/>
      <w:bookmarkStart w:id="175" w:name="_Ref394487460"/>
      <w:bookmarkStart w:id="176" w:name="_Toc409162982"/>
      <w:bookmarkStart w:id="177" w:name="_Toc410656408"/>
      <w:bookmarkStart w:id="178" w:name="_Toc409162169"/>
      <w:r>
        <w:t xml:space="preserve">Figure </w:t>
      </w:r>
      <w:r w:rsidR="00ED61A2">
        <w:fldChar w:fldCharType="begin"/>
      </w:r>
      <w:r w:rsidR="001E5868">
        <w:instrText xml:space="preserve"> STYLEREF 1 \s </w:instrText>
      </w:r>
      <w:r w:rsidR="00ED61A2">
        <w:fldChar w:fldCharType="separate"/>
      </w:r>
      <w:r w:rsidR="00940F8A">
        <w:rPr>
          <w:noProof/>
        </w:rPr>
        <w:t>4</w:t>
      </w:r>
      <w:r w:rsidR="00ED61A2">
        <w:fldChar w:fldCharType="end"/>
      </w:r>
      <w:r>
        <w:t>.</w:t>
      </w:r>
      <w:r w:rsidR="00ED61A2">
        <w:fldChar w:fldCharType="begin"/>
      </w:r>
      <w:r w:rsidR="001E5868">
        <w:instrText xml:space="preserve"> SEQ Figure \* ARABIC \s 1 </w:instrText>
      </w:r>
      <w:r w:rsidR="00ED61A2">
        <w:fldChar w:fldCharType="separate"/>
      </w:r>
      <w:r w:rsidR="00940F8A">
        <w:rPr>
          <w:noProof/>
        </w:rPr>
        <w:t>1</w:t>
      </w:r>
      <w:r w:rsidR="00ED61A2">
        <w:fldChar w:fldCharType="end"/>
      </w:r>
      <w:bookmarkEnd w:id="172"/>
      <w:r>
        <w:t xml:space="preserve">: </w:t>
      </w:r>
      <w:r w:rsidRPr="0020010C">
        <w:t>Specification Architecture</w:t>
      </w:r>
      <w:bookmarkEnd w:id="173"/>
      <w:bookmarkEnd w:id="174"/>
    </w:p>
    <w:bookmarkEnd w:id="175"/>
    <w:bookmarkEnd w:id="176"/>
    <w:bookmarkEnd w:id="177"/>
    <w:bookmarkEnd w:id="178"/>
    <w:p w14:paraId="3C033DA6" w14:textId="77777777" w:rsidR="0020010C" w:rsidRDefault="0020010C" w:rsidP="0020010C"/>
    <w:p w14:paraId="6360E6BD" w14:textId="77777777" w:rsidR="00CF61D4" w:rsidRDefault="00CF61D4" w:rsidP="00CA746A">
      <w:pPr>
        <w:pStyle w:val="berschrift2"/>
      </w:pPr>
      <w:bookmarkStart w:id="179" w:name="_Toc397428400"/>
      <w:bookmarkStart w:id="180" w:name="_Toc410656409"/>
      <w:bookmarkStart w:id="181" w:name="_Toc516068479"/>
      <w:bookmarkStart w:id="182" w:name="_Toc79148957"/>
      <w:r>
        <w:t>Modeling approach</w:t>
      </w:r>
      <w:bookmarkEnd w:id="179"/>
      <w:bookmarkEnd w:id="180"/>
      <w:bookmarkEnd w:id="181"/>
      <w:bookmarkEnd w:id="182"/>
    </w:p>
    <w:p w14:paraId="1780CDE9" w14:textId="77777777" w:rsidR="00CF61D4" w:rsidRDefault="00CF61D4" w:rsidP="00CF61D4">
      <w:r>
        <w:t xml:space="preserve">The information model is split into a </w:t>
      </w:r>
      <w:r w:rsidR="003A4E9F">
        <w:t xml:space="preserve">structural </w:t>
      </w:r>
      <w:r>
        <w:t xml:space="preserve">part and a </w:t>
      </w:r>
      <w:r w:rsidR="003A4E9F">
        <w:t>behavioral</w:t>
      </w:r>
      <w:r>
        <w:t xml:space="preserve"> part; i.e., data </w:t>
      </w:r>
      <w:r w:rsidR="004C2641">
        <w:t>model (structural/static) is decoupled from operations model (behavioral/dynamic).</w:t>
      </w:r>
    </w:p>
    <w:p w14:paraId="436810AD" w14:textId="77777777" w:rsidR="00ED13B3" w:rsidRDefault="00CF61D4" w:rsidP="00ED13B3">
      <w:bookmarkStart w:id="183" w:name="_Toc410656410"/>
      <w:r w:rsidRPr="006D6F80">
        <w:rPr>
          <w:b/>
          <w:color w:val="FF0000"/>
        </w:rPr>
        <w:t>Important note:</w:t>
      </w:r>
      <w:bookmarkEnd w:id="183"/>
      <w:r w:rsidR="009B3F43">
        <w:rPr>
          <w:b/>
          <w:color w:val="FF0000"/>
        </w:rPr>
        <w:br/>
      </w:r>
      <w:r w:rsidR="00ED13B3">
        <w:t xml:space="preserve">It is important to understand that the UML class diagrams always show only parts of the underlying </w:t>
      </w:r>
      <w:r w:rsidR="00465AB5">
        <w:t xml:space="preserve">model. </w:t>
      </w:r>
      <w:r w:rsidR="00ED13B3">
        <w:t xml:space="preserve">E.g., classes shown without attributes do not mean that the class has no </w:t>
      </w:r>
      <w:r w:rsidR="00626B04">
        <w:t xml:space="preserve">attribute, i.e., attributes could </w:t>
      </w:r>
      <w:r w:rsidR="00ED13B3">
        <w:t xml:space="preserve">be hidden in a diagram. The </w:t>
      </w:r>
      <w:r w:rsidR="00BF6803">
        <w:t>full</w:t>
      </w:r>
      <w:r w:rsidR="00ED13B3">
        <w:t xml:space="preserve"> model </w:t>
      </w:r>
      <w:r w:rsidR="00BF6803" w:rsidRPr="00BF6803">
        <w:t>can be view</w:t>
      </w:r>
      <w:r w:rsidR="00BF6803">
        <w:t>ed in its entirety through the UML tool (i.e., P</w:t>
      </w:r>
      <w:r w:rsidR="00BF6803" w:rsidRPr="00BF6803">
        <w:t>apyrus</w:t>
      </w:r>
      <w:r w:rsidR="00626B04">
        <w:t>;</w:t>
      </w:r>
      <w:r w:rsidR="00626B04" w:rsidRPr="00626B04">
        <w:t xml:space="preserve"> </w:t>
      </w:r>
      <w:r w:rsidR="00626B04">
        <w:t>XMI codes in the .uml file</w:t>
      </w:r>
      <w:r w:rsidR="00BF6803">
        <w:t>)</w:t>
      </w:r>
      <w:r w:rsidR="00BF6803" w:rsidRPr="00BF6803">
        <w:t xml:space="preserve"> and </w:t>
      </w:r>
      <w:r w:rsidR="00BF6803">
        <w:t xml:space="preserve">a </w:t>
      </w:r>
      <w:r w:rsidR="00BF6803" w:rsidRPr="00BF6803">
        <w:t>view of key details is provided in a</w:t>
      </w:r>
      <w:r w:rsidR="00ED13B3">
        <w:t xml:space="preserve"> data dictionary.</w:t>
      </w:r>
    </w:p>
    <w:p w14:paraId="0A549D0F" w14:textId="77777777" w:rsidR="00ED13B3" w:rsidRDefault="00ED13B3" w:rsidP="00ED13B3">
      <w:r>
        <w:t>Also note that in this document, use of the term “Class” refers to a UML class, unless otherwise specified.</w:t>
      </w:r>
    </w:p>
    <w:p w14:paraId="6B1A049D" w14:textId="77777777" w:rsidR="00CF61D4" w:rsidRDefault="00CF61D4" w:rsidP="005C0B26"/>
    <w:p w14:paraId="602FF5C4" w14:textId="77777777" w:rsidR="008F76FF" w:rsidRDefault="003975B7" w:rsidP="00CA746A">
      <w:pPr>
        <w:pStyle w:val="berschrift2"/>
      </w:pPr>
      <w:bookmarkStart w:id="184" w:name="_Toc397428401"/>
      <w:bookmarkStart w:id="185" w:name="_Toc410656411"/>
      <w:bookmarkStart w:id="186" w:name="_Ref481494755"/>
      <w:bookmarkStart w:id="187" w:name="_Toc516068480"/>
      <w:bookmarkStart w:id="188" w:name="_Toc79148958"/>
      <w:r w:rsidRPr="003975B7">
        <w:lastRenderedPageBreak/>
        <w:t>General Requirements</w:t>
      </w:r>
      <w:bookmarkEnd w:id="184"/>
      <w:bookmarkEnd w:id="185"/>
      <w:bookmarkEnd w:id="186"/>
      <w:bookmarkEnd w:id="187"/>
      <w:bookmarkEnd w:id="188"/>
    </w:p>
    <w:p w14:paraId="2AF44E6D" w14:textId="77777777" w:rsidR="00465AB5" w:rsidRDefault="003975B7">
      <w:pPr>
        <w:pStyle w:val="Listenabsatz"/>
        <w:numPr>
          <w:ilvl w:val="0"/>
          <w:numId w:val="2"/>
        </w:numPr>
        <w:rPr>
          <w:lang w:eastAsia="de-DE"/>
        </w:rPr>
      </w:pPr>
      <w:r>
        <w:rPr>
          <w:lang w:eastAsia="de-DE"/>
        </w:rPr>
        <w:t>UML 2.</w:t>
      </w:r>
      <w:r w:rsidR="00D32FC4">
        <w:rPr>
          <w:lang w:eastAsia="de-DE"/>
        </w:rPr>
        <w:t>5</w:t>
      </w:r>
      <w:r>
        <w:rPr>
          <w:lang w:eastAsia="de-DE"/>
        </w:rPr>
        <w:t xml:space="preserve"> (Unified Modeling Language) is </w:t>
      </w:r>
      <w:r w:rsidR="00626B04">
        <w:rPr>
          <w:lang w:eastAsia="de-DE"/>
        </w:rPr>
        <w:t>used for specifying the model</w:t>
      </w:r>
      <w:r>
        <w:rPr>
          <w:lang w:eastAsia="de-DE"/>
        </w:rPr>
        <w:t>.</w:t>
      </w:r>
    </w:p>
    <w:p w14:paraId="7971667D" w14:textId="77777777" w:rsidR="00465AB5" w:rsidRDefault="003975B7">
      <w:pPr>
        <w:pStyle w:val="Listenabsatz"/>
        <w:numPr>
          <w:ilvl w:val="0"/>
          <w:numId w:val="2"/>
        </w:numPr>
        <w:rPr>
          <w:lang w:eastAsia="de-DE"/>
        </w:rPr>
      </w:pPr>
      <w:r>
        <w:rPr>
          <w:lang w:eastAsia="de-DE"/>
        </w:rPr>
        <w:t xml:space="preserve">The model shall </w:t>
      </w:r>
      <w:r w:rsidR="00626B04">
        <w:rPr>
          <w:lang w:eastAsia="de-DE"/>
        </w:rPr>
        <w:t>be management/control protocol</w:t>
      </w:r>
      <w:r>
        <w:rPr>
          <w:lang w:eastAsia="de-DE"/>
        </w:rPr>
        <w:t>-neutral, i.e., not reflect any middleware protocol-specific characteristics (like e.g., CORBA, HTTP, JMS).</w:t>
      </w:r>
    </w:p>
    <w:p w14:paraId="0E75C0C6" w14:textId="77777777" w:rsidR="00465AB5" w:rsidRDefault="003975B7">
      <w:pPr>
        <w:pStyle w:val="Listenabsatz"/>
        <w:numPr>
          <w:ilvl w:val="0"/>
          <w:numId w:val="2"/>
        </w:numPr>
        <w:rPr>
          <w:lang w:eastAsia="de-DE"/>
        </w:rPr>
      </w:pPr>
      <w:r>
        <w:rPr>
          <w:lang w:eastAsia="de-DE"/>
        </w:rPr>
        <w:t>The model shall be map-able to various protocol-specific interfaces.</w:t>
      </w:r>
      <w:r>
        <w:rPr>
          <w:lang w:eastAsia="de-DE"/>
        </w:rPr>
        <w:br/>
        <w:t>It is recommended to automate this mapping supported by tools.</w:t>
      </w:r>
    </w:p>
    <w:p w14:paraId="56712D0B" w14:textId="77777777" w:rsidR="00654EBE" w:rsidRDefault="00654EBE" w:rsidP="00FC331B">
      <w:pPr>
        <w:pStyle w:val="Listenabsatz"/>
        <w:numPr>
          <w:ilvl w:val="0"/>
          <w:numId w:val="2"/>
        </w:numPr>
        <w:rPr>
          <w:lang w:eastAsia="de-DE"/>
        </w:rPr>
      </w:pPr>
      <w:r>
        <w:rPr>
          <w:lang w:eastAsia="de-DE"/>
        </w:rPr>
        <w:t>T</w:t>
      </w:r>
      <w:r w:rsidRPr="00654EBE">
        <w:rPr>
          <w:lang w:eastAsia="de-DE"/>
        </w:rPr>
        <w:t>o ensure proper working of the mapping tools</w:t>
      </w:r>
      <w:r>
        <w:rPr>
          <w:lang w:eastAsia="de-DE"/>
        </w:rPr>
        <w:t xml:space="preserve">, </w:t>
      </w:r>
      <w:r w:rsidRPr="00654EBE">
        <w:rPr>
          <w:lang w:eastAsia="de-DE"/>
        </w:rPr>
        <w:t xml:space="preserve">the model designer </w:t>
      </w:r>
      <w:r>
        <w:rPr>
          <w:lang w:eastAsia="de-DE"/>
        </w:rPr>
        <w:t xml:space="preserve">shall </w:t>
      </w:r>
      <w:r w:rsidRPr="00654EBE">
        <w:rPr>
          <w:lang w:eastAsia="de-DE"/>
        </w:rPr>
        <w:t xml:space="preserve">only </w:t>
      </w:r>
      <w:r w:rsidR="00006783">
        <w:rPr>
          <w:lang w:eastAsia="de-DE"/>
        </w:rPr>
        <w:t xml:space="preserve">use </w:t>
      </w:r>
      <w:r w:rsidRPr="00654EBE">
        <w:rPr>
          <w:lang w:eastAsia="de-DE"/>
        </w:rPr>
        <w:t>the modeling patterns</w:t>
      </w:r>
      <w:r w:rsidR="00006783" w:rsidRPr="00006783">
        <w:rPr>
          <w:lang w:eastAsia="de-DE"/>
        </w:rPr>
        <w:t xml:space="preserve"> </w:t>
      </w:r>
      <w:r w:rsidR="00006783" w:rsidRPr="00654EBE">
        <w:rPr>
          <w:lang w:eastAsia="de-DE"/>
        </w:rPr>
        <w:t>defined</w:t>
      </w:r>
      <w:r w:rsidR="00006783">
        <w:rPr>
          <w:lang w:eastAsia="de-DE"/>
        </w:rPr>
        <w:t xml:space="preserve"> in these </w:t>
      </w:r>
      <w:r w:rsidR="00006783" w:rsidRPr="00006783">
        <w:rPr>
          <w:lang w:eastAsia="de-DE"/>
        </w:rPr>
        <w:t>guidelines</w:t>
      </w:r>
      <w:r w:rsidRPr="00654EBE">
        <w:rPr>
          <w:lang w:eastAsia="de-DE"/>
        </w:rPr>
        <w:t xml:space="preserve">. </w:t>
      </w:r>
      <w:r w:rsidR="00006783">
        <w:rPr>
          <w:lang w:eastAsia="de-DE"/>
        </w:rPr>
        <w:t>U</w:t>
      </w:r>
      <w:r w:rsidRPr="00654EBE">
        <w:rPr>
          <w:lang w:eastAsia="de-DE"/>
        </w:rPr>
        <w:t xml:space="preserve">se </w:t>
      </w:r>
      <w:r w:rsidR="00006783">
        <w:rPr>
          <w:lang w:eastAsia="de-DE"/>
        </w:rPr>
        <w:t xml:space="preserve">of </w:t>
      </w:r>
      <w:r w:rsidRPr="00654EBE">
        <w:rPr>
          <w:lang w:eastAsia="de-DE"/>
        </w:rPr>
        <w:t>other UML patterns is at the own risk of the model designer.</w:t>
      </w:r>
    </w:p>
    <w:p w14:paraId="4ED9D2EA" w14:textId="77777777" w:rsidR="00FC331B" w:rsidRDefault="00FC331B" w:rsidP="00FC331B">
      <w:pPr>
        <w:pStyle w:val="Listenabsatz"/>
        <w:numPr>
          <w:ilvl w:val="0"/>
          <w:numId w:val="2"/>
        </w:numPr>
        <w:rPr>
          <w:lang w:eastAsia="de-DE"/>
        </w:rPr>
      </w:pPr>
      <w:r>
        <w:rPr>
          <w:lang w:eastAsia="de-DE"/>
        </w:rPr>
        <w:t>It shall be possible to separate UML artifact properties which are only required for interface related (purpose specific) models.</w:t>
      </w:r>
    </w:p>
    <w:p w14:paraId="157D45A2" w14:textId="77777777" w:rsidR="00465AB5" w:rsidRDefault="003975B7">
      <w:pPr>
        <w:pStyle w:val="Listenabsatz"/>
        <w:numPr>
          <w:ilvl w:val="0"/>
          <w:numId w:val="2"/>
        </w:numPr>
        <w:rPr>
          <w:lang w:eastAsia="de-DE"/>
        </w:rPr>
      </w:pPr>
      <w:r>
        <w:rPr>
          <w:lang w:eastAsia="de-DE"/>
        </w:rPr>
        <w:t xml:space="preserve">Traceability from each modeling construct back to requirements and use cases </w:t>
      </w:r>
      <w:r w:rsidR="00205DEA">
        <w:rPr>
          <w:lang w:eastAsia="de-DE"/>
        </w:rPr>
        <w:t xml:space="preserve">shall be </w:t>
      </w:r>
      <w:r>
        <w:rPr>
          <w:lang w:eastAsia="de-DE"/>
        </w:rPr>
        <w:t>provided</w:t>
      </w:r>
      <w:r w:rsidR="00205DEA">
        <w:rPr>
          <w:lang w:eastAsia="de-DE"/>
        </w:rPr>
        <w:t xml:space="preserve"> whenever possible</w:t>
      </w:r>
      <w:r>
        <w:rPr>
          <w:lang w:eastAsia="de-DE"/>
        </w:rPr>
        <w:t>.</w:t>
      </w:r>
    </w:p>
    <w:p w14:paraId="01E51D8A" w14:textId="07207979" w:rsidR="003975B7" w:rsidRDefault="003975B7" w:rsidP="005C0B26"/>
    <w:p w14:paraId="5067ED48" w14:textId="65A06116" w:rsidR="00BA2E87" w:rsidRDefault="00BA2E87" w:rsidP="00BA2E87">
      <w:pPr>
        <w:pStyle w:val="berschrift2"/>
      </w:pPr>
      <w:bookmarkStart w:id="189" w:name="_Toc79148959"/>
      <w:bookmarkStart w:id="190" w:name="_Ref143238287"/>
      <w:bookmarkStart w:id="191" w:name="_Ref40423519"/>
      <w:bookmarkStart w:id="192" w:name="_Ref511655322"/>
      <w:bookmarkStart w:id="193" w:name="_Toc516068481"/>
      <w:bookmarkStart w:id="194" w:name="_Ref394486913"/>
      <w:bookmarkStart w:id="195" w:name="_Toc397428402"/>
      <w:bookmarkStart w:id="196" w:name="_Toc410656412"/>
      <w:bookmarkStart w:id="197" w:name="_Ref394403312"/>
      <w:r>
        <w:t>Model Extension Restrictions</w:t>
      </w:r>
      <w:bookmarkEnd w:id="189"/>
      <w:bookmarkEnd w:id="190"/>
    </w:p>
    <w:p w14:paraId="3E06C40A" w14:textId="5F2A9326" w:rsidR="00BA2E87" w:rsidRDefault="00BA2E87" w:rsidP="00BA2E87">
      <w:r>
        <w:t xml:space="preserve">UML allows to restrict </w:t>
      </w:r>
      <w:r w:rsidR="0089030E">
        <w:t>the extension of the artefacts defined in the model via</w:t>
      </w:r>
    </w:p>
    <w:p w14:paraId="2BC47BB3" w14:textId="22720AEB" w:rsidR="0089030E" w:rsidRDefault="0089030E" w:rsidP="001371E5">
      <w:pPr>
        <w:pStyle w:val="Listenabsatz"/>
        <w:numPr>
          <w:ilvl w:val="0"/>
          <w:numId w:val="18"/>
        </w:numPr>
      </w:pPr>
      <w:r>
        <w:t>Specialization and</w:t>
      </w:r>
    </w:p>
    <w:p w14:paraId="09FABC7B" w14:textId="63049243" w:rsidR="0089030E" w:rsidRDefault="0089030E" w:rsidP="001371E5">
      <w:pPr>
        <w:pStyle w:val="Listenabsatz"/>
        <w:numPr>
          <w:ilvl w:val="0"/>
          <w:numId w:val="18"/>
        </w:numPr>
      </w:pPr>
      <w:r>
        <w:t>Redefinition.</w:t>
      </w:r>
    </w:p>
    <w:p w14:paraId="4BD298AC" w14:textId="7D52D9B1" w:rsidR="008621BD" w:rsidRDefault="008621BD" w:rsidP="0089030E">
      <w:r w:rsidRPr="00405D95">
        <w:rPr>
          <w:b/>
          <w:bCs/>
        </w:rPr>
        <w:t>Specialization</w:t>
      </w:r>
      <w:r>
        <w:t xml:space="preserve"> means extending a</w:t>
      </w:r>
      <w:r w:rsidR="00405D95">
        <w:t>n artefact (</w:t>
      </w:r>
      <w:r w:rsidRPr="008621BD">
        <w:t>class, data type, enumeration</w:t>
      </w:r>
      <w:ins w:id="198" w:author="Bernd Zeuner [2]" w:date="2023-08-18T08:08:00Z">
        <w:r w:rsidR="003D1480">
          <w:t>,</w:t>
        </w:r>
      </w:ins>
      <w:r w:rsidRPr="008621BD">
        <w:t xml:space="preserve"> </w:t>
      </w:r>
      <w:r>
        <w:t>or</w:t>
      </w:r>
      <w:r w:rsidRPr="008621BD">
        <w:t xml:space="preserve"> primitive type</w:t>
      </w:r>
      <w:r w:rsidR="00405D95">
        <w:t>)</w:t>
      </w:r>
      <w:r>
        <w:t xml:space="preserve"> by defining a new artefact that inherits from</w:t>
      </w:r>
      <w:r w:rsidR="00405D95">
        <w:t xml:space="preserve"> the already defined artefact.</w:t>
      </w:r>
    </w:p>
    <w:p w14:paraId="6277A358" w14:textId="6E09726F" w:rsidR="0044750B" w:rsidRPr="003D1480" w:rsidRDefault="0044750B" w:rsidP="0044750B">
      <w:pPr>
        <w:rPr>
          <w:ins w:id="199" w:author="Bernd Zeuner [2]" w:date="2023-08-11T16:01:00Z"/>
        </w:rPr>
      </w:pPr>
      <w:ins w:id="200" w:author="Bernd Zeuner [2]" w:date="2023-08-11T16:03:00Z">
        <w:r w:rsidRPr="003D1480">
          <w:t xml:space="preserve">The Food object class </w:t>
        </w:r>
      </w:ins>
      <w:ins w:id="201" w:author="Bernd Zeuner [2]" w:date="2023-08-11T16:10:00Z">
        <w:r w:rsidR="005C51E4" w:rsidRPr="003D1480">
          <w:t>remains</w:t>
        </w:r>
      </w:ins>
      <w:ins w:id="202" w:author="Bernd Zeuner [2]" w:date="2023-08-11T16:03:00Z">
        <w:r w:rsidRPr="003D1480">
          <w:t xml:space="preserve"> as concrete</w:t>
        </w:r>
      </w:ins>
      <w:ins w:id="203" w:author="Bernd Zeuner [2]" w:date="2023-08-18T08:11:00Z">
        <w:r w:rsidR="003D1480">
          <w:t xml:space="preserve"> which makes sure that </w:t>
        </w:r>
      </w:ins>
      <w:ins w:id="204" w:author="Bernd Zeuner [2]" w:date="2023-08-11T16:01:00Z">
        <w:r w:rsidRPr="003D1480">
          <w:t>instances from the left</w:t>
        </w:r>
      </w:ins>
      <w:ins w:id="205" w:author="Bernd Zeuner [2]" w:date="2023-08-11T16:02:00Z">
        <w:r w:rsidRPr="003D1480">
          <w:t>-</w:t>
        </w:r>
      </w:ins>
      <w:ins w:id="206" w:author="Bernd Zeuner [2]" w:date="2023-08-11T16:01:00Z">
        <w:r w:rsidRPr="003D1480">
          <w:t xml:space="preserve">side model </w:t>
        </w:r>
      </w:ins>
      <w:ins w:id="207" w:author="Bernd Zeuner [2]" w:date="2023-08-18T08:12:00Z">
        <w:r w:rsidR="003D1480">
          <w:t xml:space="preserve">in </w:t>
        </w:r>
        <w:r w:rsidR="003D1480">
          <w:fldChar w:fldCharType="begin"/>
        </w:r>
        <w:r w:rsidR="003D1480">
          <w:instrText xml:space="preserve"> REF _Ref143238771 \h </w:instrText>
        </w:r>
      </w:ins>
      <w:r w:rsidR="003D1480">
        <w:fldChar w:fldCharType="separate"/>
      </w:r>
      <w:ins w:id="208" w:author="Bernd Zeuner [2]" w:date="2023-08-18T08:12:00Z">
        <w:r w:rsidR="003D1480">
          <w:t xml:space="preserve">Figure </w:t>
        </w:r>
        <w:r w:rsidR="003D1480">
          <w:rPr>
            <w:noProof/>
          </w:rPr>
          <w:t>4</w:t>
        </w:r>
        <w:r w:rsidR="003D1480">
          <w:t>.</w:t>
        </w:r>
        <w:r w:rsidR="003D1480">
          <w:rPr>
            <w:noProof/>
          </w:rPr>
          <w:t>2</w:t>
        </w:r>
        <w:r w:rsidR="003D1480">
          <w:fldChar w:fldCharType="end"/>
        </w:r>
        <w:r w:rsidR="003D1480">
          <w:t xml:space="preserve"> </w:t>
        </w:r>
      </w:ins>
      <w:ins w:id="209" w:author="Bernd Zeuner [2]" w:date="2023-08-11T16:01:00Z">
        <w:r w:rsidRPr="003D1480">
          <w:t xml:space="preserve">will work </w:t>
        </w:r>
      </w:ins>
      <w:ins w:id="210" w:author="Bernd Zeuner [2]" w:date="2023-08-18T08:12:00Z">
        <w:r w:rsidR="003D1480">
          <w:t xml:space="preserve">also </w:t>
        </w:r>
      </w:ins>
      <w:ins w:id="211" w:author="Bernd Zeuner [2]" w:date="2023-08-11T16:01:00Z">
        <w:r w:rsidRPr="003D1480">
          <w:t xml:space="preserve">in the </w:t>
        </w:r>
      </w:ins>
      <w:ins w:id="212" w:author="Bernd Zeuner [2]" w:date="2023-08-11T16:02:00Z">
        <w:r w:rsidRPr="003D1480">
          <w:t>right-side</w:t>
        </w:r>
      </w:ins>
      <w:ins w:id="213" w:author="Bernd Zeuner [2]" w:date="2023-08-11T16:01:00Z">
        <w:r w:rsidRPr="003D1480">
          <w:t xml:space="preserve"> model.</w:t>
        </w:r>
      </w:ins>
      <w:ins w:id="214" w:author="Bernd Zeuner [2]" w:date="2023-08-18T08:13:00Z">
        <w:r w:rsidR="00335BF4">
          <w:br/>
        </w:r>
      </w:ins>
      <w:ins w:id="215" w:author="Bernd Zeuner [2]" w:date="2023-08-11T16:01:00Z">
        <w:r w:rsidRPr="003D1480">
          <w:t xml:space="preserve">Instances from the </w:t>
        </w:r>
      </w:ins>
      <w:ins w:id="216" w:author="Bernd Zeuner [2]" w:date="2023-08-11T16:02:00Z">
        <w:r w:rsidRPr="003D1480">
          <w:t>right-side</w:t>
        </w:r>
      </w:ins>
      <w:ins w:id="217" w:author="Bernd Zeuner [2]" w:date="2023-08-11T16:01:00Z">
        <w:r w:rsidRPr="003D1480">
          <w:t xml:space="preserve"> model will </w:t>
        </w:r>
      </w:ins>
      <w:ins w:id="218" w:author="Bernd Zeuner [2]" w:date="2023-08-11T16:02:00Z">
        <w:r w:rsidRPr="003D1480">
          <w:t xml:space="preserve">not </w:t>
        </w:r>
      </w:ins>
      <w:ins w:id="219" w:author="Bernd Zeuner [2]" w:date="2023-08-11T16:01:00Z">
        <w:r w:rsidRPr="003D1480">
          <w:t>work in the left</w:t>
        </w:r>
      </w:ins>
      <w:ins w:id="220" w:author="Bernd Zeuner [2]" w:date="2023-08-11T16:02:00Z">
        <w:r w:rsidRPr="003D1480">
          <w:t>-</w:t>
        </w:r>
      </w:ins>
      <w:ins w:id="221" w:author="Bernd Zeuner [2]" w:date="2023-08-11T16:01:00Z">
        <w:r w:rsidRPr="003D1480">
          <w:t>side model</w:t>
        </w:r>
      </w:ins>
      <w:ins w:id="222" w:author="Bernd Zeuner [2]" w:date="2023-08-11T16:02:00Z">
        <w:r w:rsidRPr="003D1480">
          <w:t>.</w:t>
        </w:r>
      </w:ins>
    </w:p>
    <w:p w14:paraId="217AD6E9" w14:textId="0D13C9F1" w:rsidR="008621BD" w:rsidRDefault="008621BD" w:rsidP="0089030E">
      <w:r>
        <w:rPr>
          <w:rFonts w:eastAsia="Times New Roman"/>
          <w:noProof/>
          <w:lang w:eastAsia="en-US"/>
        </w:rPr>
        <w:drawing>
          <wp:inline distT="0" distB="0" distL="0" distR="0" wp14:anchorId="094DA2FC" wp14:editId="3424C48B">
            <wp:extent cx="5943600" cy="2665095"/>
            <wp:effectExtent l="0" t="0" r="0" b="190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943600" cy="2665095"/>
                    </a:xfrm>
                    <a:prstGeom prst="rect">
                      <a:avLst/>
                    </a:prstGeom>
                    <a:noFill/>
                    <a:ln>
                      <a:noFill/>
                    </a:ln>
                  </pic:spPr>
                </pic:pic>
              </a:graphicData>
            </a:graphic>
          </wp:inline>
        </w:drawing>
      </w:r>
    </w:p>
    <w:p w14:paraId="1A2B3589" w14:textId="09718526" w:rsidR="00405D95" w:rsidRDefault="00405D95" w:rsidP="00405D95">
      <w:pPr>
        <w:pStyle w:val="FigureCaption"/>
      </w:pPr>
      <w:bookmarkStart w:id="223" w:name="_Ref143238771"/>
      <w:bookmarkStart w:id="224" w:name="_Toc79149037"/>
      <w:r>
        <w:t xml:space="preserve">Figure </w:t>
      </w:r>
      <w:fldSimple w:instr=" STYLEREF 1 \s ">
        <w:r w:rsidR="005233A0">
          <w:rPr>
            <w:noProof/>
          </w:rPr>
          <w:t>4</w:t>
        </w:r>
      </w:fldSimple>
      <w:r>
        <w:t>.</w:t>
      </w:r>
      <w:fldSimple w:instr=" SEQ Figure \* ARABIC \s 1 ">
        <w:r w:rsidR="005233A0">
          <w:rPr>
            <w:noProof/>
          </w:rPr>
          <w:t>2</w:t>
        </w:r>
      </w:fldSimple>
      <w:bookmarkEnd w:id="223"/>
      <w:r>
        <w:t>: Use of Specialization</w:t>
      </w:r>
      <w:bookmarkEnd w:id="224"/>
    </w:p>
    <w:p w14:paraId="302AE3F8" w14:textId="0AFEC0FF" w:rsidR="008621BD" w:rsidRDefault="00405D95" w:rsidP="0089030E">
      <w:r>
        <w:lastRenderedPageBreak/>
        <w:t>This can be prohibited by setting the “</w:t>
      </w:r>
      <w:r w:rsidRPr="00405D95">
        <w:t>IsFinalSpecialization</w:t>
      </w:r>
      <w:r>
        <w:t>” property of the artefact to “true”.</w:t>
      </w:r>
    </w:p>
    <w:p w14:paraId="6A3EBE7E" w14:textId="64AA9DEC" w:rsidR="00405D95" w:rsidRDefault="007C3269" w:rsidP="0089030E">
      <w:commentRangeStart w:id="225"/>
      <w:r w:rsidRPr="007C3269">
        <w:rPr>
          <w:b/>
          <w:bCs/>
        </w:rPr>
        <w:t>Redefinition</w:t>
      </w:r>
      <w:r>
        <w:t xml:space="preserve"> means changing </w:t>
      </w:r>
      <w:r w:rsidR="003E2EE6">
        <w:t>the definition of an already defined artefact (</w:t>
      </w:r>
      <w:r w:rsidR="003E2EE6" w:rsidRPr="003E2EE6">
        <w:t xml:space="preserve">class, attribute, data type, enumeration </w:t>
      </w:r>
      <w:r w:rsidR="003E2EE6">
        <w:t>or</w:t>
      </w:r>
      <w:r w:rsidR="003E2EE6" w:rsidRPr="003E2EE6">
        <w:t xml:space="preserve"> primitive type</w:t>
      </w:r>
      <w:r w:rsidR="003E2EE6">
        <w:t>).</w:t>
      </w:r>
    </w:p>
    <w:p w14:paraId="4914D793" w14:textId="7BC098F4" w:rsidR="003E2EE6" w:rsidRDefault="0054441E" w:rsidP="0054441E">
      <w:r>
        <w:t>For example: An attribute could be redefined to have different name, visibility, type or default value.</w:t>
      </w:r>
    </w:p>
    <w:p w14:paraId="5B73CD57" w14:textId="0FC78568" w:rsidR="007C3269" w:rsidRDefault="0018502F" w:rsidP="0060687B">
      <w:pPr>
        <w:jc w:val="center"/>
      </w:pPr>
      <w:r w:rsidRPr="0018502F">
        <w:rPr>
          <w:noProof/>
        </w:rPr>
        <w:drawing>
          <wp:inline distT="0" distB="0" distL="0" distR="0" wp14:anchorId="178CCE31" wp14:editId="0FCEE8D9">
            <wp:extent cx="1724266" cy="2457793"/>
            <wp:effectExtent l="0" t="0" r="952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4266" cy="2457793"/>
                    </a:xfrm>
                    <a:prstGeom prst="rect">
                      <a:avLst/>
                    </a:prstGeom>
                  </pic:spPr>
                </pic:pic>
              </a:graphicData>
            </a:graphic>
          </wp:inline>
        </w:drawing>
      </w:r>
    </w:p>
    <w:p w14:paraId="512047C8" w14:textId="5B2E2818" w:rsidR="007C3269" w:rsidRDefault="007C3269" w:rsidP="007C3269">
      <w:r>
        <w:t>This can be prohibited by setting the “</w:t>
      </w:r>
      <w:r w:rsidRPr="00405D95">
        <w:t>Is</w:t>
      </w:r>
      <w:r>
        <w:t xml:space="preserve">Leaf” property of the </w:t>
      </w:r>
      <w:r w:rsidR="004F221A">
        <w:t>attribute</w:t>
      </w:r>
      <w:r>
        <w:t xml:space="preserve"> to “true”.</w:t>
      </w:r>
      <w:commentRangeEnd w:id="225"/>
      <w:r w:rsidR="00A12AC5">
        <w:rPr>
          <w:rStyle w:val="Kommentarzeichen"/>
        </w:rPr>
        <w:commentReference w:id="225"/>
      </w:r>
    </w:p>
    <w:p w14:paraId="32005096" w14:textId="77777777" w:rsidR="007C3269" w:rsidRDefault="007C3269" w:rsidP="0089030E"/>
    <w:p w14:paraId="78BC4D5D" w14:textId="0562D30A" w:rsidR="0089030E" w:rsidRDefault="0089030E" w:rsidP="0089030E">
      <w:r>
        <w:t>Note:</w:t>
      </w:r>
      <w:r>
        <w:br/>
      </w:r>
      <w:r w:rsidR="00625D61">
        <w:t xml:space="preserve">The use of Generalization </w:t>
      </w:r>
      <w:ins w:id="226" w:author="Bernd Zeuner [2]" w:date="2023-08-18T08:15:00Z">
        <w:r w:rsidR="00335BF4">
          <w:t xml:space="preserve">(see </w:t>
        </w:r>
        <w:r w:rsidR="00335BF4">
          <w:fldChar w:fldCharType="begin"/>
        </w:r>
        <w:r w:rsidR="00335BF4">
          <w:instrText xml:space="preserve"> REF _Ref143238947 \h </w:instrText>
        </w:r>
      </w:ins>
      <w:r w:rsidR="00335BF4">
        <w:fldChar w:fldCharType="separate"/>
      </w:r>
      <w:ins w:id="227" w:author="Bernd Zeuner [2]" w:date="2023-08-18T08:15:00Z">
        <w:r w:rsidR="00335BF4">
          <w:t xml:space="preserve">Figure </w:t>
        </w:r>
        <w:r w:rsidR="00335BF4">
          <w:rPr>
            <w:noProof/>
          </w:rPr>
          <w:t>4</w:t>
        </w:r>
        <w:r w:rsidR="00335BF4">
          <w:t>.</w:t>
        </w:r>
        <w:r w:rsidR="00335BF4">
          <w:rPr>
            <w:noProof/>
          </w:rPr>
          <w:t>3</w:t>
        </w:r>
        <w:r w:rsidR="00335BF4">
          <w:fldChar w:fldCharType="end"/>
        </w:r>
        <w:r w:rsidR="00335BF4">
          <w:t xml:space="preserve">) </w:t>
        </w:r>
      </w:ins>
      <w:r w:rsidR="00625D61">
        <w:t xml:space="preserve">does </w:t>
      </w:r>
      <w:r w:rsidR="00625D61" w:rsidRPr="00F30627">
        <w:rPr>
          <w:b/>
          <w:bCs/>
        </w:rPr>
        <w:t>not</w:t>
      </w:r>
      <w:r w:rsidR="00625D61">
        <w:t xml:space="preserve"> exten</w:t>
      </w:r>
      <w:r w:rsidR="008B659C">
        <w:t>d</w:t>
      </w:r>
      <w:r w:rsidR="00625D61">
        <w:t xml:space="preserve"> the model in this context.</w:t>
      </w:r>
    </w:p>
    <w:p w14:paraId="38DE7D8D" w14:textId="57BF8F2A" w:rsidR="00A057C2" w:rsidRPr="00335BF4" w:rsidRDefault="00A057C2" w:rsidP="0089030E">
      <w:pPr>
        <w:rPr>
          <w:ins w:id="228" w:author="Bernd Zeuner [2]" w:date="2023-08-11T16:07:00Z"/>
        </w:rPr>
      </w:pPr>
      <w:ins w:id="229" w:author="Bernd Zeuner [2]" w:date="2023-08-11T15:56:00Z">
        <w:r w:rsidRPr="00335BF4">
          <w:t xml:space="preserve">The use of Generalization does </w:t>
        </w:r>
      </w:ins>
      <w:ins w:id="230" w:author="Bernd Zeuner [2]" w:date="2023-08-11T15:57:00Z">
        <w:r w:rsidRPr="00335BF4">
          <w:t xml:space="preserve">enhance the model but does </w:t>
        </w:r>
      </w:ins>
      <w:ins w:id="231" w:author="Bernd Zeuner [2]" w:date="2023-08-11T15:56:00Z">
        <w:r w:rsidRPr="00335BF4">
          <w:t xml:space="preserve">not </w:t>
        </w:r>
      </w:ins>
      <w:ins w:id="232" w:author="Bernd Zeuner [2]" w:date="2023-08-11T15:58:00Z">
        <w:r w:rsidRPr="00335BF4">
          <w:t>affect th</w:t>
        </w:r>
      </w:ins>
      <w:ins w:id="233" w:author="Bernd Zeuner [2]" w:date="2023-08-11T15:56:00Z">
        <w:r w:rsidRPr="00335BF4">
          <w:t xml:space="preserve">e </w:t>
        </w:r>
        <w:r w:rsidRPr="00335BF4">
          <w:rPr>
            <w:b/>
            <w:bCs/>
          </w:rPr>
          <w:t xml:space="preserve">instantiating </w:t>
        </w:r>
      </w:ins>
      <w:ins w:id="234" w:author="Bernd Zeuner [2]" w:date="2023-08-11T15:58:00Z">
        <w:r w:rsidRPr="00335BF4">
          <w:rPr>
            <w:b/>
            <w:bCs/>
          </w:rPr>
          <w:t xml:space="preserve">of the </w:t>
        </w:r>
      </w:ins>
      <w:ins w:id="235" w:author="Bernd Zeuner [2]" w:date="2023-08-11T15:56:00Z">
        <w:r w:rsidRPr="00335BF4">
          <w:rPr>
            <w:b/>
            <w:bCs/>
          </w:rPr>
          <w:t>instances</w:t>
        </w:r>
      </w:ins>
      <w:ins w:id="236" w:author="Bernd Zeuner [2]" w:date="2023-08-18T10:54:00Z">
        <w:r w:rsidR="00F30627" w:rsidRPr="00F30627">
          <w:t xml:space="preserve"> </w:t>
        </w:r>
        <w:r w:rsidR="00F30627">
          <w:t>since t</w:t>
        </w:r>
        <w:r w:rsidR="00F30627" w:rsidRPr="00335BF4">
          <w:t>he Food object class is defined as abstract in this example.</w:t>
        </w:r>
      </w:ins>
      <w:ins w:id="237" w:author="Bernd Zeuner [2]" w:date="2023-08-18T10:55:00Z">
        <w:r w:rsidR="00F30627">
          <w:br/>
          <w:t xml:space="preserve">This makes sure that </w:t>
        </w:r>
      </w:ins>
      <w:ins w:id="238" w:author="Bernd Zeuner [2]" w:date="2023-08-11T16:00:00Z">
        <w:r w:rsidRPr="00335BF4">
          <w:t>instances from the left</w:t>
        </w:r>
      </w:ins>
      <w:ins w:id="239" w:author="Bernd Zeuner [2]" w:date="2023-08-11T16:04:00Z">
        <w:r w:rsidR="0044750B" w:rsidRPr="00335BF4">
          <w:t>-</w:t>
        </w:r>
      </w:ins>
      <w:ins w:id="240" w:author="Bernd Zeuner [2]" w:date="2023-08-11T16:00:00Z">
        <w:r w:rsidRPr="00335BF4">
          <w:t>side model will work in the right</w:t>
        </w:r>
      </w:ins>
      <w:ins w:id="241" w:author="Bernd Zeuner [2]" w:date="2023-08-11T16:04:00Z">
        <w:r w:rsidR="0044750B" w:rsidRPr="00335BF4">
          <w:t>-</w:t>
        </w:r>
      </w:ins>
      <w:ins w:id="242" w:author="Bernd Zeuner [2]" w:date="2023-08-11T16:00:00Z">
        <w:r w:rsidRPr="00335BF4">
          <w:t>side model</w:t>
        </w:r>
      </w:ins>
      <w:ins w:id="243" w:author="Bernd Zeuner [2]" w:date="2023-08-18T10:55:00Z">
        <w:r w:rsidR="00F30627">
          <w:t xml:space="preserve"> and </w:t>
        </w:r>
      </w:ins>
      <w:ins w:id="244" w:author="Bernd Zeuner [2]" w:date="2023-08-18T10:56:00Z">
        <w:r w:rsidR="00F30627">
          <w:t>i</w:t>
        </w:r>
      </w:ins>
      <w:ins w:id="245" w:author="Bernd Zeuner [2]" w:date="2023-08-11T16:00:00Z">
        <w:r w:rsidRPr="00335BF4">
          <w:t>nstances from the right</w:t>
        </w:r>
      </w:ins>
      <w:ins w:id="246" w:author="Bernd Zeuner [2]" w:date="2023-08-11T16:04:00Z">
        <w:r w:rsidR="0044750B" w:rsidRPr="00335BF4">
          <w:t>-</w:t>
        </w:r>
      </w:ins>
      <w:ins w:id="247" w:author="Bernd Zeuner [2]" w:date="2023-08-11T16:01:00Z">
        <w:r w:rsidRPr="00335BF4">
          <w:t>side model will work in the left</w:t>
        </w:r>
      </w:ins>
      <w:ins w:id="248" w:author="Bernd Zeuner [2]" w:date="2023-08-11T16:04:00Z">
        <w:r w:rsidR="0044750B" w:rsidRPr="00335BF4">
          <w:t>-</w:t>
        </w:r>
      </w:ins>
      <w:ins w:id="249" w:author="Bernd Zeuner [2]" w:date="2023-08-11T16:01:00Z">
        <w:r w:rsidRPr="00335BF4">
          <w:t>side model</w:t>
        </w:r>
      </w:ins>
      <w:ins w:id="250" w:author="Bernd Zeuner [2]" w:date="2023-08-18T10:56:00Z">
        <w:r w:rsidR="00F30627">
          <w:t xml:space="preserve"> as well</w:t>
        </w:r>
      </w:ins>
      <w:ins w:id="251" w:author="Bernd Zeuner [2]" w:date="2023-08-11T16:07:00Z">
        <w:r w:rsidR="005C51E4" w:rsidRPr="00335BF4">
          <w:t>.</w:t>
        </w:r>
      </w:ins>
    </w:p>
    <w:p w14:paraId="1DB9F97C" w14:textId="24F976B9" w:rsidR="005C51E4" w:rsidRDefault="005C51E4" w:rsidP="0089030E">
      <w:pPr>
        <w:rPr>
          <w:ins w:id="252" w:author="Bernd Zeuner [2]" w:date="2023-08-18T10:54:00Z"/>
        </w:rPr>
      </w:pPr>
      <w:ins w:id="253" w:author="Bernd Zeuner [2]" w:date="2023-08-11T16:07:00Z">
        <w:r w:rsidRPr="00335BF4">
          <w:t>No</w:t>
        </w:r>
      </w:ins>
      <w:ins w:id="254" w:author="Bernd Zeuner [2]" w:date="2023-08-11T16:08:00Z">
        <w:r w:rsidRPr="00335BF4">
          <w:t xml:space="preserve">te: The right-side model allows </w:t>
        </w:r>
      </w:ins>
      <w:ins w:id="255" w:author="Bernd Zeuner [2]" w:date="2023-08-18T10:56:00Z">
        <w:r w:rsidR="00F30627">
          <w:t xml:space="preserve">in addition </w:t>
        </w:r>
      </w:ins>
      <w:ins w:id="256" w:author="Bernd Zeuner [2]" w:date="2023-08-11T16:08:00Z">
        <w:r w:rsidRPr="00335BF4">
          <w:t>to retrieve Food instances (vegetables and fruits).</w:t>
        </w:r>
      </w:ins>
    </w:p>
    <w:p w14:paraId="7A8BCF47" w14:textId="4AAEA158" w:rsidR="00625D61" w:rsidRDefault="000A4E7C" w:rsidP="000A4E7C">
      <w:pPr>
        <w:jc w:val="center"/>
      </w:pPr>
      <w:ins w:id="257" w:author="Bernd Zeuner [2]" w:date="2023-08-18T11:08:00Z">
        <w:r w:rsidRPr="000A4E7C">
          <w:rPr>
            <w:noProof/>
          </w:rPr>
          <w:lastRenderedPageBreak/>
          <w:drawing>
            <wp:inline distT="0" distB="0" distL="0" distR="0" wp14:anchorId="7D25C226" wp14:editId="2C96336D">
              <wp:extent cx="5830114" cy="2419688"/>
              <wp:effectExtent l="0" t="0" r="0" b="0"/>
              <wp:docPr id="258" name="Grafik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0114" cy="2419688"/>
                      </a:xfrm>
                      <a:prstGeom prst="rect">
                        <a:avLst/>
                      </a:prstGeom>
                    </pic:spPr>
                  </pic:pic>
                </a:graphicData>
              </a:graphic>
            </wp:inline>
          </w:drawing>
        </w:r>
      </w:ins>
      <w:del w:id="258" w:author="Bernd Zeuner [2]" w:date="2023-08-18T11:08:00Z">
        <w:r w:rsidR="00625D61" w:rsidDel="000A4E7C">
          <w:rPr>
            <w:rFonts w:eastAsia="Times New Roman"/>
            <w:noProof/>
            <w:lang w:eastAsia="en-US"/>
          </w:rPr>
          <w:drawing>
            <wp:inline distT="0" distB="0" distL="0" distR="0" wp14:anchorId="5F87AD6A" wp14:editId="28708F34">
              <wp:extent cx="6325200" cy="2818800"/>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6325200" cy="2818800"/>
                      </a:xfrm>
                      <a:prstGeom prst="rect">
                        <a:avLst/>
                      </a:prstGeom>
                      <a:noFill/>
                      <a:ln>
                        <a:noFill/>
                      </a:ln>
                    </pic:spPr>
                  </pic:pic>
                </a:graphicData>
              </a:graphic>
            </wp:inline>
          </w:drawing>
        </w:r>
      </w:del>
    </w:p>
    <w:p w14:paraId="7DD0471B" w14:textId="4EB5EE02" w:rsidR="00625D61" w:rsidRDefault="00625D61" w:rsidP="00625D61">
      <w:pPr>
        <w:pStyle w:val="FigureCaption"/>
      </w:pPr>
      <w:bookmarkStart w:id="259" w:name="_Ref143238947"/>
      <w:bookmarkStart w:id="260" w:name="_Toc79149038"/>
      <w:r>
        <w:t xml:space="preserve">Figure </w:t>
      </w:r>
      <w:fldSimple w:instr=" STYLEREF 1 \s ">
        <w:r w:rsidR="000A4E7C">
          <w:rPr>
            <w:noProof/>
          </w:rPr>
          <w:t>4</w:t>
        </w:r>
      </w:fldSimple>
      <w:r>
        <w:t>.</w:t>
      </w:r>
      <w:fldSimple w:instr=" SEQ Figure \* ARABIC \s 1 ">
        <w:ins w:id="261" w:author="Bernd Zeuner [2]" w:date="2023-08-18T11:09:00Z">
          <w:r w:rsidR="000A4E7C">
            <w:rPr>
              <w:noProof/>
            </w:rPr>
            <w:t>3</w:t>
          </w:r>
        </w:ins>
        <w:del w:id="262" w:author="Bernd Zeuner [2]" w:date="2023-07-11T11:23:00Z">
          <w:r w:rsidDel="00940F8A">
            <w:rPr>
              <w:noProof/>
            </w:rPr>
            <w:delText>2</w:delText>
          </w:r>
        </w:del>
      </w:fldSimple>
      <w:bookmarkEnd w:id="259"/>
      <w:r>
        <w:t>: Use of Generalization</w:t>
      </w:r>
      <w:bookmarkEnd w:id="260"/>
    </w:p>
    <w:p w14:paraId="715A4A0F" w14:textId="77777777" w:rsidR="00625D61" w:rsidRDefault="00625D61" w:rsidP="0089030E"/>
    <w:p w14:paraId="53E4830C" w14:textId="545FD068" w:rsidR="00461259" w:rsidRDefault="00461259" w:rsidP="00461259">
      <w:pPr>
        <w:pStyle w:val="berschrift2"/>
      </w:pPr>
      <w:bookmarkStart w:id="263" w:name="_Ref79144746"/>
      <w:bookmarkStart w:id="264" w:name="_Toc79148960"/>
      <w:r>
        <w:t>General Naming Conventions</w:t>
      </w:r>
      <w:bookmarkEnd w:id="191"/>
      <w:bookmarkEnd w:id="263"/>
      <w:bookmarkEnd w:id="264"/>
    </w:p>
    <w:p w14:paraId="00843795" w14:textId="477CF2B8" w:rsidR="00461259" w:rsidRDefault="00461259" w:rsidP="00461259">
      <w:r>
        <w:t>The names of most of the UML artefacts are defined as lowerCamelCase (LCC) or UpperCamelCase (UCC).</w:t>
      </w:r>
      <w:r w:rsidR="00284A92">
        <w:t xml:space="preserve"> This means in detail:</w:t>
      </w:r>
    </w:p>
    <w:p w14:paraId="797F3BCD" w14:textId="5D84EE79" w:rsidR="00284A92" w:rsidRDefault="00284A92" w:rsidP="001371E5">
      <w:pPr>
        <w:pStyle w:val="Listenabsatz"/>
        <w:numPr>
          <w:ilvl w:val="0"/>
          <w:numId w:val="17"/>
        </w:numPr>
      </w:pPr>
      <w:bookmarkStart w:id="265" w:name="_Hlk136602855"/>
      <w:r>
        <w:t>The first letter is uppercase in case of UCC or lowercase in case of LCC</w:t>
      </w:r>
    </w:p>
    <w:p w14:paraId="212630BE" w14:textId="4635C635" w:rsidR="00284A92" w:rsidRDefault="00E63D9C" w:rsidP="001371E5">
      <w:pPr>
        <w:pStyle w:val="Listenabsatz"/>
        <w:numPr>
          <w:ilvl w:val="0"/>
          <w:numId w:val="17"/>
        </w:numPr>
      </w:pPr>
      <w:r>
        <w:t>In case the name is composed of individual words, each new word starts with an uppercase letter</w:t>
      </w:r>
    </w:p>
    <w:p w14:paraId="2B2EA076" w14:textId="31A6F91B" w:rsidR="00175167" w:rsidRDefault="00175167" w:rsidP="001371E5">
      <w:pPr>
        <w:pStyle w:val="Listenabsatz"/>
        <w:numPr>
          <w:ilvl w:val="0"/>
          <w:numId w:val="17"/>
        </w:numPr>
        <w:rPr>
          <w:noProof/>
        </w:rPr>
      </w:pPr>
      <w:r w:rsidRPr="00175167">
        <w:t xml:space="preserve">Abbreviations in the name should be </w:t>
      </w:r>
      <w:r w:rsidRPr="00175167">
        <w:rPr>
          <w:noProof/>
        </w:rPr>
        <w:t>treated as a word</w:t>
      </w:r>
      <w:r>
        <w:rPr>
          <w:noProof/>
        </w:rPr>
        <w:t xml:space="preserve">: </w:t>
      </w:r>
      <w:r w:rsidRPr="002F245E">
        <w:rPr>
          <w:strike/>
          <w:noProof/>
        </w:rPr>
        <w:t>CamelUMLCase</w:t>
      </w:r>
      <w:r w:rsidR="007B7926">
        <w:rPr>
          <w:noProof/>
        </w:rPr>
        <w:t xml:space="preserve"> </w:t>
      </w:r>
      <w:r w:rsidR="007B7926">
        <w:rPr>
          <w:noProof/>
        </w:rPr>
        <w:sym w:font="Wingdings" w:char="F0E0"/>
      </w:r>
      <w:r w:rsidR="007B7926">
        <w:rPr>
          <w:noProof/>
        </w:rPr>
        <w:t xml:space="preserve"> CamelUmlCase</w:t>
      </w:r>
    </w:p>
    <w:p w14:paraId="226F797A" w14:textId="654B800F" w:rsidR="00284A92" w:rsidRDefault="00284A92" w:rsidP="001371E5">
      <w:pPr>
        <w:pStyle w:val="Listenabsatz"/>
        <w:numPr>
          <w:ilvl w:val="0"/>
          <w:numId w:val="17"/>
        </w:numPr>
        <w:rPr>
          <w:noProof/>
        </w:rPr>
      </w:pPr>
      <w:bookmarkStart w:id="266" w:name="_Hlk139969840"/>
      <w:r w:rsidRPr="00AF4E4D">
        <w:rPr>
          <w:noProof/>
          <w:highlight w:val="yellow"/>
          <w:rPrChange w:id="267" w:author="Bernd Zeuner [2]" w:date="2023-06-02T16:11:00Z">
            <w:rPr>
              <w:noProof/>
            </w:rPr>
          </w:rPrChange>
        </w:rPr>
        <w:t>No</w:t>
      </w:r>
      <w:r w:rsidR="00175167" w:rsidRPr="00AF4E4D">
        <w:rPr>
          <w:noProof/>
          <w:highlight w:val="yellow"/>
          <w:rPrChange w:id="268" w:author="Bernd Zeuner [2]" w:date="2023-06-02T16:11:00Z">
            <w:rPr>
              <w:noProof/>
            </w:rPr>
          </w:rPrChange>
        </w:rPr>
        <w:t xml:space="preserve"> more than</w:t>
      </w:r>
      <w:r w:rsidRPr="00AF4E4D">
        <w:rPr>
          <w:noProof/>
          <w:highlight w:val="yellow"/>
          <w:rPrChange w:id="269" w:author="Bernd Zeuner [2]" w:date="2023-06-02T16:11:00Z">
            <w:rPr>
              <w:noProof/>
            </w:rPr>
          </w:rPrChange>
        </w:rPr>
        <w:t xml:space="preserve"> two</w:t>
      </w:r>
      <w:r>
        <w:rPr>
          <w:noProof/>
        </w:rPr>
        <w:t xml:space="preserve"> </w:t>
      </w:r>
      <w:r w:rsidR="00AC191F">
        <w:rPr>
          <w:noProof/>
        </w:rPr>
        <w:t>capitalized</w:t>
      </w:r>
      <w:r>
        <w:rPr>
          <w:noProof/>
        </w:rPr>
        <w:t xml:space="preserve"> letters </w:t>
      </w:r>
      <w:bookmarkEnd w:id="266"/>
      <w:r>
        <w:rPr>
          <w:noProof/>
        </w:rPr>
        <w:t xml:space="preserve">shall </w:t>
      </w:r>
      <w:r w:rsidR="009229B0">
        <w:rPr>
          <w:noProof/>
        </w:rPr>
        <w:t>directly follow</w:t>
      </w:r>
      <w:r>
        <w:rPr>
          <w:noProof/>
        </w:rPr>
        <w:t xml:space="preserve"> each other: </w:t>
      </w:r>
      <w:r w:rsidRPr="002F245E">
        <w:rPr>
          <w:strike/>
          <w:noProof/>
        </w:rPr>
        <w:t>CamelCA</w:t>
      </w:r>
      <w:r w:rsidR="00175167" w:rsidRPr="002F245E">
        <w:rPr>
          <w:strike/>
          <w:noProof/>
        </w:rPr>
        <w:t>SE</w:t>
      </w:r>
      <w:r w:rsidR="007B7926">
        <w:rPr>
          <w:noProof/>
        </w:rPr>
        <w:t xml:space="preserve"> </w:t>
      </w:r>
      <w:r w:rsidR="007B7926">
        <w:rPr>
          <w:noProof/>
        </w:rPr>
        <w:sym w:font="Wingdings" w:char="F0E0"/>
      </w:r>
      <w:r w:rsidR="007B7926">
        <w:rPr>
          <w:noProof/>
        </w:rPr>
        <w:t xml:space="preserve"> CamelCase</w:t>
      </w:r>
    </w:p>
    <w:p w14:paraId="29941284" w14:textId="4AE344AF" w:rsidR="00284A92" w:rsidRDefault="00175167" w:rsidP="001371E5">
      <w:pPr>
        <w:pStyle w:val="Listenabsatz"/>
        <w:numPr>
          <w:ilvl w:val="0"/>
          <w:numId w:val="17"/>
        </w:numPr>
        <w:rPr>
          <w:noProof/>
        </w:rPr>
      </w:pPr>
      <w:r>
        <w:rPr>
          <w:noProof/>
        </w:rPr>
        <w:t xml:space="preserve">The name must not start with a </w:t>
      </w:r>
      <w:r w:rsidR="00284A92">
        <w:rPr>
          <w:noProof/>
        </w:rPr>
        <w:t>number</w:t>
      </w:r>
      <w:r>
        <w:rPr>
          <w:noProof/>
        </w:rPr>
        <w:t>:</w:t>
      </w:r>
      <w:r w:rsidR="00284A92">
        <w:rPr>
          <w:noProof/>
        </w:rPr>
        <w:t xml:space="preserve"> </w:t>
      </w:r>
      <w:r w:rsidRPr="002F245E">
        <w:rPr>
          <w:strike/>
          <w:noProof/>
        </w:rPr>
        <w:t>2</w:t>
      </w:r>
      <w:r w:rsidR="00284A92" w:rsidRPr="002F245E">
        <w:rPr>
          <w:strike/>
          <w:noProof/>
        </w:rPr>
        <w:t>CamelCase</w:t>
      </w:r>
      <w:r w:rsidR="007B7926">
        <w:rPr>
          <w:noProof/>
        </w:rPr>
        <w:t xml:space="preserve"> </w:t>
      </w:r>
      <w:r w:rsidR="007B7926">
        <w:rPr>
          <w:noProof/>
        </w:rPr>
        <w:sym w:font="Wingdings" w:char="F0E0"/>
      </w:r>
      <w:r w:rsidR="007B7926">
        <w:rPr>
          <w:noProof/>
        </w:rPr>
        <w:t xml:space="preserve"> CamelCase</w:t>
      </w:r>
    </w:p>
    <w:p w14:paraId="30971996" w14:textId="0380120B" w:rsidR="00284A92" w:rsidRDefault="00AC191F" w:rsidP="001371E5">
      <w:pPr>
        <w:pStyle w:val="Listenabsatz"/>
        <w:numPr>
          <w:ilvl w:val="0"/>
          <w:numId w:val="17"/>
        </w:numPr>
        <w:rPr>
          <w:noProof/>
        </w:rPr>
      </w:pPr>
      <w:r>
        <w:rPr>
          <w:noProof/>
        </w:rPr>
        <w:t xml:space="preserve">The name must not contain special characters like </w:t>
      </w:r>
      <w:r w:rsidR="00D93AC1">
        <w:rPr>
          <w:noProof/>
        </w:rPr>
        <w:t xml:space="preserve">e.g., </w:t>
      </w:r>
      <w:r w:rsidR="00284A92">
        <w:rPr>
          <w:noProof/>
        </w:rPr>
        <w:t>dot</w:t>
      </w:r>
      <w:r>
        <w:rPr>
          <w:noProof/>
        </w:rPr>
        <w:t>s</w:t>
      </w:r>
      <w:r w:rsidR="00284A92">
        <w:rPr>
          <w:noProof/>
        </w:rPr>
        <w:t>(.), under_score</w:t>
      </w:r>
      <w:r>
        <w:rPr>
          <w:noProof/>
        </w:rPr>
        <w:t>s</w:t>
      </w:r>
      <w:r w:rsidR="00284A92">
        <w:rPr>
          <w:noProof/>
        </w:rPr>
        <w:t xml:space="preserve"> or dash</w:t>
      </w:r>
      <w:r>
        <w:rPr>
          <w:noProof/>
        </w:rPr>
        <w:t>es</w:t>
      </w:r>
      <w:r w:rsidR="00284A92">
        <w:rPr>
          <w:noProof/>
        </w:rPr>
        <w:t xml:space="preserve"> (-): </w:t>
      </w:r>
      <w:r w:rsidR="00284A92" w:rsidRPr="002F245E">
        <w:rPr>
          <w:strike/>
          <w:noProof/>
        </w:rPr>
        <w:t>Camel_Case</w:t>
      </w:r>
      <w:r w:rsidR="00D93AC1" w:rsidRPr="002F245E">
        <w:rPr>
          <w:strike/>
          <w:noProof/>
        </w:rPr>
        <w:t>-Character.Dot</w:t>
      </w:r>
      <w:r w:rsidR="007B7926">
        <w:rPr>
          <w:noProof/>
        </w:rPr>
        <w:t xml:space="preserve"> </w:t>
      </w:r>
      <w:r w:rsidR="007B7926">
        <w:rPr>
          <w:noProof/>
        </w:rPr>
        <w:sym w:font="Wingdings" w:char="F0E0"/>
      </w:r>
      <w:r w:rsidR="007B7926">
        <w:rPr>
          <w:noProof/>
        </w:rPr>
        <w:t xml:space="preserve"> </w:t>
      </w:r>
      <w:r w:rsidR="007B7926" w:rsidRPr="007B7926">
        <w:rPr>
          <w:noProof/>
        </w:rPr>
        <w:t>CamelCaseCharacterDot</w:t>
      </w:r>
    </w:p>
    <w:p w14:paraId="1F785E54" w14:textId="3A42AE42" w:rsidR="00284A92" w:rsidRDefault="00D93AC1" w:rsidP="001371E5">
      <w:pPr>
        <w:pStyle w:val="Listenabsatz"/>
        <w:numPr>
          <w:ilvl w:val="0"/>
          <w:numId w:val="17"/>
        </w:numPr>
        <w:rPr>
          <w:noProof/>
        </w:rPr>
      </w:pPr>
      <w:r>
        <w:rPr>
          <w:noProof/>
        </w:rPr>
        <w:t xml:space="preserve">The name must not contain </w:t>
      </w:r>
      <w:r w:rsidR="00284A92">
        <w:rPr>
          <w:noProof/>
        </w:rPr>
        <w:t xml:space="preserve">foreign letters like </w:t>
      </w:r>
      <w:r>
        <w:rPr>
          <w:noProof/>
        </w:rPr>
        <w:t xml:space="preserve">e.g., </w:t>
      </w:r>
      <w:r w:rsidR="00284A92">
        <w:rPr>
          <w:noProof/>
        </w:rPr>
        <w:t>ä</w:t>
      </w:r>
      <w:r>
        <w:rPr>
          <w:noProof/>
        </w:rPr>
        <w:t xml:space="preserve"> </w:t>
      </w:r>
      <w:r w:rsidR="00284A92">
        <w:rPr>
          <w:noProof/>
        </w:rPr>
        <w:t>ö</w:t>
      </w:r>
      <w:r>
        <w:rPr>
          <w:noProof/>
        </w:rPr>
        <w:t xml:space="preserve"> </w:t>
      </w:r>
      <w:r w:rsidR="00284A92">
        <w:rPr>
          <w:noProof/>
        </w:rPr>
        <w:t>ü</w:t>
      </w:r>
      <w:r>
        <w:rPr>
          <w:noProof/>
        </w:rPr>
        <w:t xml:space="preserve"> </w:t>
      </w:r>
      <w:r w:rsidR="00284A92">
        <w:rPr>
          <w:noProof/>
        </w:rPr>
        <w:t>ß or accentuated like á</w:t>
      </w:r>
      <w:r>
        <w:rPr>
          <w:noProof/>
        </w:rPr>
        <w:t xml:space="preserve"> </w:t>
      </w:r>
      <w:r w:rsidR="00284A92">
        <w:rPr>
          <w:noProof/>
        </w:rPr>
        <w:t>é</w:t>
      </w:r>
      <w:r>
        <w:rPr>
          <w:noProof/>
        </w:rPr>
        <w:t xml:space="preserve"> </w:t>
      </w:r>
      <w:r w:rsidR="00284A92">
        <w:rPr>
          <w:noProof/>
        </w:rPr>
        <w:t>í</w:t>
      </w:r>
      <w:r w:rsidR="00AC191F">
        <w:rPr>
          <w:noProof/>
        </w:rPr>
        <w:t>:</w:t>
      </w:r>
      <w:r w:rsidR="00284A92">
        <w:rPr>
          <w:noProof/>
        </w:rPr>
        <w:t xml:space="preserve"> </w:t>
      </w:r>
      <w:r w:rsidR="00284A92" w:rsidRPr="002F245E">
        <w:rPr>
          <w:strike/>
          <w:noProof/>
        </w:rPr>
        <w:t>CämélCáße</w:t>
      </w:r>
      <w:r w:rsidR="007B7926">
        <w:rPr>
          <w:noProof/>
        </w:rPr>
        <w:t xml:space="preserve"> </w:t>
      </w:r>
      <w:r w:rsidR="007B7926">
        <w:rPr>
          <w:noProof/>
        </w:rPr>
        <w:sym w:font="Wingdings" w:char="F0E0"/>
      </w:r>
      <w:r w:rsidR="007B7926">
        <w:rPr>
          <w:noProof/>
        </w:rPr>
        <w:t xml:space="preserve"> CamelCase</w:t>
      </w:r>
    </w:p>
    <w:p w14:paraId="7DD79573" w14:textId="612DE700" w:rsidR="00C60656" w:rsidRDefault="00C60656" w:rsidP="00C60656">
      <w:pPr>
        <w:pStyle w:val="berschrift2"/>
      </w:pPr>
      <w:bookmarkStart w:id="270" w:name="_Toc79148961"/>
      <w:bookmarkEnd w:id="265"/>
      <w:r>
        <w:t>General Information</w:t>
      </w:r>
      <w:r w:rsidRPr="00C60656">
        <w:t xml:space="preserve"> </w:t>
      </w:r>
      <w:r>
        <w:t>on the UML Model</w:t>
      </w:r>
      <w:bookmarkEnd w:id="192"/>
      <w:bookmarkEnd w:id="193"/>
      <w:bookmarkEnd w:id="270"/>
    </w:p>
    <w:p w14:paraId="3463C3FB" w14:textId="5F81578A" w:rsidR="00C60656" w:rsidRDefault="00C60656" w:rsidP="00C60656">
      <w:r>
        <w:t>The following general information on the model</w:t>
      </w:r>
      <w:r w:rsidR="00DB1DE1">
        <w:t xml:space="preserve"> shall be set/defined</w:t>
      </w:r>
      <w:r>
        <w:t>:</w:t>
      </w:r>
    </w:p>
    <w:p w14:paraId="07D5D20D" w14:textId="7E3E22C0" w:rsidR="002E36FC" w:rsidRDefault="002E36FC" w:rsidP="001371E5">
      <w:pPr>
        <w:pStyle w:val="Listenabsatz"/>
        <w:numPr>
          <w:ilvl w:val="0"/>
          <w:numId w:val="14"/>
        </w:numPr>
      </w:pPr>
      <w:r>
        <w:t>Namespace</w:t>
      </w:r>
      <w:r>
        <w:br/>
        <w:t>A unique and persistent namespace for the identifiers in the model.</w:t>
      </w:r>
    </w:p>
    <w:p w14:paraId="30E7EE7A" w14:textId="132988F6" w:rsidR="002E36FC" w:rsidRDefault="002E36FC" w:rsidP="001371E5">
      <w:pPr>
        <w:pStyle w:val="Listenabsatz"/>
        <w:numPr>
          <w:ilvl w:val="0"/>
          <w:numId w:val="14"/>
        </w:numPr>
      </w:pPr>
      <w:r>
        <w:t>Organization</w:t>
      </w:r>
      <w:r>
        <w:br/>
        <w:t>A human friendly written name of the SDO/OpenSource Project defining the model.</w:t>
      </w:r>
    </w:p>
    <w:p w14:paraId="4CB4892C" w14:textId="1CC01649" w:rsidR="002E36FC" w:rsidRDefault="002E36FC" w:rsidP="001371E5">
      <w:pPr>
        <w:pStyle w:val="Listenabsatz"/>
        <w:numPr>
          <w:ilvl w:val="0"/>
          <w:numId w:val="14"/>
        </w:numPr>
      </w:pPr>
      <w:r>
        <w:t>Contact</w:t>
      </w:r>
      <w:r>
        <w:br/>
        <w:t>Detailed information on the project and editor which have developed the model.</w:t>
      </w:r>
    </w:p>
    <w:p w14:paraId="44FF486E" w14:textId="686B9D1D" w:rsidR="002E36FC" w:rsidRDefault="002E36FC" w:rsidP="001371E5">
      <w:pPr>
        <w:pStyle w:val="Listenabsatz"/>
        <w:numPr>
          <w:ilvl w:val="1"/>
          <w:numId w:val="14"/>
        </w:numPr>
      </w:pPr>
      <w:r>
        <w:lastRenderedPageBreak/>
        <w:t>Project web site</w:t>
      </w:r>
      <w:r>
        <w:br/>
        <w:t>The URL of the project web site.</w:t>
      </w:r>
    </w:p>
    <w:p w14:paraId="108A8FF0" w14:textId="6959AEB6" w:rsidR="002E36FC" w:rsidRDefault="002E36FC" w:rsidP="001371E5">
      <w:pPr>
        <w:pStyle w:val="Listenabsatz"/>
        <w:numPr>
          <w:ilvl w:val="1"/>
          <w:numId w:val="14"/>
        </w:numPr>
      </w:pPr>
      <w:r>
        <w:t>Project email address</w:t>
      </w:r>
      <w:r>
        <w:br/>
        <w:t>The e-mail address of the project.</w:t>
      </w:r>
    </w:p>
    <w:p w14:paraId="2EC093D9" w14:textId="05771E93" w:rsidR="002E36FC" w:rsidRDefault="002E36FC" w:rsidP="001371E5">
      <w:pPr>
        <w:pStyle w:val="Listenabsatz"/>
        <w:numPr>
          <w:ilvl w:val="1"/>
          <w:numId w:val="14"/>
        </w:numPr>
      </w:pPr>
      <w:r>
        <w:t>Editor name</w:t>
      </w:r>
      <w:r>
        <w:br/>
        <w:t>The name of the model editor</w:t>
      </w:r>
      <w:r w:rsidR="00507584">
        <w:t xml:space="preserve"> (optional)</w:t>
      </w:r>
      <w:r>
        <w:t>. It is recommended that editor name be a persistent role name instead or a personal name because of the possibility of the person’s role change.</w:t>
      </w:r>
    </w:p>
    <w:p w14:paraId="2CF4C55F" w14:textId="12F898AA" w:rsidR="002E36FC" w:rsidRDefault="002E36FC" w:rsidP="001371E5">
      <w:pPr>
        <w:pStyle w:val="Listenabsatz"/>
        <w:numPr>
          <w:ilvl w:val="1"/>
          <w:numId w:val="14"/>
        </w:numPr>
      </w:pPr>
      <w:r>
        <w:t>Editor email address</w:t>
      </w:r>
      <w:r>
        <w:br/>
        <w:t>The e-mail address of the model editor</w:t>
      </w:r>
      <w:r w:rsidR="00507584">
        <w:t xml:space="preserve"> (optional)</w:t>
      </w:r>
      <w:r>
        <w:t>. It is recommended that editor email address be a persistent address instead of a personal email address because of the possibility of the person’s role change.</w:t>
      </w:r>
    </w:p>
    <w:p w14:paraId="4544A9AC" w14:textId="5ECF8E58" w:rsidR="002E36FC" w:rsidRDefault="00CC1957" w:rsidP="001371E5">
      <w:pPr>
        <w:pStyle w:val="Listenabsatz"/>
        <w:numPr>
          <w:ilvl w:val="0"/>
          <w:numId w:val="14"/>
        </w:numPr>
      </w:pPr>
      <w:r>
        <w:t>D</w:t>
      </w:r>
      <w:r w:rsidR="002E36FC">
        <w:t>escription</w:t>
      </w:r>
      <w:r>
        <w:br/>
        <w:t>A</w:t>
      </w:r>
      <w:r w:rsidR="00507584">
        <w:t xml:space="preserve"> </w:t>
      </w:r>
      <w:r w:rsidR="002E36FC">
        <w:t>brief description of the model content; 1 line</w:t>
      </w:r>
      <w:r w:rsidR="00507584" w:rsidRPr="00507584">
        <w:t xml:space="preserve"> </w:t>
      </w:r>
      <w:r w:rsidR="00507584">
        <w:t>(optional)</w:t>
      </w:r>
      <w:r w:rsidR="002E36FC">
        <w:t>.</w:t>
      </w:r>
    </w:p>
    <w:p w14:paraId="762E155B" w14:textId="320E31FC" w:rsidR="002E36FC" w:rsidRDefault="00CC1957" w:rsidP="001371E5">
      <w:pPr>
        <w:pStyle w:val="Listenabsatz"/>
        <w:numPr>
          <w:ilvl w:val="0"/>
          <w:numId w:val="14"/>
        </w:numPr>
      </w:pPr>
      <w:r>
        <w:t>C</w:t>
      </w:r>
      <w:r w:rsidR="002E36FC">
        <w:t>opyright</w:t>
      </w:r>
      <w:r>
        <w:br/>
        <w:t>T</w:t>
      </w:r>
      <w:r w:rsidR="002E36FC">
        <w:t>he copyright notice for the model.</w:t>
      </w:r>
    </w:p>
    <w:p w14:paraId="60F63726" w14:textId="74989617" w:rsidR="002E36FC" w:rsidRDefault="00CC1957" w:rsidP="001371E5">
      <w:pPr>
        <w:pStyle w:val="Listenabsatz"/>
        <w:numPr>
          <w:ilvl w:val="0"/>
          <w:numId w:val="14"/>
        </w:numPr>
      </w:pPr>
      <w:r>
        <w:t>L</w:t>
      </w:r>
      <w:r w:rsidR="002E36FC">
        <w:t>icense</w:t>
      </w:r>
      <w:r>
        <w:br/>
        <w:t>T</w:t>
      </w:r>
      <w:r w:rsidR="002E36FC">
        <w:t>he license statement for the model.</w:t>
      </w:r>
    </w:p>
    <w:p w14:paraId="60AE86A4" w14:textId="37AF360D" w:rsidR="002E36FC" w:rsidRDefault="00CC1957" w:rsidP="001371E5">
      <w:pPr>
        <w:pStyle w:val="Listenabsatz"/>
        <w:numPr>
          <w:ilvl w:val="0"/>
          <w:numId w:val="14"/>
        </w:numPr>
      </w:pPr>
      <w:r>
        <w:t>R</w:t>
      </w:r>
      <w:r w:rsidR="002E36FC">
        <w:t>evision</w:t>
      </w:r>
      <w:r>
        <w:br/>
        <w:t>D</w:t>
      </w:r>
      <w:r w:rsidR="002E36FC">
        <w:t xml:space="preserve">etailed information on this revision of the model. Each revision of the model </w:t>
      </w:r>
      <w:r>
        <w:t xml:space="preserve">should </w:t>
      </w:r>
      <w:r w:rsidR="002E36FC">
        <w:t>add an additional revision statement.</w:t>
      </w:r>
    </w:p>
    <w:p w14:paraId="2270399E" w14:textId="13D00D55" w:rsidR="002E36FC" w:rsidRDefault="00CC1957" w:rsidP="001371E5">
      <w:pPr>
        <w:pStyle w:val="Listenabsatz"/>
        <w:numPr>
          <w:ilvl w:val="1"/>
          <w:numId w:val="14"/>
        </w:numPr>
      </w:pPr>
      <w:r>
        <w:t>D</w:t>
      </w:r>
      <w:r w:rsidR="002E36FC">
        <w:t>ate</w:t>
      </w:r>
      <w:r>
        <w:br/>
        <w:t>T</w:t>
      </w:r>
      <w:r w:rsidR="002E36FC">
        <w:t>he date of the revision</w:t>
      </w:r>
      <w:r>
        <w:t>.</w:t>
      </w:r>
    </w:p>
    <w:p w14:paraId="465F156D" w14:textId="24CF794E" w:rsidR="002E36FC" w:rsidRDefault="00CC1957" w:rsidP="001371E5">
      <w:pPr>
        <w:pStyle w:val="Listenabsatz"/>
        <w:numPr>
          <w:ilvl w:val="1"/>
          <w:numId w:val="14"/>
        </w:numPr>
      </w:pPr>
      <w:r>
        <w:t>V</w:t>
      </w:r>
      <w:r w:rsidR="002E36FC">
        <w:t>ersion</w:t>
      </w:r>
      <w:r>
        <w:br/>
        <w:t>T</w:t>
      </w:r>
      <w:r w:rsidR="002E36FC">
        <w:t>he project and the version of the revision.</w:t>
      </w:r>
    </w:p>
    <w:p w14:paraId="48C5C4D3" w14:textId="4E32F77E" w:rsidR="002E36FC" w:rsidRDefault="00CC1957" w:rsidP="001371E5">
      <w:pPr>
        <w:pStyle w:val="Listenabsatz"/>
        <w:numPr>
          <w:ilvl w:val="1"/>
          <w:numId w:val="14"/>
        </w:numPr>
      </w:pPr>
      <w:r>
        <w:t>D</w:t>
      </w:r>
      <w:r w:rsidR="002E36FC">
        <w:t>escription</w:t>
      </w:r>
      <w:r>
        <w:br/>
        <w:t>A</w:t>
      </w:r>
      <w:r w:rsidR="002E36FC">
        <w:t>n additional specific description of the revision</w:t>
      </w:r>
      <w:r w:rsidR="00507584" w:rsidRPr="00507584">
        <w:t xml:space="preserve"> </w:t>
      </w:r>
      <w:r w:rsidR="00507584">
        <w:t>(optional)</w:t>
      </w:r>
      <w:r w:rsidR="002E36FC">
        <w:t>.</w:t>
      </w:r>
    </w:p>
    <w:p w14:paraId="661C9E67" w14:textId="07BEA332" w:rsidR="002E36FC" w:rsidRDefault="00CC1957" w:rsidP="001371E5">
      <w:pPr>
        <w:pStyle w:val="Listenabsatz"/>
        <w:numPr>
          <w:ilvl w:val="1"/>
          <w:numId w:val="14"/>
        </w:numPr>
      </w:pPr>
      <w:r>
        <w:t>C</w:t>
      </w:r>
      <w:r w:rsidR="002E36FC">
        <w:t>hange</w:t>
      </w:r>
      <w:r>
        <w:t xml:space="preserve"> l</w:t>
      </w:r>
      <w:r w:rsidR="002E36FC">
        <w:t>og</w:t>
      </w:r>
      <w:r>
        <w:t xml:space="preserve"> pointer</w:t>
      </w:r>
      <w:r>
        <w:br/>
        <w:t>A</w:t>
      </w:r>
      <w:r w:rsidR="002E36FC">
        <w:t xml:space="preserve"> link to a github UML change log</w:t>
      </w:r>
      <w:r w:rsidR="00507584">
        <w:t xml:space="preserve"> (optional)</w:t>
      </w:r>
      <w:r w:rsidR="002E36FC">
        <w:t>.</w:t>
      </w:r>
    </w:p>
    <w:p w14:paraId="72F5C7C1" w14:textId="4E517540" w:rsidR="002E36FC" w:rsidRDefault="00CC1957" w:rsidP="001371E5">
      <w:pPr>
        <w:pStyle w:val="Listenabsatz"/>
        <w:numPr>
          <w:ilvl w:val="1"/>
          <w:numId w:val="14"/>
        </w:numPr>
      </w:pPr>
      <w:r>
        <w:t>A</w:t>
      </w:r>
      <w:r w:rsidR="002E36FC">
        <w:t>dditional</w:t>
      </w:r>
      <w:r>
        <w:t xml:space="preserve"> c</w:t>
      </w:r>
      <w:r w:rsidR="002E36FC">
        <w:t>hanges</w:t>
      </w:r>
      <w:r>
        <w:br/>
        <w:t>A</w:t>
      </w:r>
      <w:r w:rsidR="002E36FC">
        <w:t xml:space="preserve"> list of additional manual changes</w:t>
      </w:r>
      <w:r w:rsidR="00507584">
        <w:t xml:space="preserve"> (optional)</w:t>
      </w:r>
      <w:r w:rsidR="002E36FC">
        <w:t>.</w:t>
      </w:r>
    </w:p>
    <w:p w14:paraId="7A36247C" w14:textId="56305B64" w:rsidR="00C60656" w:rsidRDefault="00CC1957" w:rsidP="001371E5">
      <w:pPr>
        <w:pStyle w:val="Listenabsatz"/>
        <w:numPr>
          <w:ilvl w:val="1"/>
          <w:numId w:val="14"/>
        </w:numPr>
      </w:pPr>
      <w:r>
        <w:t>R</w:t>
      </w:r>
      <w:r w:rsidR="002E36FC">
        <w:t>eference</w:t>
      </w:r>
      <w:r>
        <w:br/>
        <w:t>A</w:t>
      </w:r>
      <w:r w:rsidR="002E36FC">
        <w:t xml:space="preserve"> list of referenced documents in the revision</w:t>
      </w:r>
      <w:r w:rsidR="00507584">
        <w:t xml:space="preserve"> (optional)</w:t>
      </w:r>
      <w:r w:rsidR="002E36FC">
        <w:t>.</w:t>
      </w:r>
    </w:p>
    <w:p w14:paraId="053C0EEB" w14:textId="77777777" w:rsidR="00C60656" w:rsidRPr="00C60656" w:rsidRDefault="00C60656" w:rsidP="00C60656"/>
    <w:p w14:paraId="4DAAE7C3" w14:textId="77777777" w:rsidR="009831CB" w:rsidRDefault="009831CB" w:rsidP="00CA746A">
      <w:pPr>
        <w:pStyle w:val="berschrift1"/>
      </w:pPr>
      <w:bookmarkStart w:id="271" w:name="_Ref511657867"/>
      <w:bookmarkStart w:id="272" w:name="_Toc516068482"/>
      <w:bookmarkStart w:id="273" w:name="_Toc79148962"/>
      <w:r>
        <w:t>UML Artifact Descriptions</w:t>
      </w:r>
      <w:bookmarkEnd w:id="194"/>
      <w:bookmarkEnd w:id="195"/>
      <w:bookmarkEnd w:id="196"/>
      <w:bookmarkEnd w:id="271"/>
      <w:bookmarkEnd w:id="272"/>
      <w:bookmarkEnd w:id="273"/>
    </w:p>
    <w:p w14:paraId="3089F943" w14:textId="77777777" w:rsidR="00324D29" w:rsidRDefault="00A60AE6">
      <w:pPr>
        <w:pStyle w:val="berschrift2"/>
      </w:pPr>
      <w:bookmarkStart w:id="274" w:name="_Toc516068483"/>
      <w:bookmarkStart w:id="275" w:name="_Toc79148963"/>
      <w:bookmarkStart w:id="276" w:name="_Toc397428403"/>
      <w:bookmarkStart w:id="277" w:name="_Toc410656413"/>
      <w:r w:rsidRPr="008A57F0">
        <w:t>Structural/behavioral features</w:t>
      </w:r>
      <w:bookmarkEnd w:id="274"/>
      <w:bookmarkEnd w:id="275"/>
    </w:p>
    <w:p w14:paraId="382C4C84" w14:textId="74E3E489" w:rsidR="003A4E9F" w:rsidRDefault="003A4E9F" w:rsidP="003A4E9F">
      <w:r>
        <w:t xml:space="preserve">The UML 2.5 specification </w:t>
      </w:r>
      <w:r w:rsidR="00ED61A2">
        <w:fldChar w:fldCharType="begin"/>
      </w:r>
      <w:r>
        <w:instrText xml:space="preserve"> REF _Ref459304942 \r \h </w:instrText>
      </w:r>
      <w:r w:rsidR="00ED61A2">
        <w:fldChar w:fldCharType="separate"/>
      </w:r>
      <w:r w:rsidR="0087349C">
        <w:t>[3]</w:t>
      </w:r>
      <w:r w:rsidR="00ED61A2">
        <w:fldChar w:fldCharType="end"/>
      </w:r>
      <w:r w:rsidR="008A57F0">
        <w:t xml:space="preserve"> </w:t>
      </w:r>
      <w:r w:rsidR="00AC4D65">
        <w:t>distinguishes between s</w:t>
      </w:r>
      <w:r w:rsidR="00AC4D65" w:rsidRPr="00AC4D65">
        <w:t>tructural</w:t>
      </w:r>
      <w:r w:rsidR="00AC4D65">
        <w:t xml:space="preserve"> and </w:t>
      </w:r>
      <w:r w:rsidR="00AC4D65" w:rsidRPr="00AC4D65">
        <w:t>behavioral features</w:t>
      </w:r>
      <w:r w:rsidR="00AC4D65">
        <w:t xml:space="preserve">. The structural modeling is using </w:t>
      </w:r>
      <w:r w:rsidR="00E173EE">
        <w:t>Attributes (</w:t>
      </w:r>
      <w:r w:rsidR="00AC4D65">
        <w:t>Properties</w:t>
      </w:r>
      <w:r w:rsidR="00E173EE">
        <w:t>)</w:t>
      </w:r>
      <w:r w:rsidR="00AC4D65">
        <w:t xml:space="preserve"> contained in Classes and the behavioral modeling is using Operations contained in Interfaces.</w:t>
      </w:r>
    </w:p>
    <w:p w14:paraId="1680413E" w14:textId="77777777" w:rsidR="003A4E9F" w:rsidRDefault="003B58AA" w:rsidP="003A4E9F">
      <w:pPr>
        <w:jc w:val="center"/>
      </w:pPr>
      <w:r>
        <w:rPr>
          <w:noProof/>
          <w:lang w:val="de-DE" w:eastAsia="de-DE"/>
        </w:rPr>
        <w:lastRenderedPageBreak/>
        <w:drawing>
          <wp:inline distT="0" distB="0" distL="0" distR="0" wp14:anchorId="17FFF197" wp14:editId="50E3D9C3">
            <wp:extent cx="2276475" cy="2295525"/>
            <wp:effectExtent l="19050" t="0" r="9525"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2276475" cy="2295525"/>
                    </a:xfrm>
                    <a:prstGeom prst="rect">
                      <a:avLst/>
                    </a:prstGeom>
                    <a:noFill/>
                    <a:ln w="9525">
                      <a:noFill/>
                      <a:miter lim="800000"/>
                      <a:headEnd/>
                      <a:tailEnd/>
                    </a:ln>
                  </pic:spPr>
                </pic:pic>
              </a:graphicData>
            </a:graphic>
          </wp:inline>
        </w:drawing>
      </w:r>
    </w:p>
    <w:p w14:paraId="5153A078" w14:textId="54E41D51" w:rsidR="00AC4D65" w:rsidRDefault="00AC4D65" w:rsidP="00AC4D65">
      <w:pPr>
        <w:pStyle w:val="FigureCaption"/>
      </w:pPr>
      <w:bookmarkStart w:id="278" w:name="_Toc516068635"/>
      <w:bookmarkStart w:id="279" w:name="_Toc79149039"/>
      <w:r>
        <w:t xml:space="preserve">Figure </w:t>
      </w:r>
      <w:r w:rsidR="00ED61A2">
        <w:fldChar w:fldCharType="begin"/>
      </w:r>
      <w:r>
        <w:instrText xml:space="preserve"> STYLEREF 1 \s </w:instrText>
      </w:r>
      <w:r w:rsidR="00ED61A2">
        <w:fldChar w:fldCharType="separate"/>
      </w:r>
      <w:r w:rsidR="0087349C">
        <w:rPr>
          <w:noProof/>
        </w:rPr>
        <w:t>5</w:t>
      </w:r>
      <w:r w:rsidR="00ED61A2">
        <w:fldChar w:fldCharType="end"/>
      </w:r>
      <w:r>
        <w:t>.</w:t>
      </w:r>
      <w:r w:rsidR="00ED61A2">
        <w:fldChar w:fldCharType="begin"/>
      </w:r>
      <w:r>
        <w:instrText xml:space="preserve"> SEQ Figure \* ARABIC \s 1 </w:instrText>
      </w:r>
      <w:r w:rsidR="00ED61A2">
        <w:fldChar w:fldCharType="separate"/>
      </w:r>
      <w:r w:rsidR="0087349C">
        <w:rPr>
          <w:noProof/>
        </w:rPr>
        <w:t>1</w:t>
      </w:r>
      <w:r w:rsidR="00ED61A2">
        <w:fldChar w:fldCharType="end"/>
      </w:r>
      <w:r>
        <w:t xml:space="preserve">: </w:t>
      </w:r>
      <w:r w:rsidRPr="00AC4D65">
        <w:t>Structural/</w:t>
      </w:r>
      <w:r>
        <w:t>B</w:t>
      </w:r>
      <w:r w:rsidRPr="00AC4D65">
        <w:t xml:space="preserve">ehavioral </w:t>
      </w:r>
      <w:r>
        <w:t>F</w:t>
      </w:r>
      <w:r w:rsidRPr="00AC4D65">
        <w:t xml:space="preserve">eatures </w:t>
      </w:r>
      <w:r>
        <w:t>in UML 2.5 Metamodel</w:t>
      </w:r>
      <w:bookmarkEnd w:id="278"/>
      <w:bookmarkEnd w:id="279"/>
    </w:p>
    <w:p w14:paraId="103FF73C" w14:textId="77777777" w:rsidR="003A4E9F" w:rsidRDefault="00E173EE" w:rsidP="003A4E9F">
      <w:r w:rsidRPr="00E173EE">
        <w:t xml:space="preserve">The decoupling of attributes and operations allows </w:t>
      </w:r>
      <w:r>
        <w:t>a</w:t>
      </w:r>
      <w:r w:rsidRPr="00E173EE">
        <w:t xml:space="preserve"> model designer to provide individual operations (specific parameter lists) for different views/managers.</w:t>
      </w:r>
    </w:p>
    <w:p w14:paraId="00FC71E5" w14:textId="77777777" w:rsidR="00E173EE" w:rsidRPr="00D2184C" w:rsidRDefault="00E173EE" w:rsidP="003A4E9F"/>
    <w:p w14:paraId="6FAA2166" w14:textId="77777777" w:rsidR="006B6591" w:rsidRDefault="006B6591" w:rsidP="006B6591">
      <w:pPr>
        <w:pStyle w:val="berschrift2"/>
      </w:pPr>
      <w:bookmarkStart w:id="280" w:name="_Ref459291896"/>
      <w:bookmarkStart w:id="281" w:name="_Toc516068484"/>
      <w:bookmarkStart w:id="282" w:name="_Toc79148964"/>
      <w:r>
        <w:t>Classes</w:t>
      </w:r>
      <w:bookmarkEnd w:id="280"/>
      <w:bookmarkEnd w:id="281"/>
      <w:bookmarkEnd w:id="282"/>
    </w:p>
    <w:p w14:paraId="6CD043A2" w14:textId="77777777" w:rsidR="00324D29" w:rsidRDefault="00152F54">
      <w:pPr>
        <w:pStyle w:val="berschrift3"/>
      </w:pPr>
      <w:bookmarkStart w:id="283" w:name="_Toc516068485"/>
      <w:bookmarkStart w:id="284" w:name="_Toc79148965"/>
      <w:r>
        <w:t>Description</w:t>
      </w:r>
      <w:bookmarkEnd w:id="283"/>
      <w:bookmarkEnd w:id="284"/>
    </w:p>
    <w:p w14:paraId="0CBF93B8" w14:textId="77777777" w:rsidR="006B6591" w:rsidRDefault="00A60AE6" w:rsidP="006B6591">
      <w:r>
        <w:t>C</w:t>
      </w:r>
      <w:r w:rsidRPr="00CF61D4">
        <w:t xml:space="preserve">lasses are used </w:t>
      </w:r>
      <w:r w:rsidR="006B6591" w:rsidRPr="00CF61D4">
        <w:t xml:space="preserve">to convey a </w:t>
      </w:r>
      <w:r w:rsidR="00913C99">
        <w:t xml:space="preserve">structural (often called </w:t>
      </w:r>
      <w:r w:rsidR="006B6591" w:rsidRPr="00CF61D4">
        <w:t>static</w:t>
      </w:r>
      <w:r w:rsidR="00913C99">
        <w:t>)</w:t>
      </w:r>
      <w:r w:rsidR="006B6591">
        <w:rPr>
          <w:rStyle w:val="Funotenzeichen"/>
        </w:rPr>
        <w:footnoteReference w:id="1"/>
      </w:r>
      <w:r w:rsidR="006B6591" w:rsidRPr="00CF61D4">
        <w:t xml:space="preserve"> representation of an entity, including properties and attributes; i.e., data model, the </w:t>
      </w:r>
      <w:r w:rsidR="003A4E9F">
        <w:t xml:space="preserve">structural </w:t>
      </w:r>
      <w:r w:rsidR="006B6591" w:rsidRPr="00CF61D4">
        <w:t>part of the model.</w:t>
      </w:r>
    </w:p>
    <w:p w14:paraId="2C92A2AE" w14:textId="77777777" w:rsidR="006B6591" w:rsidRDefault="006B6591" w:rsidP="006B6591">
      <w:pPr>
        <w:pStyle w:val="berschrift3"/>
      </w:pPr>
      <w:bookmarkStart w:id="285" w:name="_Toc516068486"/>
      <w:bookmarkStart w:id="286" w:name="_Toc79148966"/>
      <w:r w:rsidRPr="000B3E73">
        <w:t>Class Notation</w:t>
      </w:r>
      <w:bookmarkEnd w:id="285"/>
      <w:bookmarkEnd w:id="286"/>
    </w:p>
    <w:p w14:paraId="1077C6D4" w14:textId="77777777" w:rsidR="006B6591" w:rsidRPr="00D2184C" w:rsidRDefault="006B6591" w:rsidP="006B6591"/>
    <w:bookmarkEnd w:id="145"/>
    <w:bookmarkEnd w:id="197"/>
    <w:bookmarkEnd w:id="276"/>
    <w:bookmarkEnd w:id="277"/>
    <w:p w14:paraId="5E136FC8" w14:textId="56BC9210" w:rsidR="00D2184C" w:rsidRDefault="003229D7" w:rsidP="009831CB">
      <w:pPr>
        <w:pStyle w:val="Beschriftung"/>
        <w:keepNext/>
      </w:pPr>
      <w:r>
        <w:rPr>
          <w:noProof/>
          <w:lang w:val="de-DE" w:eastAsia="de-DE"/>
        </w:rPr>
        <w:drawing>
          <wp:inline distT="0" distB="0" distL="0" distR="0" wp14:anchorId="5025F89D" wp14:editId="5BBF72A7">
            <wp:extent cx="1571625" cy="762000"/>
            <wp:effectExtent l="19050" t="0" r="9525" b="0"/>
            <wp:docPr id="21"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1571625" cy="762000"/>
                    </a:xfrm>
                    <a:prstGeom prst="rect">
                      <a:avLst/>
                    </a:prstGeom>
                    <a:noFill/>
                    <a:ln w="9525">
                      <a:noFill/>
                      <a:miter lim="800000"/>
                      <a:headEnd/>
                      <a:tailEnd/>
                    </a:ln>
                  </pic:spPr>
                </pic:pic>
              </a:graphicData>
            </a:graphic>
          </wp:inline>
        </w:drawing>
      </w:r>
      <w:ins w:id="287" w:author="Bernd Zeuner [2]" w:date="2022-11-04T15:09:00Z">
        <w:r w:rsidR="00D26AEB">
          <w:rPr>
            <w:noProof/>
          </w:rPr>
          <w:tab/>
        </w:r>
        <w:r w:rsidR="00D26AEB">
          <w:rPr>
            <w:noProof/>
          </w:rPr>
          <w:tab/>
        </w:r>
        <w:r w:rsidR="00D26AEB" w:rsidRPr="00D26AEB">
          <w:rPr>
            <w:noProof/>
          </w:rPr>
          <w:drawing>
            <wp:inline distT="0" distB="0" distL="0" distR="0" wp14:anchorId="1B3C4DDA" wp14:editId="73835618">
              <wp:extent cx="1838582" cy="1695687"/>
              <wp:effectExtent l="0" t="0" r="9525"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38582" cy="1695687"/>
                      </a:xfrm>
                      <a:prstGeom prst="rect">
                        <a:avLst/>
                      </a:prstGeom>
                    </pic:spPr>
                  </pic:pic>
                </a:graphicData>
              </a:graphic>
            </wp:inline>
          </w:drawing>
        </w:r>
      </w:ins>
    </w:p>
    <w:p w14:paraId="2AB43169" w14:textId="11AFA095" w:rsidR="006B6591" w:rsidRDefault="006B6591" w:rsidP="006B6591">
      <w:pPr>
        <w:pStyle w:val="FigureCaption"/>
      </w:pPr>
      <w:bookmarkStart w:id="288" w:name="_Ref459972734"/>
      <w:bookmarkStart w:id="289" w:name="_Toc516068636"/>
      <w:bookmarkStart w:id="290" w:name="_Toc79149040"/>
      <w:bookmarkStart w:id="291" w:name="_Ref394394807"/>
      <w:bookmarkStart w:id="292" w:name="_Toc409162983"/>
      <w:bookmarkStart w:id="293" w:name="_Toc410656415"/>
      <w:r>
        <w:t xml:space="preserve">Figure </w:t>
      </w:r>
      <w:r w:rsidR="00ED61A2">
        <w:fldChar w:fldCharType="begin"/>
      </w:r>
      <w:r>
        <w:instrText xml:space="preserve"> STYLEREF 1 \s </w:instrText>
      </w:r>
      <w:r w:rsidR="00ED61A2">
        <w:fldChar w:fldCharType="separate"/>
      </w:r>
      <w:r w:rsidR="0087349C">
        <w:rPr>
          <w:noProof/>
        </w:rPr>
        <w:t>5</w:t>
      </w:r>
      <w:r w:rsidR="00ED61A2">
        <w:fldChar w:fldCharType="end"/>
      </w:r>
      <w:r>
        <w:t>.</w:t>
      </w:r>
      <w:r w:rsidR="00ED61A2">
        <w:fldChar w:fldCharType="begin"/>
      </w:r>
      <w:r>
        <w:instrText xml:space="preserve"> SEQ Figure \* ARABIC \s 1 </w:instrText>
      </w:r>
      <w:r w:rsidR="00ED61A2">
        <w:fldChar w:fldCharType="separate"/>
      </w:r>
      <w:r w:rsidR="0087349C">
        <w:rPr>
          <w:noProof/>
        </w:rPr>
        <w:t>2</w:t>
      </w:r>
      <w:r w:rsidR="00ED61A2">
        <w:fldChar w:fldCharType="end"/>
      </w:r>
      <w:bookmarkEnd w:id="288"/>
      <w:r>
        <w:t xml:space="preserve">: </w:t>
      </w:r>
      <w:r w:rsidRPr="00D2184C">
        <w:t>Graphical Notation for Classes</w:t>
      </w:r>
      <w:bookmarkEnd w:id="289"/>
      <w:bookmarkEnd w:id="290"/>
    </w:p>
    <w:bookmarkEnd w:id="291"/>
    <w:bookmarkEnd w:id="292"/>
    <w:bookmarkEnd w:id="293"/>
    <w:p w14:paraId="5DD8563F" w14:textId="77C25913" w:rsidR="00DC2FF7" w:rsidRDefault="00DC2FF7" w:rsidP="00087CD2">
      <w:pPr>
        <w:rPr>
          <w:lang w:eastAsia="de-DE"/>
        </w:rPr>
      </w:pPr>
      <w:r>
        <w:rPr>
          <w:lang w:eastAsia="de-DE"/>
        </w:rPr>
        <w:t xml:space="preserve">As highlighted in </w:t>
      </w:r>
      <w:r w:rsidR="000611BB">
        <w:fldChar w:fldCharType="begin"/>
      </w:r>
      <w:r w:rsidR="000611BB">
        <w:instrText xml:space="preserve"> REF _Ref459972734 \h  \* MERGEFORMAT </w:instrText>
      </w:r>
      <w:r w:rsidR="000611BB">
        <w:fldChar w:fldCharType="separate"/>
      </w:r>
      <w:r w:rsidR="0087349C">
        <w:rPr>
          <w:lang w:eastAsia="de-DE"/>
        </w:rPr>
        <w:t>Figure 5.2</w:t>
      </w:r>
      <w:r w:rsidR="000611BB">
        <w:fldChar w:fldCharType="end"/>
      </w:r>
      <w:r w:rsidR="006B6591">
        <w:rPr>
          <w:lang w:eastAsia="de-DE"/>
        </w:rPr>
        <w:t>, a class</w:t>
      </w:r>
      <w:r>
        <w:rPr>
          <w:lang w:eastAsia="de-DE"/>
        </w:rPr>
        <w:t xml:space="preserve"> is represented </w:t>
      </w:r>
      <w:ins w:id="294" w:author="Bernd Zeuner [2]" w:date="2022-11-18T09:55:00Z">
        <w:r w:rsidR="006E5B82">
          <w:rPr>
            <w:lang w:eastAsia="de-DE"/>
          </w:rPr>
          <w:t>usu</w:t>
        </w:r>
      </w:ins>
      <w:ins w:id="295" w:author="Bernd Zeuner [2]" w:date="2022-11-18T09:56:00Z">
        <w:r w:rsidR="006E5B82">
          <w:rPr>
            <w:lang w:eastAsia="de-DE"/>
          </w:rPr>
          <w:t xml:space="preserve">ally </w:t>
        </w:r>
      </w:ins>
      <w:r>
        <w:rPr>
          <w:lang w:eastAsia="de-DE"/>
        </w:rPr>
        <w:t xml:space="preserve">with a name compartment and an attributes compartment. </w:t>
      </w:r>
      <w:r w:rsidR="001A30F0">
        <w:rPr>
          <w:lang w:eastAsia="de-DE"/>
        </w:rPr>
        <w:t>It is recommended that t</w:t>
      </w:r>
      <w:r w:rsidR="00545AA2">
        <w:rPr>
          <w:lang w:eastAsia="de-DE"/>
        </w:rPr>
        <w:t xml:space="preserve">he name compartment contains also the assigned lifecycle stereotypes. </w:t>
      </w:r>
      <w:ins w:id="296" w:author="Bernd Zeuner [2]" w:date="2022-11-04T15:02:00Z">
        <w:r w:rsidR="003D3E32">
          <w:rPr>
            <w:lang w:eastAsia="de-DE"/>
          </w:rPr>
          <w:t xml:space="preserve">In case the object class is defined as a root </w:t>
        </w:r>
      </w:ins>
      <w:ins w:id="297" w:author="Bernd Zeuner [2]" w:date="2022-11-04T15:03:00Z">
        <w:r w:rsidR="003D3E32">
          <w:rPr>
            <w:lang w:eastAsia="de-DE"/>
          </w:rPr>
          <w:t xml:space="preserve">of the containment tree </w:t>
        </w:r>
      </w:ins>
      <w:ins w:id="298" w:author="Bernd Zeuner [2]" w:date="2022-11-04T15:02:00Z">
        <w:r w:rsidR="003D3E32">
          <w:rPr>
            <w:lang w:eastAsia="de-DE"/>
          </w:rPr>
          <w:t>(</w:t>
        </w:r>
      </w:ins>
      <w:ins w:id="299" w:author="Bernd Zeuner [2]" w:date="2022-11-04T15:03:00Z">
        <w:r w:rsidR="003D3E32">
          <w:rPr>
            <w:lang w:eastAsia="de-DE"/>
          </w:rPr>
          <w:t xml:space="preserve">i.e., </w:t>
        </w:r>
      </w:ins>
      <w:ins w:id="300" w:author="Bernd Zeuner [2]" w:date="2022-11-04T15:02:00Z">
        <w:r w:rsidR="003D3E32">
          <w:rPr>
            <w:lang w:eastAsia="de-DE"/>
          </w:rPr>
          <w:lastRenderedPageBreak/>
          <w:t>«Root</w:t>
        </w:r>
      </w:ins>
      <w:ins w:id="301" w:author="Bernd Zeuner [2]" w:date="2022-11-04T15:13:00Z">
        <w:r w:rsidR="00D26AEB">
          <w:rPr>
            <w:lang w:eastAsia="de-DE"/>
          </w:rPr>
          <w:t>Element</w:t>
        </w:r>
      </w:ins>
      <w:ins w:id="302" w:author="Bernd Zeuner [2]" w:date="2022-11-04T15:02:00Z">
        <w:r w:rsidR="003D3E32">
          <w:rPr>
            <w:lang w:eastAsia="de-DE"/>
          </w:rPr>
          <w:t>» stereoty</w:t>
        </w:r>
      </w:ins>
      <w:ins w:id="303" w:author="Bernd Zeuner [2]" w:date="2022-11-04T15:03:00Z">
        <w:r w:rsidR="003D3E32">
          <w:rPr>
            <w:lang w:eastAsia="de-DE"/>
          </w:rPr>
          <w:t>pe assigned</w:t>
        </w:r>
      </w:ins>
      <w:ins w:id="304" w:author="Bernd Zeuner [2]" w:date="2022-11-04T15:02:00Z">
        <w:r w:rsidR="003D3E32">
          <w:rPr>
            <w:lang w:eastAsia="de-DE"/>
          </w:rPr>
          <w:t>)</w:t>
        </w:r>
      </w:ins>
      <w:ins w:id="305" w:author="Bernd Zeuner [2]" w:date="2022-11-04T15:03:00Z">
        <w:r w:rsidR="003D3E32">
          <w:rPr>
            <w:lang w:eastAsia="de-DE"/>
          </w:rPr>
          <w:t>, the «Root</w:t>
        </w:r>
      </w:ins>
      <w:ins w:id="306" w:author="Bernd Zeuner [2]" w:date="2022-11-04T15:13:00Z">
        <w:r w:rsidR="00D26AEB">
          <w:rPr>
            <w:lang w:eastAsia="de-DE"/>
          </w:rPr>
          <w:t>Element</w:t>
        </w:r>
      </w:ins>
      <w:ins w:id="307" w:author="Bernd Zeuner [2]" w:date="2022-11-04T15:03:00Z">
        <w:r w:rsidR="003D3E32">
          <w:rPr>
            <w:lang w:eastAsia="de-DE"/>
          </w:rPr>
          <w:t>» stereotype properties shall be shown in a</w:t>
        </w:r>
      </w:ins>
      <w:ins w:id="308" w:author="Bernd Zeuner [2]" w:date="2022-11-04T15:04:00Z">
        <w:r w:rsidR="003D3E32">
          <w:rPr>
            <w:lang w:eastAsia="de-DE"/>
          </w:rPr>
          <w:t xml:space="preserve"> separate compartment inside the object class. </w:t>
        </w:r>
      </w:ins>
      <w:r>
        <w:rPr>
          <w:lang w:eastAsia="de-DE"/>
        </w:rPr>
        <w:t>The attributes compartment can be set in a diagram to not expose the attributes or to expose some or all of the attributes.</w:t>
      </w:r>
    </w:p>
    <w:p w14:paraId="4F718534" w14:textId="38892FAF" w:rsidR="00D2184C" w:rsidRDefault="006B6591" w:rsidP="009831CB">
      <w:pPr>
        <w:rPr>
          <w:lang w:eastAsia="de-DE"/>
        </w:rPr>
      </w:pPr>
      <w:r>
        <w:rPr>
          <w:lang w:eastAsia="de-DE"/>
        </w:rPr>
        <w:t xml:space="preserve">In some diagrams the attributes are hidden to reduce clutter, in others only a subset of the attributes is exposed to focus attention on those attributes. It is also possible to hide the attribute compartment of a class in the class diagrams where </w:t>
      </w:r>
      <w:proofErr w:type="gramStart"/>
      <w:r>
        <w:rPr>
          <w:lang w:eastAsia="de-DE"/>
        </w:rPr>
        <w:t>a large number of</w:t>
      </w:r>
      <w:proofErr w:type="gramEnd"/>
      <w:r>
        <w:rPr>
          <w:lang w:eastAsia="de-DE"/>
        </w:rPr>
        <w:t xml:space="preserve"> classes need to be shown, </w:t>
      </w:r>
      <w:r w:rsidR="00DC2FF7">
        <w:rPr>
          <w:lang w:eastAsia="de-DE"/>
        </w:rPr>
        <w:t xml:space="preserve">as depicted in </w:t>
      </w:r>
      <w:r w:rsidR="00ED61A2">
        <w:rPr>
          <w:lang w:eastAsia="de-DE"/>
        </w:rPr>
        <w:fldChar w:fldCharType="begin"/>
      </w:r>
      <w:r w:rsidR="00DC2FF7">
        <w:rPr>
          <w:lang w:eastAsia="de-DE"/>
        </w:rPr>
        <w:instrText xml:space="preserve"> REF _Ref394394912 \h </w:instrText>
      </w:r>
      <w:r w:rsidR="00ED61A2">
        <w:rPr>
          <w:lang w:eastAsia="de-DE"/>
        </w:rPr>
      </w:r>
      <w:r w:rsidR="00ED61A2">
        <w:rPr>
          <w:lang w:eastAsia="de-DE"/>
        </w:rPr>
        <w:fldChar w:fldCharType="separate"/>
      </w:r>
      <w:r w:rsidR="0087349C">
        <w:t xml:space="preserve">Figure </w:t>
      </w:r>
      <w:r w:rsidR="0087349C">
        <w:rPr>
          <w:noProof/>
        </w:rPr>
        <w:t>5</w:t>
      </w:r>
      <w:r w:rsidR="0087349C">
        <w:t>.</w:t>
      </w:r>
      <w:r w:rsidR="0087349C">
        <w:rPr>
          <w:noProof/>
        </w:rPr>
        <w:t>3</w:t>
      </w:r>
      <w:r w:rsidR="00ED61A2">
        <w:rPr>
          <w:lang w:eastAsia="de-DE"/>
        </w:rPr>
        <w:fldChar w:fldCharType="end"/>
      </w:r>
      <w:r w:rsidR="00DC2FF7">
        <w:rPr>
          <w:lang w:eastAsia="de-DE"/>
        </w:rPr>
        <w:t>.</w:t>
      </w:r>
    </w:p>
    <w:p w14:paraId="510FFF52" w14:textId="77777777" w:rsidR="00D2184C" w:rsidRDefault="003229D7" w:rsidP="009831CB">
      <w:pPr>
        <w:jc w:val="center"/>
        <w:rPr>
          <w:lang w:eastAsia="de-DE"/>
        </w:rPr>
      </w:pPr>
      <w:r>
        <w:rPr>
          <w:noProof/>
          <w:lang w:val="de-DE" w:eastAsia="de-DE"/>
        </w:rPr>
        <w:drawing>
          <wp:inline distT="0" distB="0" distL="0" distR="0" wp14:anchorId="5A9E65C8" wp14:editId="09B37FD4">
            <wp:extent cx="1552575" cy="542925"/>
            <wp:effectExtent l="19050" t="0" r="9525" b="0"/>
            <wp:docPr id="11"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1552575" cy="542925"/>
                    </a:xfrm>
                    <a:prstGeom prst="rect">
                      <a:avLst/>
                    </a:prstGeom>
                    <a:noFill/>
                    <a:ln w="9525">
                      <a:noFill/>
                      <a:miter lim="800000"/>
                      <a:headEnd/>
                      <a:tailEnd/>
                    </a:ln>
                  </pic:spPr>
                </pic:pic>
              </a:graphicData>
            </a:graphic>
          </wp:inline>
        </w:drawing>
      </w:r>
    </w:p>
    <w:p w14:paraId="6DC2C80D" w14:textId="589C66CB" w:rsidR="00DC2FF7" w:rsidRDefault="00DC2FF7" w:rsidP="00427868">
      <w:pPr>
        <w:pStyle w:val="FigureCaption"/>
      </w:pPr>
      <w:bookmarkStart w:id="309" w:name="_Ref394394912"/>
      <w:bookmarkStart w:id="310" w:name="_Toc409162984"/>
      <w:bookmarkStart w:id="311" w:name="_Toc410656416"/>
      <w:bookmarkStart w:id="312" w:name="_Toc516068637"/>
      <w:bookmarkStart w:id="313" w:name="_Toc79149041"/>
      <w:r>
        <w:t xml:space="preserve">Figure </w:t>
      </w:r>
      <w:r w:rsidR="00ED61A2">
        <w:fldChar w:fldCharType="begin"/>
      </w:r>
      <w:r w:rsidR="001E5868">
        <w:instrText xml:space="preserve"> STYLEREF 1 \s </w:instrText>
      </w:r>
      <w:r w:rsidR="00ED61A2">
        <w:fldChar w:fldCharType="separate"/>
      </w:r>
      <w:r w:rsidR="00B55E1B">
        <w:rPr>
          <w:noProof/>
        </w:rPr>
        <w:t>5</w:t>
      </w:r>
      <w:r w:rsidR="00ED61A2">
        <w:fldChar w:fldCharType="end"/>
      </w:r>
      <w:r>
        <w:t>.</w:t>
      </w:r>
      <w:r w:rsidR="00ED61A2">
        <w:fldChar w:fldCharType="begin"/>
      </w:r>
      <w:r w:rsidR="001E5868">
        <w:instrText xml:space="preserve"> SEQ Figure \* ARABIC \s 1 </w:instrText>
      </w:r>
      <w:r w:rsidR="00ED61A2">
        <w:fldChar w:fldCharType="separate"/>
      </w:r>
      <w:r w:rsidR="00B55E1B">
        <w:rPr>
          <w:noProof/>
        </w:rPr>
        <w:t>3</w:t>
      </w:r>
      <w:r w:rsidR="00ED61A2">
        <w:fldChar w:fldCharType="end"/>
      </w:r>
      <w:bookmarkEnd w:id="309"/>
      <w:r>
        <w:t xml:space="preserve">: </w:t>
      </w:r>
      <w:r w:rsidR="009C0E9D" w:rsidRPr="009C0E9D">
        <w:t xml:space="preserve">Graphical Notation </w:t>
      </w:r>
      <w:r w:rsidR="006B6591" w:rsidRPr="009C0E9D">
        <w:t xml:space="preserve">for Classes </w:t>
      </w:r>
      <w:r w:rsidR="009C0E9D" w:rsidRPr="009C0E9D">
        <w:t xml:space="preserve">without </w:t>
      </w:r>
      <w:r w:rsidR="00DC4D9B">
        <w:t>A</w:t>
      </w:r>
      <w:r w:rsidR="009C0E9D" w:rsidRPr="009C0E9D">
        <w:t>ttribute</w:t>
      </w:r>
      <w:r w:rsidR="009C0E9D">
        <w:t>s</w:t>
      </w:r>
      <w:r w:rsidR="009C0E9D" w:rsidRPr="009C0E9D">
        <w:t xml:space="preserve"> </w:t>
      </w:r>
      <w:r w:rsidR="00DC4D9B">
        <w:t>C</w:t>
      </w:r>
      <w:r w:rsidR="009C0E9D" w:rsidRPr="009C0E9D">
        <w:t>ompartment</w:t>
      </w:r>
      <w:bookmarkEnd w:id="310"/>
      <w:bookmarkEnd w:id="311"/>
      <w:bookmarkEnd w:id="312"/>
      <w:bookmarkEnd w:id="313"/>
    </w:p>
    <w:p w14:paraId="64817DB3" w14:textId="77777777" w:rsidR="009C0E9D" w:rsidRDefault="001A30F0" w:rsidP="009831CB">
      <w:pPr>
        <w:rPr>
          <w:lang w:eastAsia="de-DE"/>
        </w:rPr>
      </w:pPr>
      <w:r>
        <w:rPr>
          <w:lang w:eastAsia="de-DE"/>
        </w:rPr>
        <w:t>It is recommended that t</w:t>
      </w:r>
      <w:r w:rsidR="009C0E9D">
        <w:rPr>
          <w:lang w:eastAsia="de-DE"/>
        </w:rPr>
        <w:t xml:space="preserve">he name compartment also show stereotypes for the </w:t>
      </w:r>
      <w:r w:rsidR="00545AA2">
        <w:rPr>
          <w:lang w:eastAsia="de-DE"/>
        </w:rPr>
        <w:t>class where relevant.</w:t>
      </w:r>
      <w:r w:rsidR="009C0E9D">
        <w:rPr>
          <w:lang w:eastAsia="de-DE"/>
        </w:rPr>
        <w:t xml:space="preserve"> When showing </w:t>
      </w:r>
      <w:r w:rsidR="006B6591">
        <w:rPr>
          <w:lang w:eastAsia="de-DE"/>
        </w:rPr>
        <w:t xml:space="preserve">stereotypes, the compartment </w:t>
      </w:r>
      <w:r>
        <w:rPr>
          <w:lang w:eastAsia="de-DE"/>
        </w:rPr>
        <w:t>may</w:t>
      </w:r>
      <w:r w:rsidR="009C0E9D">
        <w:rPr>
          <w:lang w:eastAsia="de-DE"/>
        </w:rPr>
        <w:t xml:space="preserve"> include the stereotype «</w:t>
      </w:r>
      <w:r w:rsidR="00637408">
        <w:rPr>
          <w:lang w:eastAsia="de-DE"/>
        </w:rPr>
        <w:t>OpenModel</w:t>
      </w:r>
      <w:r w:rsidR="009C0E9D">
        <w:rPr>
          <w:lang w:eastAsia="de-DE"/>
        </w:rPr>
        <w:t>Class» (as all classes in the model have this stereotype</w:t>
      </w:r>
      <w:r w:rsidR="001334BE">
        <w:rPr>
          <w:lang w:eastAsia="de-DE"/>
        </w:rPr>
        <w:t xml:space="preserve"> by default</w:t>
      </w:r>
      <w:r w:rsidR="009C0E9D">
        <w:rPr>
          <w:lang w:eastAsia="de-DE"/>
        </w:rPr>
        <w:t>) and may also include other stereotypes.</w:t>
      </w:r>
    </w:p>
    <w:p w14:paraId="56C03A48" w14:textId="64B508FC" w:rsidR="009C0E9D" w:rsidRDefault="009C0E9D" w:rsidP="009831CB">
      <w:pPr>
        <w:rPr>
          <w:lang w:eastAsia="de-DE"/>
        </w:rPr>
      </w:pPr>
      <w:r>
        <w:rPr>
          <w:lang w:eastAsia="de-DE"/>
        </w:rPr>
        <w:t>In the general UML definition</w:t>
      </w:r>
      <w:r w:rsidR="005866B4">
        <w:rPr>
          <w:lang w:eastAsia="de-DE"/>
        </w:rPr>
        <w:t>,</w:t>
      </w:r>
      <w:r>
        <w:rPr>
          <w:lang w:eastAsia="de-DE"/>
        </w:rPr>
        <w:t xml:space="preserve"> a class may have name, </w:t>
      </w:r>
      <w:proofErr w:type="gramStart"/>
      <w:r>
        <w:rPr>
          <w:lang w:eastAsia="de-DE"/>
        </w:rPr>
        <w:t>attribute</w:t>
      </w:r>
      <w:proofErr w:type="gramEnd"/>
      <w:r>
        <w:rPr>
          <w:lang w:eastAsia="de-DE"/>
        </w:rPr>
        <w:t xml:space="preserve"> and operation compartments, as shown in </w:t>
      </w:r>
      <w:r w:rsidR="00ED61A2">
        <w:rPr>
          <w:lang w:eastAsia="de-DE"/>
        </w:rPr>
        <w:fldChar w:fldCharType="begin"/>
      </w:r>
      <w:r>
        <w:rPr>
          <w:lang w:eastAsia="de-DE"/>
        </w:rPr>
        <w:instrText xml:space="preserve"> REF _Ref394395136 \h </w:instrText>
      </w:r>
      <w:r w:rsidR="00ED61A2">
        <w:rPr>
          <w:lang w:eastAsia="de-DE"/>
        </w:rPr>
      </w:r>
      <w:r w:rsidR="00ED61A2">
        <w:rPr>
          <w:lang w:eastAsia="de-DE"/>
        </w:rPr>
        <w:fldChar w:fldCharType="separate"/>
      </w:r>
      <w:r w:rsidR="0087349C">
        <w:t xml:space="preserve">Figure </w:t>
      </w:r>
      <w:r w:rsidR="0087349C">
        <w:rPr>
          <w:noProof/>
        </w:rPr>
        <w:t>5</w:t>
      </w:r>
      <w:r w:rsidR="0087349C">
        <w:t>.</w:t>
      </w:r>
      <w:r w:rsidR="0087349C">
        <w:rPr>
          <w:noProof/>
        </w:rPr>
        <w:t>4</w:t>
      </w:r>
      <w:r w:rsidR="00ED61A2">
        <w:rPr>
          <w:lang w:eastAsia="de-DE"/>
        </w:rPr>
        <w:fldChar w:fldCharType="end"/>
      </w:r>
      <w:r>
        <w:rPr>
          <w:lang w:eastAsia="de-DE"/>
        </w:rPr>
        <w:t xml:space="preserve">, but </w:t>
      </w:r>
      <w:r w:rsidR="00FF76D3">
        <w:rPr>
          <w:lang w:eastAsia="de-DE"/>
        </w:rPr>
        <w:t>since</w:t>
      </w:r>
      <w:r>
        <w:rPr>
          <w:lang w:eastAsia="de-DE"/>
        </w:rPr>
        <w:t xml:space="preserve"> the </w:t>
      </w:r>
      <w:r w:rsidR="003A4E9F">
        <w:rPr>
          <w:lang w:eastAsia="de-DE"/>
        </w:rPr>
        <w:t xml:space="preserve">structural </w:t>
      </w:r>
      <w:r>
        <w:rPr>
          <w:lang w:eastAsia="de-DE"/>
        </w:rPr>
        <w:t xml:space="preserve">part and the </w:t>
      </w:r>
      <w:r w:rsidR="003A4E9F">
        <w:rPr>
          <w:lang w:eastAsia="de-DE"/>
        </w:rPr>
        <w:t>behavioral</w:t>
      </w:r>
      <w:r>
        <w:rPr>
          <w:lang w:eastAsia="de-DE"/>
        </w:rPr>
        <w:t xml:space="preserve"> part of the model are decoupled, the operation compartment, is not used and always hidden.</w:t>
      </w:r>
    </w:p>
    <w:p w14:paraId="2788B878" w14:textId="77777777" w:rsidR="009C0E9D" w:rsidRDefault="007301DE" w:rsidP="009831CB">
      <w:pPr>
        <w:jc w:val="center"/>
        <w:rPr>
          <w:lang w:eastAsia="de-DE"/>
        </w:rPr>
      </w:pPr>
      <w:r>
        <w:rPr>
          <w:noProof/>
          <w:lang w:val="de-DE" w:eastAsia="de-DE"/>
        </w:rPr>
        <w:drawing>
          <wp:inline distT="0" distB="0" distL="0" distR="0" wp14:anchorId="463B9725" wp14:editId="772249F1">
            <wp:extent cx="1162050" cy="971550"/>
            <wp:effectExtent l="19050" t="0" r="0" b="0"/>
            <wp:docPr id="65"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1162050" cy="971550"/>
                    </a:xfrm>
                    <a:prstGeom prst="rect">
                      <a:avLst/>
                    </a:prstGeom>
                    <a:noFill/>
                    <a:ln w="9525">
                      <a:noFill/>
                      <a:miter lim="800000"/>
                      <a:headEnd/>
                      <a:tailEnd/>
                    </a:ln>
                  </pic:spPr>
                </pic:pic>
              </a:graphicData>
            </a:graphic>
          </wp:inline>
        </w:drawing>
      </w:r>
    </w:p>
    <w:p w14:paraId="4319A50A" w14:textId="7A5688EA" w:rsidR="009C0E9D" w:rsidRDefault="009C0E9D" w:rsidP="00EF3068">
      <w:pPr>
        <w:pStyle w:val="FigureCaption"/>
      </w:pPr>
      <w:bookmarkStart w:id="314" w:name="_Ref394395136"/>
      <w:bookmarkStart w:id="315" w:name="_Toc409162985"/>
      <w:bookmarkStart w:id="316" w:name="_Toc410656417"/>
      <w:bookmarkStart w:id="317" w:name="_Toc516068638"/>
      <w:bookmarkStart w:id="318" w:name="_Toc79149042"/>
      <w:r>
        <w:t xml:space="preserve">Figure </w:t>
      </w:r>
      <w:r w:rsidR="00ED61A2">
        <w:fldChar w:fldCharType="begin"/>
      </w:r>
      <w:r w:rsidR="001E5868">
        <w:instrText xml:space="preserve"> STYLEREF 1 \s </w:instrText>
      </w:r>
      <w:r w:rsidR="00ED61A2">
        <w:fldChar w:fldCharType="separate"/>
      </w:r>
      <w:r w:rsidR="0087349C">
        <w:rPr>
          <w:noProof/>
        </w:rPr>
        <w:t>5</w:t>
      </w:r>
      <w:r w:rsidR="00ED61A2">
        <w:rPr>
          <w:noProof/>
        </w:rPr>
        <w:fldChar w:fldCharType="end"/>
      </w:r>
      <w:r>
        <w:t>.</w:t>
      </w:r>
      <w:r w:rsidR="00ED61A2">
        <w:fldChar w:fldCharType="begin"/>
      </w:r>
      <w:r w:rsidR="001E5868">
        <w:instrText xml:space="preserve"> SEQ Figure \* ARABIC \s 1 </w:instrText>
      </w:r>
      <w:r w:rsidR="00ED61A2">
        <w:fldChar w:fldCharType="separate"/>
      </w:r>
      <w:r w:rsidR="0087349C">
        <w:rPr>
          <w:noProof/>
        </w:rPr>
        <w:t>4</w:t>
      </w:r>
      <w:r w:rsidR="00ED61A2">
        <w:rPr>
          <w:noProof/>
        </w:rPr>
        <w:fldChar w:fldCharType="end"/>
      </w:r>
      <w:bookmarkEnd w:id="314"/>
      <w:r>
        <w:t xml:space="preserve">: </w:t>
      </w:r>
      <w:r w:rsidR="002C1401" w:rsidRPr="002C1401">
        <w:t xml:space="preserve">Graphical Notation </w:t>
      </w:r>
      <w:r w:rsidR="006B6591" w:rsidRPr="002C1401">
        <w:t xml:space="preserve">for Classes </w:t>
      </w:r>
      <w:r w:rsidR="002C1401" w:rsidRPr="002C1401">
        <w:t xml:space="preserve">with </w:t>
      </w:r>
      <w:r w:rsidR="00DC4D9B">
        <w:t>A</w:t>
      </w:r>
      <w:r w:rsidR="002C1401" w:rsidRPr="002C1401">
        <w:t>ttribute</w:t>
      </w:r>
      <w:r w:rsidR="002C1401">
        <w:t>s</w:t>
      </w:r>
      <w:r w:rsidR="002C1401" w:rsidRPr="002C1401">
        <w:t xml:space="preserve"> and </w:t>
      </w:r>
      <w:r w:rsidR="00DC4D9B">
        <w:t>D</w:t>
      </w:r>
      <w:r w:rsidR="002C1401" w:rsidRPr="002C1401">
        <w:t xml:space="preserve">eprecated </w:t>
      </w:r>
      <w:r w:rsidR="00DC4D9B">
        <w:t>O</w:t>
      </w:r>
      <w:r w:rsidR="002C1401" w:rsidRPr="002C1401">
        <w:t>peration</w:t>
      </w:r>
      <w:r w:rsidR="002C1401">
        <w:t>s</w:t>
      </w:r>
      <w:r w:rsidR="002C1401" w:rsidRPr="002C1401">
        <w:t xml:space="preserve"> </w:t>
      </w:r>
      <w:r w:rsidR="00DC4D9B">
        <w:t>C</w:t>
      </w:r>
      <w:r w:rsidR="002C1401" w:rsidRPr="002C1401">
        <w:t>ompartment</w:t>
      </w:r>
      <w:bookmarkEnd w:id="315"/>
      <w:bookmarkEnd w:id="316"/>
      <w:bookmarkEnd w:id="317"/>
      <w:bookmarkEnd w:id="318"/>
    </w:p>
    <w:p w14:paraId="49DD5B7B" w14:textId="77777777" w:rsidR="006B6591" w:rsidRDefault="006B6591" w:rsidP="006B6591">
      <w:pPr>
        <w:pStyle w:val="berschrift3"/>
        <w:rPr>
          <w:lang w:eastAsia="de-DE"/>
        </w:rPr>
      </w:pPr>
      <w:bookmarkStart w:id="319" w:name="_Toc516068487"/>
      <w:bookmarkStart w:id="320" w:name="_Toc79148967"/>
      <w:bookmarkStart w:id="321" w:name="_Ref394403334"/>
      <w:bookmarkStart w:id="322" w:name="_Toc397428405"/>
      <w:bookmarkStart w:id="323" w:name="_Toc410656418"/>
      <w:r>
        <w:rPr>
          <w:lang w:eastAsia="de-DE"/>
        </w:rPr>
        <w:t>Class Properties</w:t>
      </w:r>
      <w:bookmarkEnd w:id="319"/>
      <w:bookmarkEnd w:id="320"/>
    </w:p>
    <w:p w14:paraId="4C0B5846" w14:textId="77777777" w:rsidR="006B6591" w:rsidRDefault="006B6591" w:rsidP="006B6591">
      <w:pPr>
        <w:rPr>
          <w:lang w:eastAsia="de-DE"/>
        </w:rPr>
      </w:pPr>
      <w:r>
        <w:rPr>
          <w:lang w:eastAsia="de-DE"/>
        </w:rPr>
        <w:t xml:space="preserve">A class </w:t>
      </w:r>
      <w:r>
        <w:rPr>
          <w:noProof/>
          <w:lang w:val="de-DE" w:eastAsia="de-DE"/>
        </w:rPr>
        <w:drawing>
          <wp:inline distT="0" distB="0" distL="0" distR="0" wp14:anchorId="797BAB24" wp14:editId="18618961">
            <wp:extent cx="172720" cy="189865"/>
            <wp:effectExtent l="19050" t="0" r="0" b="0"/>
            <wp:docPr id="6"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srcRect/>
                    <a:stretch>
                      <a:fillRect/>
                    </a:stretch>
                  </pic:blipFill>
                  <pic:spPr bwMode="auto">
                    <a:xfrm>
                      <a:off x="0" y="0"/>
                      <a:ext cx="172720" cy="189865"/>
                    </a:xfrm>
                    <a:prstGeom prst="rect">
                      <a:avLst/>
                    </a:prstGeom>
                    <a:noFill/>
                    <a:ln w="9525">
                      <a:noFill/>
                      <a:miter lim="800000"/>
                      <a:headEnd/>
                      <a:tailEnd/>
                    </a:ln>
                  </pic:spPr>
                </pic:pic>
              </a:graphicData>
            </a:graphic>
          </wp:inline>
        </w:drawing>
      </w:r>
      <w:r>
        <w:rPr>
          <w:lang w:eastAsia="de-DE"/>
        </w:rPr>
        <w:t xml:space="preserve"> has the following properties:</w:t>
      </w:r>
    </w:p>
    <w:bookmarkEnd w:id="321"/>
    <w:bookmarkEnd w:id="322"/>
    <w:bookmarkEnd w:id="323"/>
    <w:p w14:paraId="6A46400E" w14:textId="77777777" w:rsidR="00465AB5" w:rsidRDefault="009C0E9D">
      <w:pPr>
        <w:pStyle w:val="Listenabsatz"/>
        <w:numPr>
          <w:ilvl w:val="0"/>
          <w:numId w:val="2"/>
        </w:numPr>
        <w:rPr>
          <w:lang w:eastAsia="de-DE"/>
        </w:rPr>
      </w:pPr>
      <w:r>
        <w:rPr>
          <w:lang w:eastAsia="de-DE"/>
        </w:rPr>
        <w:t>Name</w:t>
      </w:r>
      <w:r w:rsidR="002C1401">
        <w:rPr>
          <w:lang w:eastAsia="de-DE"/>
        </w:rPr>
        <w:br/>
      </w:r>
      <w:r>
        <w:rPr>
          <w:lang w:eastAsia="de-DE"/>
        </w:rPr>
        <w:t xml:space="preserve">Follows Upper Camel </w:t>
      </w:r>
      <w:r w:rsidR="006B6591">
        <w:rPr>
          <w:lang w:eastAsia="de-DE"/>
        </w:rPr>
        <w:t>Case style (UCC</w:t>
      </w:r>
      <w:r>
        <w:rPr>
          <w:lang w:eastAsia="de-DE"/>
        </w:rPr>
        <w:t>). Each class in the model has a unique name. An example of Upper Camel Case: SubNetworkConnection.</w:t>
      </w:r>
    </w:p>
    <w:p w14:paraId="241455FE" w14:textId="77777777" w:rsidR="00465AB5" w:rsidRDefault="009C0E9D">
      <w:pPr>
        <w:pStyle w:val="Listenabsatz"/>
        <w:numPr>
          <w:ilvl w:val="0"/>
          <w:numId w:val="2"/>
        </w:numPr>
        <w:rPr>
          <w:lang w:eastAsia="de-DE"/>
        </w:rPr>
      </w:pPr>
      <w:r>
        <w:rPr>
          <w:lang w:eastAsia="de-DE"/>
        </w:rPr>
        <w:t>Documentation</w:t>
      </w:r>
      <w:r w:rsidR="00DF1F86">
        <w:rPr>
          <w:lang w:eastAsia="de-DE"/>
        </w:rPr>
        <w:br/>
      </w:r>
      <w:r>
        <w:rPr>
          <w:lang w:eastAsia="de-DE"/>
        </w:rPr>
        <w:t xml:space="preserve">Contains a short </w:t>
      </w:r>
      <w:r w:rsidR="005B21EB">
        <w:rPr>
          <w:lang w:eastAsia="de-DE"/>
        </w:rPr>
        <w:t>definition</w:t>
      </w:r>
      <w:r>
        <w:rPr>
          <w:lang w:eastAsia="de-DE"/>
        </w:rPr>
        <w:t xml:space="preserve">. The documentation is carried in </w:t>
      </w:r>
      <w:r w:rsidR="00DF1F86">
        <w:rPr>
          <w:lang w:eastAsia="de-DE"/>
        </w:rPr>
        <w:t>the</w:t>
      </w:r>
      <w:r>
        <w:rPr>
          <w:lang w:eastAsia="de-DE"/>
        </w:rPr>
        <w:t xml:space="preserve"> “</w:t>
      </w:r>
      <w:r w:rsidR="00300A54">
        <w:rPr>
          <w:lang w:eastAsia="de-DE"/>
        </w:rPr>
        <w:t>Applied c</w:t>
      </w:r>
      <w:r>
        <w:rPr>
          <w:lang w:eastAsia="de-DE"/>
        </w:rPr>
        <w:t>omment</w:t>
      </w:r>
      <w:r w:rsidR="00DF1F86">
        <w:rPr>
          <w:lang w:eastAsia="de-DE"/>
        </w:rPr>
        <w:t>s</w:t>
      </w:r>
      <w:r>
        <w:rPr>
          <w:lang w:eastAsia="de-DE"/>
        </w:rPr>
        <w:t>” field in Papyrus</w:t>
      </w:r>
      <w:r w:rsidR="00300A54">
        <w:rPr>
          <w:lang w:eastAsia="de-DE"/>
        </w:rPr>
        <w:t xml:space="preserve">; i.e., the “Owned comments” field </w:t>
      </w:r>
      <w:r w:rsidR="000B7770">
        <w:rPr>
          <w:lang w:eastAsia="de-DE"/>
        </w:rPr>
        <w:t>shall</w:t>
      </w:r>
      <w:r w:rsidR="00300A54">
        <w:rPr>
          <w:lang w:eastAsia="de-DE"/>
        </w:rPr>
        <w:t xml:space="preserve"> not be </w:t>
      </w:r>
      <w:r w:rsidR="00090E74">
        <w:rPr>
          <w:lang w:eastAsia="de-DE"/>
        </w:rPr>
        <w:t xml:space="preserve">used. </w:t>
      </w:r>
      <w:commentRangeStart w:id="324"/>
      <w:r w:rsidR="00090E74">
        <w:rPr>
          <w:lang w:eastAsia="de-DE"/>
        </w:rPr>
        <w:t>The complete documentation should be written in a single comment; i.e., at most one “Applied comment”.</w:t>
      </w:r>
      <w:commentRangeEnd w:id="324"/>
      <w:r w:rsidR="00090E74">
        <w:rPr>
          <w:rStyle w:val="Kommentarzeichen"/>
        </w:rPr>
        <w:commentReference w:id="324"/>
      </w:r>
      <w:r w:rsidR="00A60AE6">
        <w:rPr>
          <w:lang w:eastAsia="de-DE"/>
        </w:rPr>
        <w:br/>
      </w:r>
      <w:r w:rsidR="00090E74">
        <w:rPr>
          <w:lang w:eastAsia="de-DE"/>
        </w:rPr>
        <w:lastRenderedPageBreak/>
        <w:br/>
      </w:r>
      <w:r w:rsidR="003B58AA">
        <w:rPr>
          <w:noProof/>
          <w:lang w:val="de-DE" w:eastAsia="de-DE"/>
        </w:rPr>
        <w:drawing>
          <wp:inline distT="0" distB="0" distL="0" distR="0" wp14:anchorId="70E0071B" wp14:editId="5D7D91D7">
            <wp:extent cx="3333750" cy="2790825"/>
            <wp:effectExtent l="19050" t="0" r="0" b="0"/>
            <wp:docPr id="18"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3333750" cy="2790825"/>
                    </a:xfrm>
                    <a:prstGeom prst="rect">
                      <a:avLst/>
                    </a:prstGeom>
                    <a:noFill/>
                    <a:ln w="9525">
                      <a:noFill/>
                      <a:miter lim="800000"/>
                      <a:headEnd/>
                      <a:tailEnd/>
                    </a:ln>
                  </pic:spPr>
                </pic:pic>
              </a:graphicData>
            </a:graphic>
          </wp:inline>
        </w:drawing>
      </w:r>
      <w:r w:rsidR="000325EC">
        <w:rPr>
          <w:rStyle w:val="Funotenzeichen"/>
          <w:lang w:eastAsia="de-DE"/>
        </w:rPr>
        <w:footnoteReference w:id="2"/>
      </w:r>
    </w:p>
    <w:p w14:paraId="3B33C33F" w14:textId="77777777" w:rsidR="00465AB5" w:rsidRDefault="009C0E9D">
      <w:pPr>
        <w:pStyle w:val="Listenabsatz"/>
        <w:numPr>
          <w:ilvl w:val="0"/>
          <w:numId w:val="2"/>
        </w:numPr>
        <w:rPr>
          <w:lang w:eastAsia="de-DE"/>
        </w:rPr>
      </w:pPr>
      <w:r>
        <w:rPr>
          <w:lang w:eastAsia="de-DE"/>
        </w:rPr>
        <w:t>Superclass(es)</w:t>
      </w:r>
      <w:r w:rsidR="00DF1F86">
        <w:rPr>
          <w:lang w:eastAsia="de-DE"/>
        </w:rPr>
        <w:br/>
      </w:r>
      <w:r>
        <w:rPr>
          <w:lang w:eastAsia="de-DE"/>
        </w:rPr>
        <w:t>Inheritance and multiple inheritance may be used to deal with shared properties.</w:t>
      </w:r>
    </w:p>
    <w:p w14:paraId="4BD616C9" w14:textId="77777777" w:rsidR="00545AA2" w:rsidRDefault="00545AA2" w:rsidP="00545AA2">
      <w:pPr>
        <w:pStyle w:val="Listenabsatz"/>
        <w:numPr>
          <w:ilvl w:val="0"/>
          <w:numId w:val="2"/>
        </w:numPr>
        <w:rPr>
          <w:lang w:eastAsia="de-DE"/>
        </w:rPr>
      </w:pPr>
      <w:r>
        <w:rPr>
          <w:lang w:eastAsia="de-DE"/>
        </w:rPr>
        <w:t>Abstract</w:t>
      </w:r>
      <w:r>
        <w:rPr>
          <w:lang w:eastAsia="de-DE"/>
        </w:rPr>
        <w:br/>
        <w:t>Indicates if the object class can be instantiated or is just used for inheritance</w:t>
      </w:r>
      <w:r w:rsidR="00CE5E15">
        <w:rPr>
          <w:lang w:eastAsia="de-DE"/>
        </w:rPr>
        <w:t>; i.e., a</w:t>
      </w:r>
      <w:r w:rsidR="00CE5E15" w:rsidRPr="00CE5E15">
        <w:rPr>
          <w:lang w:eastAsia="de-DE"/>
        </w:rPr>
        <w:t xml:space="preserve">bstract </w:t>
      </w:r>
      <w:r w:rsidR="00CE5E15">
        <w:rPr>
          <w:lang w:eastAsia="de-DE"/>
        </w:rPr>
        <w:t xml:space="preserve">classes </w:t>
      </w:r>
      <w:r w:rsidR="00CE5E15" w:rsidRPr="00CE5E15">
        <w:rPr>
          <w:lang w:eastAsia="de-DE"/>
        </w:rPr>
        <w:t>will not be instantiated</w:t>
      </w:r>
      <w:r>
        <w:rPr>
          <w:lang w:eastAsia="de-DE"/>
        </w:rPr>
        <w:t>.</w:t>
      </w:r>
    </w:p>
    <w:p w14:paraId="6F35011F" w14:textId="76495151" w:rsidR="005B58DE" w:rsidRDefault="005B58DE" w:rsidP="005B58DE">
      <w:pPr>
        <w:pStyle w:val="Listenabsatz"/>
        <w:numPr>
          <w:ilvl w:val="0"/>
          <w:numId w:val="2"/>
        </w:numPr>
        <w:rPr>
          <w:lang w:eastAsia="de-DE"/>
        </w:rPr>
      </w:pPr>
      <w:r>
        <w:rPr>
          <w:lang w:eastAsia="de-DE"/>
        </w:rPr>
        <w:t>Is Leaf</w:t>
      </w:r>
      <w:r>
        <w:rPr>
          <w:lang w:eastAsia="de-DE"/>
        </w:rPr>
        <w:br/>
        <w:t xml:space="preserve">Indicates that the object class must not be extended (Is Leaf = true); </w:t>
      </w:r>
      <w:r w:rsidRPr="005B58DE">
        <w:rPr>
          <w:lang w:eastAsia="de-DE"/>
        </w:rPr>
        <w:t>default = false</w:t>
      </w:r>
      <w:r>
        <w:rPr>
          <w:lang w:eastAsia="de-DE"/>
        </w:rPr>
        <w:t>.</w:t>
      </w:r>
      <w:r w:rsidR="00170B67">
        <w:rPr>
          <w:lang w:eastAsia="de-DE"/>
        </w:rPr>
        <w:t xml:space="preserve"> Not extending means it must not be subclassed.</w:t>
      </w:r>
    </w:p>
    <w:p w14:paraId="5F78F5E0" w14:textId="77777777" w:rsidR="00465AB5" w:rsidRDefault="009C0E9D">
      <w:pPr>
        <w:pStyle w:val="Listenabsatz"/>
        <w:numPr>
          <w:ilvl w:val="0"/>
          <w:numId w:val="2"/>
        </w:numPr>
        <w:rPr>
          <w:lang w:eastAsia="de-DE"/>
        </w:rPr>
      </w:pPr>
      <w:r>
        <w:rPr>
          <w:lang w:eastAsia="de-DE"/>
        </w:rPr>
        <w:t>Additional properties are defined in the «</w:t>
      </w:r>
      <w:r w:rsidR="00637408">
        <w:rPr>
          <w:lang w:eastAsia="de-DE"/>
        </w:rPr>
        <w:t>OpenModel</w:t>
      </w:r>
      <w:r>
        <w:rPr>
          <w:lang w:eastAsia="de-DE"/>
        </w:rPr>
        <w:t>Class» stereotype</w:t>
      </w:r>
      <w:r w:rsidR="001531A1">
        <w:rPr>
          <w:lang w:eastAsia="de-DE"/>
        </w:rPr>
        <w:t xml:space="preserve"> which </w:t>
      </w:r>
      <w:r w:rsidR="00EA2938">
        <w:rPr>
          <w:lang w:eastAsia="de-DE"/>
        </w:rPr>
        <w:t>extends</w:t>
      </w:r>
      <w:r w:rsidR="002B146D">
        <w:rPr>
          <w:lang w:eastAsia="de-DE"/>
        </w:rPr>
        <w:br/>
      </w:r>
      <w:r w:rsidR="001531A1">
        <w:rPr>
          <w:lang w:eastAsia="de-DE"/>
        </w:rPr>
        <w:t>(</w:t>
      </w:r>
      <w:r w:rsidR="008F76FF">
        <w:rPr>
          <w:noProof/>
          <w:lang w:val="de-DE" w:eastAsia="de-DE"/>
        </w:rPr>
        <w:drawing>
          <wp:inline distT="0" distB="0" distL="0" distR="0" wp14:anchorId="3550C8D6" wp14:editId="77358A83">
            <wp:extent cx="698500" cy="146685"/>
            <wp:effectExtent l="19050" t="0" r="6350" b="0"/>
            <wp:docPr id="14"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1531A1">
        <w:rPr>
          <w:lang w:eastAsia="de-DE"/>
        </w:rPr>
        <w:t>)</w:t>
      </w:r>
      <w:r w:rsidR="00315D31">
        <w:rPr>
          <w:lang w:eastAsia="de-DE"/>
        </w:rPr>
        <w:t xml:space="preserve"> </w:t>
      </w:r>
      <w:r w:rsidR="00315D31" w:rsidRPr="00315D31">
        <w:rPr>
          <w:lang w:eastAsia="de-DE"/>
        </w:rPr>
        <w:t xml:space="preserve">by default (required) </w:t>
      </w:r>
      <w:r w:rsidR="001531A1">
        <w:rPr>
          <w:lang w:eastAsia="de-DE"/>
        </w:rPr>
        <w:t xml:space="preserve">the </w:t>
      </w:r>
      <w:r w:rsidR="001531A1" w:rsidRPr="00DF1F86">
        <w:t>«</w:t>
      </w:r>
      <w:r w:rsidR="001531A1">
        <w:t>metaclass</w:t>
      </w:r>
      <w:r w:rsidR="001531A1" w:rsidRPr="00DF1F86">
        <w:t>»</w:t>
      </w:r>
      <w:r w:rsidR="001531A1">
        <w:t xml:space="preserve"> </w:t>
      </w:r>
      <w:r w:rsidR="001531A1">
        <w:rPr>
          <w:lang w:eastAsia="de-DE"/>
        </w:rPr>
        <w:t>Class</w:t>
      </w:r>
      <w:r>
        <w:rPr>
          <w:lang w:eastAsia="de-DE"/>
        </w:rPr>
        <w:t>:</w:t>
      </w:r>
      <w:r w:rsidR="00474672">
        <w:rPr>
          <w:lang w:eastAsia="de-DE"/>
        </w:rPr>
        <w:t xml:space="preserve"> </w:t>
      </w:r>
    </w:p>
    <w:p w14:paraId="3E7D76B4" w14:textId="77777777" w:rsidR="00DF1F86" w:rsidRDefault="00E16990" w:rsidP="009831CB">
      <w:pPr>
        <w:jc w:val="center"/>
        <w:rPr>
          <w:noProof/>
          <w:lang w:val="de-DE" w:eastAsia="de-DE"/>
        </w:rPr>
      </w:pPr>
      <w:r>
        <w:rPr>
          <w:noProof/>
          <w:lang w:val="de-DE" w:eastAsia="de-DE"/>
        </w:rPr>
        <w:drawing>
          <wp:inline distT="0" distB="0" distL="0" distR="0" wp14:anchorId="5C0FBC73" wp14:editId="62BD612A">
            <wp:extent cx="1876425" cy="1847850"/>
            <wp:effectExtent l="19050" t="0" r="9525" b="0"/>
            <wp:docPr id="39"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a:stretch>
                      <a:fillRect/>
                    </a:stretch>
                  </pic:blipFill>
                  <pic:spPr bwMode="auto">
                    <a:xfrm>
                      <a:off x="0" y="0"/>
                      <a:ext cx="1876425" cy="1847850"/>
                    </a:xfrm>
                    <a:prstGeom prst="rect">
                      <a:avLst/>
                    </a:prstGeom>
                    <a:noFill/>
                    <a:ln w="9525">
                      <a:noFill/>
                      <a:miter lim="800000"/>
                      <a:headEnd/>
                      <a:tailEnd/>
                    </a:ln>
                  </pic:spPr>
                </pic:pic>
              </a:graphicData>
            </a:graphic>
          </wp:inline>
        </w:drawing>
      </w:r>
    </w:p>
    <w:p w14:paraId="6E3FB98B" w14:textId="3798452F" w:rsidR="00DF1F86" w:rsidRDefault="00DF1F86" w:rsidP="00427868">
      <w:pPr>
        <w:pStyle w:val="FigureCaption"/>
      </w:pPr>
      <w:bookmarkStart w:id="325" w:name="_Toc409162986"/>
      <w:bookmarkStart w:id="326" w:name="_Toc410656419"/>
      <w:bookmarkStart w:id="327" w:name="_Toc516068639"/>
      <w:bookmarkStart w:id="328" w:name="_Toc79149043"/>
      <w:r>
        <w:t xml:space="preserve">Figure </w:t>
      </w:r>
      <w:r w:rsidR="00ED61A2">
        <w:fldChar w:fldCharType="begin"/>
      </w:r>
      <w:r w:rsidR="006308AF">
        <w:instrText xml:space="preserve"> STYLEREF 1 \s </w:instrText>
      </w:r>
      <w:r w:rsidR="00ED61A2">
        <w:fldChar w:fldCharType="separate"/>
      </w:r>
      <w:r w:rsidR="00835C91">
        <w:rPr>
          <w:noProof/>
        </w:rPr>
        <w:t>5</w:t>
      </w:r>
      <w:r w:rsidR="00ED61A2">
        <w:fldChar w:fldCharType="end"/>
      </w:r>
      <w:r>
        <w:t>.</w:t>
      </w:r>
      <w:r w:rsidR="00ED61A2">
        <w:fldChar w:fldCharType="begin"/>
      </w:r>
      <w:r w:rsidR="006308AF">
        <w:instrText xml:space="preserve"> SEQ Figure \* ARABIC \s 1 </w:instrText>
      </w:r>
      <w:r w:rsidR="00ED61A2">
        <w:fldChar w:fldCharType="separate"/>
      </w:r>
      <w:r w:rsidR="00835C91">
        <w:rPr>
          <w:noProof/>
        </w:rPr>
        <w:t>5</w:t>
      </w:r>
      <w:r w:rsidR="00ED61A2">
        <w:fldChar w:fldCharType="end"/>
      </w:r>
      <w:r>
        <w:t xml:space="preserve">: </w:t>
      </w:r>
      <w:r w:rsidRPr="00DF1F86">
        <w:t>«</w:t>
      </w:r>
      <w:r w:rsidR="00637408">
        <w:t>OpenModel</w:t>
      </w:r>
      <w:r w:rsidRPr="00DF1F86">
        <w:t>Class» Stereotype</w:t>
      </w:r>
      <w:bookmarkEnd w:id="325"/>
      <w:bookmarkEnd w:id="326"/>
      <w:bookmarkEnd w:id="327"/>
      <w:bookmarkEnd w:id="328"/>
    </w:p>
    <w:p w14:paraId="1DBE07C1" w14:textId="147FF76A" w:rsidR="00465AB5" w:rsidRDefault="00242577">
      <w:pPr>
        <w:pStyle w:val="Listenabsatz"/>
        <w:numPr>
          <w:ilvl w:val="0"/>
          <w:numId w:val="3"/>
        </w:numPr>
        <w:ind w:left="1080"/>
        <w:rPr>
          <w:lang w:eastAsia="de-DE"/>
        </w:rPr>
      </w:pPr>
      <w:r>
        <w:rPr>
          <w:lang w:eastAsia="de-DE"/>
        </w:rPr>
        <w:t>s</w:t>
      </w:r>
      <w:r w:rsidR="009C0E9D">
        <w:rPr>
          <w:lang w:eastAsia="de-DE"/>
        </w:rPr>
        <w:t>upport</w:t>
      </w:r>
      <w:r w:rsidR="00A84E1C">
        <w:rPr>
          <w:lang w:eastAsia="de-DE"/>
        </w:rPr>
        <w:br/>
      </w:r>
      <w:r w:rsidR="009C0E9D">
        <w:rPr>
          <w:lang w:eastAsia="de-DE"/>
        </w:rPr>
        <w:t xml:space="preserve">This property qualifies the support of </w:t>
      </w:r>
      <w:r w:rsidR="00EA2938">
        <w:rPr>
          <w:lang w:eastAsia="de-DE"/>
        </w:rPr>
        <w:t xml:space="preserve">the class </w:t>
      </w:r>
      <w:r w:rsidR="009C0E9D">
        <w:rPr>
          <w:lang w:eastAsia="de-DE"/>
        </w:rPr>
        <w:t xml:space="preserve">at the management interface. See definition </w:t>
      </w:r>
      <w:r w:rsidR="00A60AE6">
        <w:rPr>
          <w:lang w:eastAsia="de-DE"/>
        </w:rPr>
        <w:t xml:space="preserve">in </w:t>
      </w:r>
      <w:r w:rsidR="00E0152F">
        <w:rPr>
          <w:lang w:eastAsia="de-DE"/>
        </w:rPr>
        <w:t>clause</w:t>
      </w:r>
      <w:r w:rsidR="00A60AE6">
        <w:rPr>
          <w:lang w:eastAsia="de-DE"/>
        </w:rPr>
        <w:t xml:space="preserve"> </w:t>
      </w:r>
      <w:r w:rsidR="0087349C">
        <w:rPr>
          <w:lang w:eastAsia="de-DE"/>
        </w:rPr>
        <w:fldChar w:fldCharType="begin"/>
      </w:r>
      <w:r w:rsidR="0087349C">
        <w:rPr>
          <w:lang w:eastAsia="de-DE"/>
        </w:rPr>
        <w:instrText xml:space="preserve"> REF _Ref139967355 \r \h </w:instrText>
      </w:r>
      <w:r w:rsidR="0087349C">
        <w:rPr>
          <w:lang w:eastAsia="de-DE"/>
        </w:rPr>
      </w:r>
      <w:r w:rsidR="0087349C">
        <w:rPr>
          <w:lang w:eastAsia="de-DE"/>
        </w:rPr>
        <w:fldChar w:fldCharType="separate"/>
      </w:r>
      <w:r w:rsidR="00835C91">
        <w:rPr>
          <w:lang w:eastAsia="de-DE"/>
        </w:rPr>
        <w:t>5.10</w:t>
      </w:r>
      <w:r w:rsidR="0087349C">
        <w:rPr>
          <w:lang w:eastAsia="de-DE"/>
        </w:rPr>
        <w:fldChar w:fldCharType="end"/>
      </w:r>
      <w:r w:rsidR="00A60AE6">
        <w:rPr>
          <w:lang w:eastAsia="de-DE"/>
        </w:rPr>
        <w:t>.</w:t>
      </w:r>
    </w:p>
    <w:p w14:paraId="1E3C2D24" w14:textId="77777777" w:rsidR="00465AB5" w:rsidRDefault="00242577">
      <w:pPr>
        <w:pStyle w:val="Listenabsatz"/>
        <w:numPr>
          <w:ilvl w:val="0"/>
          <w:numId w:val="3"/>
        </w:numPr>
        <w:ind w:left="1080"/>
        <w:rPr>
          <w:lang w:eastAsia="de-DE"/>
        </w:rPr>
      </w:pPr>
      <w:r>
        <w:rPr>
          <w:lang w:eastAsia="de-DE"/>
        </w:rPr>
        <w:lastRenderedPageBreak/>
        <w:t>c</w:t>
      </w:r>
      <w:r w:rsidR="009C0E9D">
        <w:rPr>
          <w:lang w:eastAsia="de-DE"/>
        </w:rPr>
        <w:t>ondition</w:t>
      </w:r>
      <w:r w:rsidR="00A84E1C">
        <w:rPr>
          <w:lang w:eastAsia="de-DE"/>
        </w:rPr>
        <w:br/>
      </w:r>
      <w:r w:rsidR="009C0E9D">
        <w:rPr>
          <w:lang w:eastAsia="de-DE"/>
        </w:rPr>
        <w:t>This property contains the condition for the condition-related support qualifiers.</w:t>
      </w:r>
    </w:p>
    <w:p w14:paraId="059C7022" w14:textId="463F3F51" w:rsidR="0038401C" w:rsidRPr="00F30908" w:rsidRDefault="00ED0638" w:rsidP="0038401C">
      <w:pPr>
        <w:pStyle w:val="Listenabsatz"/>
        <w:numPr>
          <w:ilvl w:val="0"/>
          <w:numId w:val="3"/>
        </w:numPr>
        <w:rPr>
          <w:color w:val="BFBFBF" w:themeColor="background1" w:themeShade="BF"/>
          <w:lang w:eastAsia="de-DE"/>
        </w:rPr>
      </w:pPr>
      <w:r w:rsidRPr="00ED0638">
        <w:rPr>
          <w:color w:val="FF0000"/>
          <w:lang w:eastAsia="de-DE"/>
        </w:rPr>
        <w:t>Obsolete</w:t>
      </w:r>
      <w:r w:rsidRPr="00F30908">
        <w:rPr>
          <w:color w:val="BFBFBF" w:themeColor="background1" w:themeShade="BF"/>
          <w:lang w:eastAsia="de-DE"/>
        </w:rPr>
        <w:br/>
      </w:r>
      <w:r w:rsidR="0038401C" w:rsidRPr="00F30908">
        <w:rPr>
          <w:color w:val="BFBFBF" w:themeColor="background1" w:themeShade="BF"/>
          <w:lang w:eastAsia="de-DE"/>
        </w:rPr>
        <w:t xml:space="preserve">Additional interface related properties </w:t>
      </w:r>
      <w:r w:rsidR="004B0043" w:rsidRPr="00F30908" w:rsidDel="0037575A">
        <w:rPr>
          <w:color w:val="BFBFBF" w:themeColor="background1" w:themeShade="BF"/>
          <w:lang w:eastAsia="de-DE"/>
        </w:rPr>
        <w:t xml:space="preserve">(only relevant in the purpose-specific models of the information model; see </w:t>
      </w:r>
      <w:r w:rsidR="00ED61A2" w:rsidRPr="00F30908" w:rsidDel="0037575A">
        <w:rPr>
          <w:color w:val="BFBFBF" w:themeColor="background1" w:themeShade="BF"/>
          <w:lang w:eastAsia="de-DE"/>
        </w:rPr>
        <w:fldChar w:fldCharType="begin"/>
      </w:r>
      <w:r w:rsidR="004B0043" w:rsidRPr="00F30908" w:rsidDel="0037575A">
        <w:rPr>
          <w:color w:val="BFBFBF" w:themeColor="background1" w:themeShade="BF"/>
          <w:lang w:eastAsia="de-DE"/>
        </w:rPr>
        <w:instrText xml:space="preserve"> REF _Ref410656698 \h </w:instrText>
      </w:r>
      <w:r w:rsidR="00ED61A2" w:rsidRPr="00F30908" w:rsidDel="0037575A">
        <w:rPr>
          <w:color w:val="BFBFBF" w:themeColor="background1" w:themeShade="BF"/>
          <w:lang w:eastAsia="de-DE"/>
        </w:rPr>
      </w:r>
      <w:r w:rsidR="00ED61A2" w:rsidRPr="00F30908" w:rsidDel="0037575A">
        <w:rPr>
          <w:color w:val="BFBFBF" w:themeColor="background1" w:themeShade="BF"/>
          <w:lang w:eastAsia="de-DE"/>
        </w:rPr>
        <w:fldChar w:fldCharType="separate"/>
      </w:r>
      <w:r w:rsidR="000E3F29" w:rsidRPr="00F30908">
        <w:rPr>
          <w:color w:val="BFBFBF" w:themeColor="background1" w:themeShade="BF"/>
        </w:rPr>
        <w:t xml:space="preserve">Figure </w:t>
      </w:r>
      <w:r w:rsidR="000E3F29" w:rsidRPr="00F30908">
        <w:rPr>
          <w:noProof/>
          <w:color w:val="BFBFBF" w:themeColor="background1" w:themeShade="BF"/>
        </w:rPr>
        <w:t>4</w:t>
      </w:r>
      <w:r w:rsidR="000E3F29" w:rsidRPr="00F30908">
        <w:rPr>
          <w:color w:val="BFBFBF" w:themeColor="background1" w:themeShade="BF"/>
        </w:rPr>
        <w:t>.</w:t>
      </w:r>
      <w:r w:rsidR="000E3F29" w:rsidRPr="00F30908">
        <w:rPr>
          <w:noProof/>
          <w:color w:val="BFBFBF" w:themeColor="background1" w:themeShade="BF"/>
        </w:rPr>
        <w:t>1</w:t>
      </w:r>
      <w:r w:rsidR="00ED61A2" w:rsidRPr="00F30908" w:rsidDel="0037575A">
        <w:rPr>
          <w:color w:val="BFBFBF" w:themeColor="background1" w:themeShade="BF"/>
          <w:lang w:eastAsia="de-DE"/>
        </w:rPr>
        <w:fldChar w:fldCharType="end"/>
      </w:r>
      <w:r w:rsidR="004B0043" w:rsidRPr="00F30908" w:rsidDel="0037575A">
        <w:rPr>
          <w:color w:val="BFBFBF" w:themeColor="background1" w:themeShade="BF"/>
          <w:lang w:eastAsia="de-DE"/>
        </w:rPr>
        <w:t>)</w:t>
      </w:r>
      <w:r w:rsidR="004B0043" w:rsidRPr="00F30908">
        <w:rPr>
          <w:color w:val="BFBFBF" w:themeColor="background1" w:themeShade="BF"/>
          <w:lang w:eastAsia="de-DE"/>
        </w:rPr>
        <w:t xml:space="preserve"> </w:t>
      </w:r>
      <w:r w:rsidR="0038401C" w:rsidRPr="00F30908">
        <w:rPr>
          <w:color w:val="BFBFBF" w:themeColor="background1" w:themeShade="BF"/>
          <w:lang w:eastAsia="de-DE"/>
        </w:rPr>
        <w:t>are defined in the «</w:t>
      </w:r>
      <w:r w:rsidR="00ED683E" w:rsidRPr="00F30908">
        <w:rPr>
          <w:color w:val="BFBFBF" w:themeColor="background1" w:themeShade="BF"/>
          <w:lang w:eastAsia="de-DE"/>
        </w:rPr>
        <w:t>Open</w:t>
      </w:r>
      <w:r w:rsidR="0038401C" w:rsidRPr="00F30908">
        <w:rPr>
          <w:color w:val="BFBFBF" w:themeColor="background1" w:themeShade="BF"/>
          <w:lang w:eastAsia="de-DE"/>
        </w:rPr>
        <w:t>InterfaceModelClass» stereotype which extends</w:t>
      </w:r>
      <w:r w:rsidR="0038401C" w:rsidRPr="00F30908">
        <w:rPr>
          <w:color w:val="BFBFBF" w:themeColor="background1" w:themeShade="BF"/>
          <w:lang w:eastAsia="de-DE"/>
        </w:rPr>
        <w:br/>
        <w:t>(</w:t>
      </w:r>
      <w:r w:rsidR="00E16990" w:rsidRPr="00F30908">
        <w:rPr>
          <w:noProof/>
          <w:color w:val="BFBFBF" w:themeColor="background1" w:themeShade="BF"/>
          <w:lang w:val="de-DE" w:eastAsia="de-DE"/>
        </w:rPr>
        <w:drawing>
          <wp:inline distT="0" distB="0" distL="0" distR="0" wp14:anchorId="16457CD9" wp14:editId="02D35C97">
            <wp:extent cx="698500" cy="146685"/>
            <wp:effectExtent l="19050" t="0" r="6350" b="0"/>
            <wp:docPr id="8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38401C" w:rsidRPr="00F30908">
        <w:rPr>
          <w:color w:val="BFBFBF" w:themeColor="background1" w:themeShade="BF"/>
          <w:lang w:eastAsia="de-DE"/>
        </w:rPr>
        <w:t xml:space="preserve">) by default (required) the </w:t>
      </w:r>
      <w:r w:rsidR="0038401C" w:rsidRPr="00F30908">
        <w:rPr>
          <w:color w:val="BFBFBF" w:themeColor="background1" w:themeShade="BF"/>
        </w:rPr>
        <w:t xml:space="preserve">«metaclass» </w:t>
      </w:r>
      <w:r w:rsidR="0038401C" w:rsidRPr="00F30908">
        <w:rPr>
          <w:color w:val="BFBFBF" w:themeColor="background1" w:themeShade="BF"/>
          <w:lang w:eastAsia="de-DE"/>
        </w:rPr>
        <w:t>Class:</w:t>
      </w:r>
    </w:p>
    <w:p w14:paraId="5D8688B7" w14:textId="5C39D6E5" w:rsidR="0038401C" w:rsidRPr="00F30908" w:rsidRDefault="00EE26E5" w:rsidP="0038401C">
      <w:pPr>
        <w:jc w:val="center"/>
        <w:rPr>
          <w:noProof/>
          <w:color w:val="BFBFBF" w:themeColor="background1" w:themeShade="BF"/>
          <w:lang w:val="de-DE" w:eastAsia="de-DE"/>
        </w:rPr>
      </w:pPr>
      <w:r w:rsidRPr="00F30908">
        <w:rPr>
          <w:noProof/>
          <w:color w:val="BFBFBF" w:themeColor="background1" w:themeShade="BF"/>
          <w:lang w:val="de-DE" w:eastAsia="de-DE"/>
        </w:rPr>
        <w:drawing>
          <wp:inline distT="0" distB="0" distL="0" distR="0" wp14:anchorId="23387637" wp14:editId="481BE1AA">
            <wp:extent cx="3962953" cy="1857634"/>
            <wp:effectExtent l="0" t="0" r="0" b="952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2953" cy="1857634"/>
                    </a:xfrm>
                    <a:prstGeom prst="rect">
                      <a:avLst/>
                    </a:prstGeom>
                  </pic:spPr>
                </pic:pic>
              </a:graphicData>
            </a:graphic>
          </wp:inline>
        </w:drawing>
      </w:r>
    </w:p>
    <w:p w14:paraId="0D37AF72" w14:textId="2402E6F5" w:rsidR="0038401C" w:rsidRPr="00F30908" w:rsidRDefault="0038401C" w:rsidP="0038401C">
      <w:pPr>
        <w:pStyle w:val="FigureCaption"/>
        <w:rPr>
          <w:color w:val="BFBFBF" w:themeColor="background1" w:themeShade="BF"/>
        </w:rPr>
      </w:pPr>
      <w:bookmarkStart w:id="329" w:name="_Toc516068640"/>
      <w:bookmarkStart w:id="330" w:name="_Toc79149044"/>
      <w:r w:rsidRPr="00F30908">
        <w:rPr>
          <w:color w:val="BFBFBF" w:themeColor="background1" w:themeShade="BF"/>
        </w:rPr>
        <w:t xml:space="preserve">Figure </w:t>
      </w:r>
      <w:r w:rsidR="00ED61A2" w:rsidRPr="00F30908">
        <w:rPr>
          <w:color w:val="BFBFBF" w:themeColor="background1" w:themeShade="BF"/>
        </w:rPr>
        <w:fldChar w:fldCharType="begin"/>
      </w:r>
      <w:r w:rsidRPr="00F30908">
        <w:rPr>
          <w:color w:val="BFBFBF" w:themeColor="background1" w:themeShade="BF"/>
        </w:rPr>
        <w:instrText xml:space="preserve"> STYLEREF 1 \s </w:instrText>
      </w:r>
      <w:r w:rsidR="00ED61A2" w:rsidRPr="00F30908">
        <w:rPr>
          <w:color w:val="BFBFBF" w:themeColor="background1" w:themeShade="BF"/>
        </w:rPr>
        <w:fldChar w:fldCharType="separate"/>
      </w:r>
      <w:r w:rsidR="00835C91">
        <w:rPr>
          <w:noProof/>
          <w:color w:val="BFBFBF" w:themeColor="background1" w:themeShade="BF"/>
        </w:rPr>
        <w:t>5</w:t>
      </w:r>
      <w:r w:rsidR="00ED61A2" w:rsidRPr="00F30908">
        <w:rPr>
          <w:color w:val="BFBFBF" w:themeColor="background1" w:themeShade="BF"/>
        </w:rPr>
        <w:fldChar w:fldCharType="end"/>
      </w:r>
      <w:r w:rsidRPr="00F30908">
        <w:rPr>
          <w:color w:val="BFBFBF" w:themeColor="background1" w:themeShade="BF"/>
        </w:rPr>
        <w:t>.</w:t>
      </w:r>
      <w:r w:rsidR="00ED61A2" w:rsidRPr="00F30908">
        <w:rPr>
          <w:color w:val="BFBFBF" w:themeColor="background1" w:themeShade="BF"/>
        </w:rPr>
        <w:fldChar w:fldCharType="begin"/>
      </w:r>
      <w:r w:rsidRPr="00F30908">
        <w:rPr>
          <w:color w:val="BFBFBF" w:themeColor="background1" w:themeShade="BF"/>
        </w:rPr>
        <w:instrText xml:space="preserve"> SEQ Figure \* ARABIC \s 1 </w:instrText>
      </w:r>
      <w:r w:rsidR="00ED61A2" w:rsidRPr="00F30908">
        <w:rPr>
          <w:color w:val="BFBFBF" w:themeColor="background1" w:themeShade="BF"/>
        </w:rPr>
        <w:fldChar w:fldCharType="separate"/>
      </w:r>
      <w:r w:rsidR="00835C91">
        <w:rPr>
          <w:noProof/>
          <w:color w:val="BFBFBF" w:themeColor="background1" w:themeShade="BF"/>
        </w:rPr>
        <w:t>6</w:t>
      </w:r>
      <w:r w:rsidR="00ED61A2" w:rsidRPr="00F30908">
        <w:rPr>
          <w:color w:val="BFBFBF" w:themeColor="background1" w:themeShade="BF"/>
        </w:rPr>
        <w:fldChar w:fldCharType="end"/>
      </w:r>
      <w:r w:rsidRPr="00F30908">
        <w:rPr>
          <w:color w:val="BFBFBF" w:themeColor="background1" w:themeShade="BF"/>
        </w:rPr>
        <w:t>: «</w:t>
      </w:r>
      <w:r w:rsidR="00ED683E" w:rsidRPr="00F30908">
        <w:rPr>
          <w:color w:val="BFBFBF" w:themeColor="background1" w:themeShade="BF"/>
        </w:rPr>
        <w:t>Open</w:t>
      </w:r>
      <w:r w:rsidRPr="00F30908">
        <w:rPr>
          <w:color w:val="BFBFBF" w:themeColor="background1" w:themeShade="BF"/>
        </w:rPr>
        <w:t>InterfaceModelClass» Stereotype</w:t>
      </w:r>
      <w:bookmarkEnd w:id="329"/>
      <w:r w:rsidR="00ED0638" w:rsidRPr="00F30908">
        <w:rPr>
          <w:color w:val="BFBFBF" w:themeColor="background1" w:themeShade="BF"/>
        </w:rPr>
        <w:t xml:space="preserve"> (obsolete)</w:t>
      </w:r>
      <w:bookmarkEnd w:id="330"/>
    </w:p>
    <w:p w14:paraId="2C526F86" w14:textId="77777777" w:rsidR="0038401C" w:rsidDel="0037575A" w:rsidRDefault="0038401C" w:rsidP="0038401C">
      <w:pPr>
        <w:pStyle w:val="Listenabsatz"/>
        <w:numPr>
          <w:ilvl w:val="0"/>
          <w:numId w:val="3"/>
        </w:numPr>
        <w:ind w:left="1080"/>
        <w:rPr>
          <w:lang w:eastAsia="de-DE"/>
        </w:rPr>
      </w:pPr>
      <w:r w:rsidDel="0037575A">
        <w:rPr>
          <w:lang w:eastAsia="de-DE"/>
        </w:rPr>
        <w:t>objectCreationNotification</w:t>
      </w:r>
      <w:r w:rsidDel="0037575A">
        <w:rPr>
          <w:lang w:eastAsia="de-DE"/>
        </w:rPr>
        <w:br/>
        <w:t>Defines whether an object creation notification has to be sent when the instance is created.</w:t>
      </w:r>
    </w:p>
    <w:p w14:paraId="718D299D" w14:textId="77777777" w:rsidR="0038401C" w:rsidDel="0037575A" w:rsidRDefault="0038401C" w:rsidP="0038401C">
      <w:pPr>
        <w:pStyle w:val="Listenabsatz"/>
        <w:numPr>
          <w:ilvl w:val="0"/>
          <w:numId w:val="3"/>
        </w:numPr>
        <w:ind w:left="1080"/>
        <w:rPr>
          <w:lang w:eastAsia="de-DE"/>
        </w:rPr>
      </w:pPr>
      <w:r w:rsidDel="0037575A">
        <w:rPr>
          <w:lang w:eastAsia="de-DE"/>
        </w:rPr>
        <w:t>objectDeletionNotification</w:t>
      </w:r>
      <w:r w:rsidDel="0037575A">
        <w:rPr>
          <w:lang w:eastAsia="de-DE"/>
        </w:rPr>
        <w:br/>
        <w:t>Defines whether an object deletion notification has to be sent when the instance is deleted.</w:t>
      </w:r>
    </w:p>
    <w:p w14:paraId="4F82663E" w14:textId="77777777" w:rsidR="0038401C" w:rsidRDefault="0038401C" w:rsidP="0038401C">
      <w:pPr>
        <w:pStyle w:val="Listenabsatz"/>
        <w:numPr>
          <w:ilvl w:val="0"/>
          <w:numId w:val="3"/>
        </w:numPr>
        <w:rPr>
          <w:lang w:eastAsia="de-DE"/>
        </w:rPr>
      </w:pPr>
      <w:r>
        <w:rPr>
          <w:lang w:eastAsia="de-DE"/>
        </w:rPr>
        <w:t>Other properties:</w:t>
      </w:r>
    </w:p>
    <w:p w14:paraId="58993C40" w14:textId="4581FDC6" w:rsidR="00465AB5" w:rsidRPr="00F30908" w:rsidRDefault="007D40E2">
      <w:pPr>
        <w:pStyle w:val="Listenabsatz"/>
        <w:numPr>
          <w:ilvl w:val="0"/>
          <w:numId w:val="3"/>
        </w:numPr>
        <w:ind w:left="1080"/>
        <w:rPr>
          <w:color w:val="BFBFBF" w:themeColor="background1" w:themeShade="BF"/>
          <w:lang w:eastAsia="de-DE"/>
        </w:rPr>
      </w:pPr>
      <w:r w:rsidRPr="00F30908">
        <w:rPr>
          <w:color w:val="BFBFBF" w:themeColor="background1" w:themeShade="BF"/>
          <w:lang w:eastAsia="de-DE"/>
        </w:rPr>
        <w:t>Choice</w:t>
      </w:r>
      <w:r w:rsidR="00ED0638" w:rsidRPr="00F30908">
        <w:rPr>
          <w:color w:val="BFBFBF" w:themeColor="background1" w:themeShade="BF"/>
          <w:lang w:eastAsia="de-DE"/>
        </w:rPr>
        <w:t xml:space="preserve"> </w:t>
      </w:r>
      <w:r w:rsidR="00ED0638" w:rsidRPr="00ED0638">
        <w:rPr>
          <w:color w:val="FF0000"/>
          <w:lang w:eastAsia="de-DE"/>
        </w:rPr>
        <w:t>(obsolete)</w:t>
      </w:r>
      <w:r w:rsidRPr="00F30908">
        <w:rPr>
          <w:color w:val="BFBFBF" w:themeColor="background1" w:themeShade="BF"/>
          <w:lang w:eastAsia="de-DE"/>
        </w:rPr>
        <w:br/>
        <w:t xml:space="preserve">This </w:t>
      </w:r>
      <w:r w:rsidR="00081A0B" w:rsidRPr="00F30908">
        <w:rPr>
          <w:color w:val="BFBFBF" w:themeColor="background1" w:themeShade="BF"/>
          <w:lang w:eastAsia="de-DE"/>
        </w:rPr>
        <w:t xml:space="preserve">optional </w:t>
      </w:r>
      <w:r w:rsidRPr="00F30908">
        <w:rPr>
          <w:color w:val="BFBFBF" w:themeColor="background1" w:themeShade="BF"/>
          <w:lang w:eastAsia="de-DE"/>
        </w:rPr>
        <w:t xml:space="preserve">stereotype identifies </w:t>
      </w:r>
      <w:r w:rsidR="00EA2938" w:rsidRPr="00F30908">
        <w:rPr>
          <w:color w:val="BFBFBF" w:themeColor="background1" w:themeShade="BF"/>
          <w:lang w:eastAsia="de-DE"/>
        </w:rPr>
        <w:t xml:space="preserve">a class </w:t>
      </w:r>
      <w:r w:rsidRPr="00F30908">
        <w:rPr>
          <w:color w:val="BFBFBF" w:themeColor="background1" w:themeShade="BF"/>
          <w:lang w:eastAsia="de-DE"/>
        </w:rPr>
        <w:t>as a choice between different alternatives.</w:t>
      </w:r>
    </w:p>
    <w:p w14:paraId="09A95A64" w14:textId="0086B7E5" w:rsidR="007D40E2" w:rsidRPr="00F30908" w:rsidRDefault="00ED0638" w:rsidP="007D40E2">
      <w:pPr>
        <w:ind w:left="360"/>
        <w:jc w:val="center"/>
        <w:rPr>
          <w:color w:val="BFBFBF" w:themeColor="background1" w:themeShade="BF"/>
          <w:lang w:eastAsia="de-DE"/>
        </w:rPr>
      </w:pPr>
      <w:r w:rsidRPr="00F30908">
        <w:rPr>
          <w:noProof/>
          <w:color w:val="BFBFBF" w:themeColor="background1" w:themeShade="BF"/>
          <w:lang w:eastAsia="de-DE"/>
        </w:rPr>
        <w:drawing>
          <wp:inline distT="0" distB="0" distL="0" distR="0" wp14:anchorId="58DA6C72" wp14:editId="4E7F3930">
            <wp:extent cx="2486372" cy="1552792"/>
            <wp:effectExtent l="0" t="0" r="9525" b="952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86372" cy="1552792"/>
                    </a:xfrm>
                    <a:prstGeom prst="rect">
                      <a:avLst/>
                    </a:prstGeom>
                  </pic:spPr>
                </pic:pic>
              </a:graphicData>
            </a:graphic>
          </wp:inline>
        </w:drawing>
      </w:r>
    </w:p>
    <w:p w14:paraId="40FD5A76" w14:textId="665D1209" w:rsidR="007D40E2" w:rsidRPr="00F30908" w:rsidRDefault="007D40E2" w:rsidP="00427868">
      <w:pPr>
        <w:pStyle w:val="FigureCaption"/>
        <w:rPr>
          <w:color w:val="BFBFBF" w:themeColor="background1" w:themeShade="BF"/>
        </w:rPr>
      </w:pPr>
      <w:bookmarkStart w:id="331" w:name="_Toc516068641"/>
      <w:bookmarkStart w:id="332" w:name="_Toc79149045"/>
      <w:r w:rsidRPr="00F30908">
        <w:rPr>
          <w:color w:val="BFBFBF" w:themeColor="background1" w:themeShade="BF"/>
        </w:rPr>
        <w:t xml:space="preserve">Figure </w:t>
      </w:r>
      <w:r w:rsidR="00ED61A2" w:rsidRPr="00F30908">
        <w:rPr>
          <w:color w:val="BFBFBF" w:themeColor="background1" w:themeShade="BF"/>
        </w:rPr>
        <w:fldChar w:fldCharType="begin"/>
      </w:r>
      <w:r w:rsidRPr="00F30908">
        <w:rPr>
          <w:color w:val="BFBFBF" w:themeColor="background1" w:themeShade="BF"/>
        </w:rPr>
        <w:instrText xml:space="preserve"> STYLEREF 1 \s </w:instrText>
      </w:r>
      <w:r w:rsidR="00ED61A2" w:rsidRPr="00F30908">
        <w:rPr>
          <w:color w:val="BFBFBF" w:themeColor="background1" w:themeShade="BF"/>
        </w:rPr>
        <w:fldChar w:fldCharType="separate"/>
      </w:r>
      <w:r w:rsidR="00835C91">
        <w:rPr>
          <w:noProof/>
          <w:color w:val="BFBFBF" w:themeColor="background1" w:themeShade="BF"/>
        </w:rPr>
        <w:t>5</w:t>
      </w:r>
      <w:r w:rsidR="00ED61A2" w:rsidRPr="00F30908">
        <w:rPr>
          <w:color w:val="BFBFBF" w:themeColor="background1" w:themeShade="BF"/>
        </w:rPr>
        <w:fldChar w:fldCharType="end"/>
      </w:r>
      <w:r w:rsidRPr="00F30908">
        <w:rPr>
          <w:color w:val="BFBFBF" w:themeColor="background1" w:themeShade="BF"/>
        </w:rPr>
        <w:t>.</w:t>
      </w:r>
      <w:r w:rsidR="00ED61A2" w:rsidRPr="00F30908">
        <w:rPr>
          <w:color w:val="BFBFBF" w:themeColor="background1" w:themeShade="BF"/>
        </w:rPr>
        <w:fldChar w:fldCharType="begin"/>
      </w:r>
      <w:r w:rsidRPr="00F30908">
        <w:rPr>
          <w:color w:val="BFBFBF" w:themeColor="background1" w:themeShade="BF"/>
        </w:rPr>
        <w:instrText xml:space="preserve"> SEQ Figure \* ARABIC \s 1 </w:instrText>
      </w:r>
      <w:r w:rsidR="00ED61A2" w:rsidRPr="00F30908">
        <w:rPr>
          <w:color w:val="BFBFBF" w:themeColor="background1" w:themeShade="BF"/>
        </w:rPr>
        <w:fldChar w:fldCharType="separate"/>
      </w:r>
      <w:r w:rsidR="00835C91">
        <w:rPr>
          <w:noProof/>
          <w:color w:val="BFBFBF" w:themeColor="background1" w:themeShade="BF"/>
        </w:rPr>
        <w:t>7</w:t>
      </w:r>
      <w:r w:rsidR="00ED61A2" w:rsidRPr="00F30908">
        <w:rPr>
          <w:color w:val="BFBFBF" w:themeColor="background1" w:themeShade="BF"/>
        </w:rPr>
        <w:fldChar w:fldCharType="end"/>
      </w:r>
      <w:r w:rsidRPr="00F30908">
        <w:rPr>
          <w:color w:val="BFBFBF" w:themeColor="background1" w:themeShade="BF"/>
        </w:rPr>
        <w:t xml:space="preserve">: Potential Choice </w:t>
      </w:r>
      <w:r w:rsidR="00DC4D9B" w:rsidRPr="00F30908">
        <w:rPr>
          <w:color w:val="BFBFBF" w:themeColor="background1" w:themeShade="BF"/>
        </w:rPr>
        <w:t>A</w:t>
      </w:r>
      <w:r w:rsidRPr="00F30908">
        <w:rPr>
          <w:color w:val="BFBFBF" w:themeColor="background1" w:themeShade="BF"/>
        </w:rPr>
        <w:t xml:space="preserve">nnotation </w:t>
      </w:r>
      <w:r w:rsidR="00EA2938" w:rsidRPr="00F30908">
        <w:rPr>
          <w:color w:val="BFBFBF" w:themeColor="background1" w:themeShade="BF"/>
        </w:rPr>
        <w:t>for Classes</w:t>
      </w:r>
      <w:bookmarkEnd w:id="331"/>
      <w:r w:rsidR="00ED0638" w:rsidRPr="00F30908">
        <w:rPr>
          <w:color w:val="BFBFBF" w:themeColor="background1" w:themeShade="BF"/>
        </w:rPr>
        <w:t xml:space="preserve"> (obsolete)</w:t>
      </w:r>
      <w:bookmarkEnd w:id="332"/>
    </w:p>
    <w:p w14:paraId="52843A2E" w14:textId="029D6A2B" w:rsidR="00081A0B" w:rsidRDefault="00081A0B" w:rsidP="00081A0B">
      <w:pPr>
        <w:pStyle w:val="Listenabsatz"/>
        <w:numPr>
          <w:ilvl w:val="0"/>
          <w:numId w:val="3"/>
        </w:numPr>
        <w:ind w:left="1080"/>
        <w:rPr>
          <w:lang w:eastAsia="de-DE"/>
        </w:rPr>
      </w:pPr>
      <w:r>
        <w:rPr>
          <w:lang w:eastAsia="de-DE"/>
        </w:rPr>
        <w:t>RootElement</w:t>
      </w:r>
      <w:r>
        <w:rPr>
          <w:lang w:eastAsia="de-DE"/>
        </w:rPr>
        <w:br/>
      </w:r>
      <w:r w:rsidRPr="00081A0B">
        <w:rPr>
          <w:lang w:eastAsia="de-DE"/>
        </w:rPr>
        <w:t xml:space="preserve">This </w:t>
      </w:r>
      <w:r>
        <w:rPr>
          <w:lang w:eastAsia="de-DE"/>
        </w:rPr>
        <w:t xml:space="preserve">optional </w:t>
      </w:r>
      <w:r w:rsidRPr="00081A0B">
        <w:rPr>
          <w:lang w:eastAsia="de-DE"/>
        </w:rPr>
        <w:t>stereotype is only relevant in interface related (purpose-specific) models and identifies the associated object class as the root element when mapped to a tree structured data model.</w:t>
      </w:r>
      <w:r>
        <w:rPr>
          <w:lang w:eastAsia="de-DE"/>
        </w:rPr>
        <w:br/>
      </w:r>
      <w:r w:rsidR="00AE31F4">
        <w:rPr>
          <w:lang w:eastAsia="de-DE"/>
        </w:rPr>
        <w:t xml:space="preserve">The name property </w:t>
      </w:r>
      <w:r w:rsidR="00AE31F4" w:rsidRPr="00AE31F4">
        <w:rPr>
          <w:lang w:eastAsia="de-DE"/>
        </w:rPr>
        <w:t>specif</w:t>
      </w:r>
      <w:r w:rsidR="00670784">
        <w:rPr>
          <w:lang w:eastAsia="de-DE"/>
        </w:rPr>
        <w:t>ies the</w:t>
      </w:r>
      <w:r w:rsidR="00346C7E">
        <w:rPr>
          <w:lang w:eastAsia="de-DE"/>
        </w:rPr>
        <w:t xml:space="preserve"> </w:t>
      </w:r>
      <w:r w:rsidR="00AE31F4" w:rsidRPr="00AE31F4">
        <w:rPr>
          <w:lang w:eastAsia="de-DE"/>
        </w:rPr>
        <w:t>name for the root instance</w:t>
      </w:r>
      <w:ins w:id="333" w:author="Bernd Zeuner [2]" w:date="2022-10-28T15:57:00Z">
        <w:r w:rsidR="000024EE" w:rsidRPr="000024EE">
          <w:rPr>
            <w:lang w:eastAsia="de-DE"/>
          </w:rPr>
          <w:t xml:space="preserve"> </w:t>
        </w:r>
        <w:r w:rsidR="000024EE">
          <w:rPr>
            <w:lang w:eastAsia="de-DE"/>
          </w:rPr>
          <w:t xml:space="preserve">and follows Lower Camel </w:t>
        </w:r>
        <w:r w:rsidR="000024EE">
          <w:rPr>
            <w:lang w:eastAsia="de-DE"/>
          </w:rPr>
          <w:lastRenderedPageBreak/>
          <w:t>Case (LCC) style with an underscore “_” prefix</w:t>
        </w:r>
      </w:ins>
      <w:r w:rsidR="00346C7E">
        <w:rPr>
          <w:lang w:eastAsia="de-DE"/>
        </w:rPr>
        <w:t>.</w:t>
      </w:r>
      <w:r w:rsidR="00AE31F4">
        <w:rPr>
          <w:lang w:eastAsia="de-DE"/>
        </w:rPr>
        <w:br/>
      </w:r>
      <w:r>
        <w:rPr>
          <w:lang w:eastAsia="de-DE"/>
        </w:rPr>
        <w:t>The multiplicity property defines the constraint of the number of root elements in the data model. The format is similar to the UML multiplicity; i.e., &lt;lower bound&gt;..&lt;upper bound&gt;. E.g., "0..*", "2..3", "1..*".</w:t>
      </w:r>
      <w:r>
        <w:rPr>
          <w:lang w:eastAsia="de-DE"/>
        </w:rPr>
        <w:br/>
      </w:r>
      <w:r w:rsidRPr="00081A0B">
        <w:rPr>
          <w:lang w:eastAsia="de-DE"/>
        </w:rPr>
        <w:t>Th</w:t>
      </w:r>
      <w:r>
        <w:rPr>
          <w:lang w:eastAsia="de-DE"/>
        </w:rPr>
        <w:t xml:space="preserve">e </w:t>
      </w:r>
      <w:r w:rsidR="00346C7E">
        <w:rPr>
          <w:lang w:eastAsia="de-DE"/>
        </w:rPr>
        <w:t xml:space="preserve">optional </w:t>
      </w:r>
      <w:r>
        <w:rPr>
          <w:lang w:eastAsia="de-DE"/>
        </w:rPr>
        <w:t>description</w:t>
      </w:r>
      <w:r w:rsidRPr="00081A0B">
        <w:rPr>
          <w:lang w:eastAsia="de-DE"/>
        </w:rPr>
        <w:t xml:space="preserve"> property will be mapped e.g., in YANG to the presence statement.</w:t>
      </w:r>
    </w:p>
    <w:p w14:paraId="35B8E455" w14:textId="77777777" w:rsidR="00081A0B" w:rsidRDefault="005C5D4A" w:rsidP="00081A0B">
      <w:pPr>
        <w:ind w:left="360"/>
        <w:jc w:val="center"/>
        <w:rPr>
          <w:lang w:eastAsia="de-DE"/>
        </w:rPr>
      </w:pPr>
      <w:r>
        <w:rPr>
          <w:noProof/>
          <w:lang w:val="de-DE" w:eastAsia="de-DE"/>
        </w:rPr>
        <w:drawing>
          <wp:inline distT="0" distB="0" distL="0" distR="0" wp14:anchorId="750E6B81" wp14:editId="453F1FAF">
            <wp:extent cx="1619250" cy="1981200"/>
            <wp:effectExtent l="19050" t="0" r="0" b="0"/>
            <wp:docPr id="58"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srcRect/>
                    <a:stretch>
                      <a:fillRect/>
                    </a:stretch>
                  </pic:blipFill>
                  <pic:spPr bwMode="auto">
                    <a:xfrm>
                      <a:off x="0" y="0"/>
                      <a:ext cx="1619250" cy="1981200"/>
                    </a:xfrm>
                    <a:prstGeom prst="rect">
                      <a:avLst/>
                    </a:prstGeom>
                    <a:noFill/>
                    <a:ln w="9525">
                      <a:noFill/>
                      <a:miter lim="800000"/>
                      <a:headEnd/>
                      <a:tailEnd/>
                    </a:ln>
                  </pic:spPr>
                </pic:pic>
              </a:graphicData>
            </a:graphic>
          </wp:inline>
        </w:drawing>
      </w:r>
    </w:p>
    <w:p w14:paraId="111C60C1" w14:textId="4D923EC1" w:rsidR="00081A0B" w:rsidRDefault="00081A0B" w:rsidP="00081A0B">
      <w:pPr>
        <w:pStyle w:val="FigureCaption"/>
      </w:pPr>
      <w:bookmarkStart w:id="334" w:name="_Toc516068642"/>
      <w:bookmarkStart w:id="335" w:name="_Toc79149046"/>
      <w:r>
        <w:t xml:space="preserve">Figure </w:t>
      </w:r>
      <w:r w:rsidR="00ED61A2">
        <w:fldChar w:fldCharType="begin"/>
      </w:r>
      <w:r>
        <w:instrText xml:space="preserve"> STYLEREF 1 \s </w:instrText>
      </w:r>
      <w:r w:rsidR="00ED61A2">
        <w:fldChar w:fldCharType="separate"/>
      </w:r>
      <w:r w:rsidR="00835C91">
        <w:rPr>
          <w:noProof/>
        </w:rPr>
        <w:t>5</w:t>
      </w:r>
      <w:r w:rsidR="00ED61A2">
        <w:fldChar w:fldCharType="end"/>
      </w:r>
      <w:r>
        <w:t>.</w:t>
      </w:r>
      <w:r w:rsidR="00ED61A2">
        <w:fldChar w:fldCharType="begin"/>
      </w:r>
      <w:r>
        <w:instrText xml:space="preserve"> SEQ Figure \* ARABIC \s 1 </w:instrText>
      </w:r>
      <w:r w:rsidR="00ED61A2">
        <w:fldChar w:fldCharType="separate"/>
      </w:r>
      <w:r w:rsidR="00835C91">
        <w:rPr>
          <w:noProof/>
        </w:rPr>
        <w:t>8</w:t>
      </w:r>
      <w:r w:rsidR="00ED61A2">
        <w:fldChar w:fldCharType="end"/>
      </w:r>
      <w:r>
        <w:t xml:space="preserve">: </w:t>
      </w:r>
      <w:r w:rsidR="006F2ED4">
        <w:t>Optional</w:t>
      </w:r>
      <w:r w:rsidRPr="00620627">
        <w:t xml:space="preserve"> </w:t>
      </w:r>
      <w:r>
        <w:t xml:space="preserve">RootElement </w:t>
      </w:r>
      <w:del w:id="336" w:author="Bernd Zeuner [2]" w:date="2022-11-04T15:14:00Z">
        <w:r w:rsidDel="00D26AEB">
          <w:delText>A</w:delText>
        </w:r>
        <w:r w:rsidRPr="00620627" w:rsidDel="00D26AEB">
          <w:delText xml:space="preserve">nnotation </w:delText>
        </w:r>
      </w:del>
      <w:ins w:id="337" w:author="Bernd Zeuner [2]" w:date="2022-11-04T15:14:00Z">
        <w:r w:rsidR="00D26AEB">
          <w:t>Stereotype</w:t>
        </w:r>
        <w:r w:rsidR="00D26AEB" w:rsidRPr="00620627">
          <w:t xml:space="preserve"> </w:t>
        </w:r>
      </w:ins>
      <w:r>
        <w:t>for</w:t>
      </w:r>
      <w:r w:rsidRPr="00620627">
        <w:t xml:space="preserve"> </w:t>
      </w:r>
      <w:r>
        <w:t>Classes</w:t>
      </w:r>
      <w:bookmarkEnd w:id="334"/>
      <w:bookmarkEnd w:id="335"/>
    </w:p>
    <w:p w14:paraId="08B897B8" w14:textId="2BFD717F" w:rsidR="00324D29" w:rsidRDefault="00E0152F">
      <w:pPr>
        <w:rPr>
          <w:lang w:eastAsia="de-DE"/>
        </w:rPr>
      </w:pPr>
      <w:r>
        <w:rPr>
          <w:lang w:eastAsia="de-DE"/>
        </w:rPr>
        <w:t xml:space="preserve">The following </w:t>
      </w:r>
      <w:r w:rsidR="00A60AE6">
        <w:rPr>
          <w:lang w:eastAsia="de-DE"/>
        </w:rPr>
        <w:t>UML defined class properties are not used</w:t>
      </w:r>
      <w:r w:rsidR="00927DEF">
        <w:rPr>
          <w:lang w:eastAsia="de-DE"/>
        </w:rPr>
        <w:t xml:space="preserve"> </w:t>
      </w:r>
      <w:r w:rsidR="00A20657">
        <w:rPr>
          <w:lang w:eastAsia="de-DE"/>
        </w:rPr>
        <w:t>(i.e., must be ignored regardless of the value they might have)</w:t>
      </w:r>
      <w:r w:rsidR="00A60AE6">
        <w:rPr>
          <w:lang w:eastAsia="de-DE"/>
        </w:rPr>
        <w:t>:</w:t>
      </w:r>
    </w:p>
    <w:p w14:paraId="2CA12BE3" w14:textId="77777777" w:rsidR="00324D29" w:rsidRDefault="009C0E9D">
      <w:pPr>
        <w:pStyle w:val="Listenabsatz"/>
        <w:numPr>
          <w:ilvl w:val="0"/>
          <w:numId w:val="2"/>
        </w:numPr>
        <w:rPr>
          <w:lang w:eastAsia="de-DE"/>
        </w:rPr>
      </w:pPr>
      <w:r>
        <w:rPr>
          <w:lang w:eastAsia="de-DE"/>
        </w:rPr>
        <w:t>Is active</w:t>
      </w:r>
      <w:r w:rsidR="00A36A86">
        <w:rPr>
          <w:lang w:eastAsia="de-DE"/>
        </w:rPr>
        <w:t xml:space="preserve"> (default = false)</w:t>
      </w:r>
    </w:p>
    <w:p w14:paraId="3E1D663A" w14:textId="77777777" w:rsidR="00324D29" w:rsidRDefault="009C0E9D">
      <w:pPr>
        <w:pStyle w:val="Listenabsatz"/>
        <w:numPr>
          <w:ilvl w:val="0"/>
          <w:numId w:val="2"/>
        </w:numPr>
        <w:rPr>
          <w:lang w:eastAsia="de-DE"/>
        </w:rPr>
      </w:pPr>
      <w:r>
        <w:rPr>
          <w:lang w:eastAsia="de-DE"/>
        </w:rPr>
        <w:t>Visibility</w:t>
      </w:r>
      <w:r w:rsidR="00A36A86">
        <w:rPr>
          <w:lang w:eastAsia="de-DE"/>
        </w:rPr>
        <w:t xml:space="preserve"> (default = public)</w:t>
      </w:r>
    </w:p>
    <w:p w14:paraId="08E792D8" w14:textId="77777777" w:rsidR="009C0E9D" w:rsidRDefault="009C0E9D" w:rsidP="009831CB">
      <w:pPr>
        <w:rPr>
          <w:lang w:eastAsia="de-DE"/>
        </w:rPr>
      </w:pPr>
    </w:p>
    <w:p w14:paraId="36F91ECB" w14:textId="77777777" w:rsidR="00EA2938" w:rsidRDefault="00EA2938" w:rsidP="00EA2938">
      <w:pPr>
        <w:pStyle w:val="berschrift2"/>
        <w:rPr>
          <w:lang w:eastAsia="de-DE"/>
        </w:rPr>
      </w:pPr>
      <w:bookmarkStart w:id="338" w:name="_Toc516068488"/>
      <w:bookmarkStart w:id="339" w:name="_Toc79148968"/>
      <w:bookmarkStart w:id="340" w:name="_Ref394399321"/>
      <w:bookmarkStart w:id="341" w:name="_Toc397428406"/>
      <w:bookmarkStart w:id="342" w:name="_Toc410656420"/>
      <w:r>
        <w:rPr>
          <w:lang w:eastAsia="de-DE"/>
        </w:rPr>
        <w:t>Attributes in Classes</w:t>
      </w:r>
      <w:bookmarkEnd w:id="338"/>
      <w:bookmarkEnd w:id="339"/>
    </w:p>
    <w:p w14:paraId="0E1F1FAD" w14:textId="77777777" w:rsidR="00C33497" w:rsidRDefault="00C33497" w:rsidP="00C33497">
      <w:pPr>
        <w:pStyle w:val="berschrift3"/>
      </w:pPr>
      <w:bookmarkStart w:id="343" w:name="_Toc516068489"/>
      <w:bookmarkStart w:id="344" w:name="_Toc79148969"/>
      <w:r>
        <w:t>Description</w:t>
      </w:r>
      <w:bookmarkEnd w:id="343"/>
      <w:bookmarkEnd w:id="344"/>
    </w:p>
    <w:p w14:paraId="5B0EDFBA" w14:textId="5CA23252" w:rsidR="00EA2938" w:rsidRDefault="00EA2938" w:rsidP="00EA2938">
      <w:pPr>
        <w:rPr>
          <w:lang w:eastAsia="de-DE"/>
        </w:rPr>
      </w:pPr>
      <w:r>
        <w:rPr>
          <w:lang w:eastAsia="de-DE"/>
        </w:rPr>
        <w:t>Attributes contain the properties</w:t>
      </w:r>
      <w:r>
        <w:rPr>
          <w:rStyle w:val="Funotenzeichen"/>
          <w:lang w:eastAsia="de-DE"/>
        </w:rPr>
        <w:footnoteReference w:id="3"/>
      </w:r>
      <w:r>
        <w:rPr>
          <w:lang w:eastAsia="de-DE"/>
        </w:rPr>
        <w:t xml:space="preserve"> of a class. </w:t>
      </w:r>
      <w:r w:rsidR="000E1FB8">
        <w:rPr>
          <w:lang w:eastAsia="de-DE"/>
        </w:rPr>
        <w:t>Note that the roles of navigable association ends become an attribute in the</w:t>
      </w:r>
      <w:r>
        <w:rPr>
          <w:lang w:eastAsia="de-DE"/>
        </w:rPr>
        <w:t xml:space="preserve"> class at the other associated end</w:t>
      </w:r>
      <w:r w:rsidR="000E1FB8">
        <w:rPr>
          <w:lang w:eastAsia="de-DE"/>
        </w:rPr>
        <w:t xml:space="preserve"> when this association end is owned by the classifier</w:t>
      </w:r>
      <w:r w:rsidR="00A74A9A">
        <w:rPr>
          <w:lang w:eastAsia="de-DE"/>
        </w:rPr>
        <w:t xml:space="preserve">; see also “Role Type” property in </w:t>
      </w:r>
      <w:r w:rsidR="00E0152F">
        <w:rPr>
          <w:lang w:eastAsia="de-DE"/>
        </w:rPr>
        <w:t>clause</w:t>
      </w:r>
      <w:r w:rsidR="00A74A9A">
        <w:rPr>
          <w:lang w:eastAsia="de-DE"/>
        </w:rPr>
        <w:t xml:space="preserve"> </w:t>
      </w:r>
      <w:r w:rsidR="00ED61A2">
        <w:rPr>
          <w:lang w:eastAsia="de-DE"/>
        </w:rPr>
        <w:fldChar w:fldCharType="begin"/>
      </w:r>
      <w:r w:rsidR="00A74A9A">
        <w:rPr>
          <w:lang w:eastAsia="de-DE"/>
        </w:rPr>
        <w:instrText xml:space="preserve"> REF _Ref459725764 \r \h </w:instrText>
      </w:r>
      <w:r w:rsidR="00ED61A2">
        <w:rPr>
          <w:lang w:eastAsia="de-DE"/>
        </w:rPr>
      </w:r>
      <w:r w:rsidR="00ED61A2">
        <w:rPr>
          <w:lang w:eastAsia="de-DE"/>
        </w:rPr>
        <w:fldChar w:fldCharType="separate"/>
      </w:r>
      <w:ins w:id="345" w:author="Bernd Zeuner [2]" w:date="2023-07-11T12:15:00Z">
        <w:r w:rsidR="00835C91">
          <w:rPr>
            <w:lang w:eastAsia="de-DE"/>
          </w:rPr>
          <w:t>5.4.5</w:t>
        </w:r>
      </w:ins>
      <w:del w:id="346" w:author="Bernd Zeuner [2]" w:date="2023-07-11T12:15:00Z">
        <w:r w:rsidR="000E3F29" w:rsidDel="00835C91">
          <w:rPr>
            <w:lang w:eastAsia="de-DE"/>
          </w:rPr>
          <w:delText>5.4.3</w:delText>
        </w:r>
      </w:del>
      <w:r w:rsidR="00ED61A2">
        <w:rPr>
          <w:lang w:eastAsia="de-DE"/>
        </w:rPr>
        <w:fldChar w:fldCharType="end"/>
      </w:r>
      <w:r>
        <w:rPr>
          <w:lang w:eastAsia="de-DE"/>
        </w:rPr>
        <w:t>.</w:t>
      </w:r>
      <w:r w:rsidR="00422E8D">
        <w:rPr>
          <w:lang w:eastAsia="de-DE"/>
        </w:rPr>
        <w:br/>
        <w:t>Note: The association end can also be owned by the association itself in which case it does not become an attribute.</w:t>
      </w:r>
    </w:p>
    <w:p w14:paraId="64A9BF08" w14:textId="77777777" w:rsidR="009C0E9D" w:rsidRDefault="009C0E9D" w:rsidP="00CA746A">
      <w:pPr>
        <w:pStyle w:val="berschrift3"/>
        <w:rPr>
          <w:lang w:eastAsia="de-DE"/>
        </w:rPr>
      </w:pPr>
      <w:bookmarkStart w:id="347" w:name="_Toc397428407"/>
      <w:bookmarkStart w:id="348" w:name="_Toc410656421"/>
      <w:bookmarkStart w:id="349" w:name="_Ref481506482"/>
      <w:bookmarkStart w:id="350" w:name="_Toc516068490"/>
      <w:bookmarkStart w:id="351" w:name="_Toc79148970"/>
      <w:bookmarkEnd w:id="340"/>
      <w:bookmarkEnd w:id="341"/>
      <w:bookmarkEnd w:id="342"/>
      <w:r>
        <w:rPr>
          <w:lang w:eastAsia="de-DE"/>
        </w:rPr>
        <w:t>Attribute Notation</w:t>
      </w:r>
      <w:bookmarkEnd w:id="347"/>
      <w:bookmarkEnd w:id="348"/>
      <w:bookmarkEnd w:id="349"/>
      <w:bookmarkEnd w:id="350"/>
      <w:bookmarkEnd w:id="351"/>
    </w:p>
    <w:p w14:paraId="5F12754A" w14:textId="77777777" w:rsidR="009C0E9D" w:rsidRDefault="009C0E9D" w:rsidP="009831CB">
      <w:pPr>
        <w:rPr>
          <w:lang w:eastAsia="de-DE"/>
        </w:rPr>
      </w:pPr>
      <w:r>
        <w:rPr>
          <w:lang w:eastAsia="de-DE"/>
        </w:rPr>
        <w:t>The notation is:</w:t>
      </w:r>
    </w:p>
    <w:p w14:paraId="622A7A7D" w14:textId="77777777" w:rsidR="009C0E9D" w:rsidRDefault="00A36A86" w:rsidP="009831CB">
      <w:pPr>
        <w:rPr>
          <w:lang w:eastAsia="de-DE"/>
        </w:rPr>
      </w:pPr>
      <w:r>
        <w:rPr>
          <w:lang w:eastAsia="de-DE"/>
        </w:rPr>
        <w:t>|</w:t>
      </w:r>
      <w:r w:rsidR="00520617" w:rsidRPr="00520617">
        <w:rPr>
          <w:lang w:eastAsia="de-DE"/>
        </w:rPr>
        <w:t>«</w:t>
      </w:r>
      <w:r w:rsidR="00520617">
        <w:rPr>
          <w:lang w:eastAsia="de-DE"/>
        </w:rPr>
        <w:t xml:space="preserve">&lt;list of </w:t>
      </w:r>
      <w:r w:rsidR="00520617" w:rsidRPr="00520617">
        <w:rPr>
          <w:lang w:eastAsia="de-DE"/>
        </w:rPr>
        <w:t>stereotype</w:t>
      </w:r>
      <w:r w:rsidR="00520617">
        <w:rPr>
          <w:lang w:eastAsia="de-DE"/>
        </w:rPr>
        <w:t>s&gt;</w:t>
      </w:r>
      <w:r w:rsidR="00520617" w:rsidRPr="00520617">
        <w:rPr>
          <w:lang w:eastAsia="de-DE"/>
        </w:rPr>
        <w:t>»</w:t>
      </w:r>
      <w:r>
        <w:rPr>
          <w:lang w:eastAsia="de-DE"/>
        </w:rPr>
        <w:t>|</w:t>
      </w:r>
      <w:r w:rsidR="00520617" w:rsidRPr="00520617">
        <w:rPr>
          <w:lang w:eastAsia="de-DE"/>
        </w:rPr>
        <w:t xml:space="preserve"> </w:t>
      </w:r>
      <w:r w:rsidR="009C0E9D">
        <w:rPr>
          <w:lang w:eastAsia="de-DE"/>
        </w:rPr>
        <w:t>&lt;visibility&gt; &lt;attribute name&gt; : &lt;attribute type&gt; [&lt;multiplicity&gt;] = &lt;default value&gt;</w:t>
      </w:r>
    </w:p>
    <w:p w14:paraId="12A9E8C0" w14:textId="77777777" w:rsidR="009C0E9D" w:rsidRDefault="009C0E9D" w:rsidP="009831CB">
      <w:pPr>
        <w:rPr>
          <w:lang w:eastAsia="de-DE"/>
        </w:rPr>
      </w:pPr>
      <w:r>
        <w:rPr>
          <w:lang w:eastAsia="de-DE"/>
        </w:rPr>
        <w:t>Note: When no default is relevant or no default is defined</w:t>
      </w:r>
      <w:r w:rsidR="005D41E3">
        <w:rPr>
          <w:lang w:eastAsia="de-DE"/>
        </w:rPr>
        <w:t>,</w:t>
      </w:r>
      <w:r>
        <w:rPr>
          <w:lang w:eastAsia="de-DE"/>
        </w:rPr>
        <w:t xml:space="preserve"> the “=” is not shown.</w:t>
      </w:r>
    </w:p>
    <w:p w14:paraId="1B52D156" w14:textId="77777777" w:rsidR="00A669DA" w:rsidRPr="00FF76D3" w:rsidRDefault="003229D7" w:rsidP="009831CB">
      <w:pPr>
        <w:jc w:val="center"/>
        <w:rPr>
          <w:noProof/>
          <w:lang w:eastAsia="de-DE"/>
        </w:rPr>
      </w:pPr>
      <w:r>
        <w:rPr>
          <w:noProof/>
          <w:lang w:val="de-DE" w:eastAsia="de-DE"/>
        </w:rPr>
        <w:lastRenderedPageBreak/>
        <w:drawing>
          <wp:inline distT="0" distB="0" distL="0" distR="0" wp14:anchorId="21AF651A" wp14:editId="60C658D5">
            <wp:extent cx="3438525" cy="866775"/>
            <wp:effectExtent l="19050" t="0" r="9525" b="0"/>
            <wp:docPr id="24"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srcRect/>
                    <a:stretch>
                      <a:fillRect/>
                    </a:stretch>
                  </pic:blipFill>
                  <pic:spPr bwMode="auto">
                    <a:xfrm>
                      <a:off x="0" y="0"/>
                      <a:ext cx="3438525" cy="866775"/>
                    </a:xfrm>
                    <a:prstGeom prst="rect">
                      <a:avLst/>
                    </a:prstGeom>
                    <a:noFill/>
                    <a:ln w="9525">
                      <a:noFill/>
                      <a:miter lim="800000"/>
                      <a:headEnd/>
                      <a:tailEnd/>
                    </a:ln>
                  </pic:spPr>
                </pic:pic>
              </a:graphicData>
            </a:graphic>
          </wp:inline>
        </w:drawing>
      </w:r>
    </w:p>
    <w:p w14:paraId="5335A3F0" w14:textId="06C9C9B1" w:rsidR="00A669DA" w:rsidRDefault="00A669DA" w:rsidP="00427868">
      <w:pPr>
        <w:pStyle w:val="FigureCaption"/>
      </w:pPr>
      <w:bookmarkStart w:id="352" w:name="_Toc409162987"/>
      <w:bookmarkStart w:id="353" w:name="_Toc410656422"/>
      <w:bookmarkStart w:id="354" w:name="_Toc516068643"/>
      <w:bookmarkStart w:id="355" w:name="_Toc79149047"/>
      <w:r>
        <w:t xml:space="preserve">Figure </w:t>
      </w:r>
      <w:r w:rsidR="00ED61A2">
        <w:fldChar w:fldCharType="begin"/>
      </w:r>
      <w:r w:rsidR="001E5868">
        <w:instrText xml:space="preserve"> STYLEREF 1 \s </w:instrText>
      </w:r>
      <w:r w:rsidR="00ED61A2">
        <w:fldChar w:fldCharType="separate"/>
      </w:r>
      <w:r w:rsidR="00835C91">
        <w:rPr>
          <w:noProof/>
        </w:rPr>
        <w:t>5</w:t>
      </w:r>
      <w:r w:rsidR="00ED61A2">
        <w:fldChar w:fldCharType="end"/>
      </w:r>
      <w:r>
        <w:t>.</w:t>
      </w:r>
      <w:r w:rsidR="00ED61A2">
        <w:fldChar w:fldCharType="begin"/>
      </w:r>
      <w:r w:rsidR="001E5868">
        <w:instrText xml:space="preserve"> SEQ Figure \* ARABIC \s 1 </w:instrText>
      </w:r>
      <w:r w:rsidR="00ED61A2">
        <w:fldChar w:fldCharType="separate"/>
      </w:r>
      <w:r w:rsidR="00835C91">
        <w:rPr>
          <w:noProof/>
        </w:rPr>
        <w:t>9</w:t>
      </w:r>
      <w:r w:rsidR="00ED61A2">
        <w:fldChar w:fldCharType="end"/>
      </w:r>
      <w:r>
        <w:t xml:space="preserve">: </w:t>
      </w:r>
      <w:r w:rsidRPr="00A669DA">
        <w:t xml:space="preserve">Graphical Notation </w:t>
      </w:r>
      <w:r w:rsidR="00EA2938" w:rsidRPr="00A669DA">
        <w:t xml:space="preserve">for Classes </w:t>
      </w:r>
      <w:r w:rsidRPr="00A669DA">
        <w:t>with Attributes</w:t>
      </w:r>
      <w:bookmarkEnd w:id="352"/>
      <w:bookmarkEnd w:id="353"/>
      <w:bookmarkEnd w:id="354"/>
      <w:bookmarkEnd w:id="355"/>
    </w:p>
    <w:p w14:paraId="4BDF03E8" w14:textId="77777777" w:rsidR="00D1332B" w:rsidRDefault="00D1332B" w:rsidP="00D1332B">
      <w:pPr>
        <w:rPr>
          <w:lang w:eastAsia="de-DE"/>
        </w:rPr>
      </w:pPr>
      <w:bookmarkStart w:id="356" w:name="_Ref394403357"/>
      <w:bookmarkStart w:id="357" w:name="_Toc397428408"/>
      <w:bookmarkStart w:id="358" w:name="_Toc410656423"/>
      <w:r>
        <w:rPr>
          <w:lang w:eastAsia="de-DE"/>
        </w:rPr>
        <w:t xml:space="preserve">Note: It is recommended </w:t>
      </w:r>
      <w:r w:rsidRPr="00D1332B">
        <w:rPr>
          <w:lang w:eastAsia="de-DE"/>
        </w:rPr>
        <w:t xml:space="preserve">to </w:t>
      </w:r>
      <w:r>
        <w:rPr>
          <w:lang w:eastAsia="de-DE"/>
        </w:rPr>
        <w:t>display</w:t>
      </w:r>
      <w:r w:rsidRPr="00D1332B">
        <w:rPr>
          <w:lang w:eastAsia="de-DE"/>
        </w:rPr>
        <w:t xml:space="preserve"> either no attributes or all attributes of the object classes in </w:t>
      </w:r>
      <w:r>
        <w:rPr>
          <w:lang w:eastAsia="de-DE"/>
        </w:rPr>
        <w:t>given</w:t>
      </w:r>
      <w:r w:rsidRPr="00D1332B">
        <w:rPr>
          <w:lang w:eastAsia="de-DE"/>
        </w:rPr>
        <w:t xml:space="preserve"> class diagram</w:t>
      </w:r>
      <w:r>
        <w:rPr>
          <w:lang w:eastAsia="de-DE"/>
        </w:rPr>
        <w:t>.</w:t>
      </w:r>
      <w:r>
        <w:rPr>
          <w:lang w:eastAsia="de-DE"/>
        </w:rPr>
        <w:br/>
        <w:t>I</w:t>
      </w:r>
      <w:r w:rsidRPr="00D1332B">
        <w:rPr>
          <w:lang w:eastAsia="de-DE"/>
        </w:rPr>
        <w:t xml:space="preserve">t is also </w:t>
      </w:r>
      <w:r>
        <w:rPr>
          <w:lang w:eastAsia="de-DE"/>
        </w:rPr>
        <w:t xml:space="preserve">permissible </w:t>
      </w:r>
      <w:r w:rsidRPr="00D1332B">
        <w:rPr>
          <w:lang w:eastAsia="de-DE"/>
        </w:rPr>
        <w:t xml:space="preserve">to </w:t>
      </w:r>
      <w:r>
        <w:rPr>
          <w:lang w:eastAsia="de-DE"/>
        </w:rPr>
        <w:t>display</w:t>
      </w:r>
      <w:r w:rsidRPr="00D1332B">
        <w:rPr>
          <w:lang w:eastAsia="de-DE"/>
        </w:rPr>
        <w:t xml:space="preserve"> only a subset of the attributes (e.g., to allow the </w:t>
      </w:r>
      <w:r>
        <w:rPr>
          <w:lang w:eastAsia="de-DE"/>
        </w:rPr>
        <w:t xml:space="preserve">drawing </w:t>
      </w:r>
      <w:r w:rsidRPr="00D1332B">
        <w:rPr>
          <w:lang w:eastAsia="de-DE"/>
        </w:rPr>
        <w:t xml:space="preserve">of a class diagram </w:t>
      </w:r>
      <w:r>
        <w:rPr>
          <w:lang w:eastAsia="de-DE"/>
        </w:rPr>
        <w:t>displaying</w:t>
      </w:r>
      <w:r w:rsidRPr="00D1332B">
        <w:rPr>
          <w:lang w:eastAsia="de-DE"/>
        </w:rPr>
        <w:t xml:space="preserve"> only the required attributes of a specific feature)</w:t>
      </w:r>
      <w:r>
        <w:rPr>
          <w:lang w:eastAsia="de-DE"/>
        </w:rPr>
        <w:t xml:space="preserve"> BUT i</w:t>
      </w:r>
      <w:r w:rsidRPr="00D1332B">
        <w:rPr>
          <w:lang w:eastAsia="de-DE"/>
        </w:rPr>
        <w:t xml:space="preserve">n this case, it is recommended to warn the </w:t>
      </w:r>
      <w:r>
        <w:rPr>
          <w:lang w:eastAsia="de-DE"/>
        </w:rPr>
        <w:t>reader</w:t>
      </w:r>
      <w:r w:rsidRPr="00D1332B">
        <w:rPr>
          <w:lang w:eastAsia="de-DE"/>
        </w:rPr>
        <w:t xml:space="preserve"> of such a class diagram by a</w:t>
      </w:r>
      <w:r>
        <w:rPr>
          <w:lang w:eastAsia="de-DE"/>
        </w:rPr>
        <w:t>n appropriate note</w:t>
      </w:r>
      <w:r w:rsidRPr="00D1332B">
        <w:rPr>
          <w:lang w:eastAsia="de-DE"/>
        </w:rPr>
        <w:t>.</w:t>
      </w:r>
    </w:p>
    <w:p w14:paraId="45A5AD54" w14:textId="68EEC09F" w:rsidR="009C0E9D" w:rsidRDefault="009C0E9D" w:rsidP="00CA746A">
      <w:pPr>
        <w:pStyle w:val="berschrift3"/>
        <w:rPr>
          <w:lang w:eastAsia="de-DE"/>
        </w:rPr>
      </w:pPr>
      <w:bookmarkStart w:id="359" w:name="_Ref511660657"/>
      <w:bookmarkStart w:id="360" w:name="_Ref515871600"/>
      <w:bookmarkStart w:id="361" w:name="_Ref516068165"/>
      <w:bookmarkStart w:id="362" w:name="_Toc516068491"/>
      <w:bookmarkStart w:id="363" w:name="_Toc79148971"/>
      <w:r>
        <w:rPr>
          <w:lang w:eastAsia="de-DE"/>
        </w:rPr>
        <w:t>Attribute Properties</w:t>
      </w:r>
      <w:bookmarkEnd w:id="356"/>
      <w:bookmarkEnd w:id="357"/>
      <w:bookmarkEnd w:id="358"/>
      <w:bookmarkEnd w:id="359"/>
      <w:bookmarkEnd w:id="360"/>
      <w:bookmarkEnd w:id="361"/>
      <w:bookmarkEnd w:id="362"/>
      <w:bookmarkEnd w:id="363"/>
    </w:p>
    <w:p w14:paraId="7FF74561" w14:textId="77777777" w:rsidR="009C0E9D" w:rsidRDefault="009C0E9D" w:rsidP="009831CB">
      <w:pPr>
        <w:rPr>
          <w:lang w:eastAsia="de-DE"/>
        </w:rPr>
      </w:pPr>
      <w:r>
        <w:rPr>
          <w:lang w:eastAsia="de-DE"/>
        </w:rPr>
        <w:t>An attribute has the following properties:</w:t>
      </w:r>
    </w:p>
    <w:p w14:paraId="4C2DA096" w14:textId="77777777" w:rsidR="00465AB5" w:rsidRDefault="009C0E9D">
      <w:pPr>
        <w:pStyle w:val="Listenabsatz"/>
        <w:numPr>
          <w:ilvl w:val="0"/>
          <w:numId w:val="2"/>
        </w:numPr>
        <w:rPr>
          <w:lang w:eastAsia="de-DE"/>
        </w:rPr>
      </w:pPr>
      <w:r>
        <w:rPr>
          <w:lang w:eastAsia="de-DE"/>
        </w:rPr>
        <w:t>Name</w:t>
      </w:r>
      <w:r w:rsidR="00A669DA">
        <w:rPr>
          <w:lang w:eastAsia="de-DE"/>
        </w:rPr>
        <w:br/>
      </w:r>
      <w:r>
        <w:rPr>
          <w:lang w:eastAsia="de-DE"/>
        </w:rPr>
        <w:t>Follows Lower Camel Case (</w:t>
      </w:r>
      <w:r w:rsidR="00EA2938">
        <w:rPr>
          <w:lang w:eastAsia="de-DE"/>
        </w:rPr>
        <w:t xml:space="preserve">LCC) style and </w:t>
      </w:r>
      <w:r>
        <w:rPr>
          <w:lang w:eastAsia="de-DE"/>
        </w:rPr>
        <w:t xml:space="preserve">is unique across all attribute names </w:t>
      </w:r>
      <w:r w:rsidR="00DE6DCE">
        <w:rPr>
          <w:lang w:eastAsia="de-DE"/>
        </w:rPr>
        <w:t>within the inheritance tree</w:t>
      </w:r>
      <w:r>
        <w:rPr>
          <w:lang w:eastAsia="de-DE"/>
        </w:rPr>
        <w:t>. An example of Lower Camel Case: subNetworkConnectionIdentifier.</w:t>
      </w:r>
      <w:r w:rsidR="00A669DA">
        <w:rPr>
          <w:lang w:eastAsia="de-DE"/>
        </w:rPr>
        <w:br/>
      </w:r>
      <w:r w:rsidR="002F3E6F">
        <w:rPr>
          <w:lang w:eastAsia="de-DE"/>
        </w:rPr>
        <w:t xml:space="preserve">It is recommended that all </w:t>
      </w:r>
      <w:r>
        <w:rPr>
          <w:lang w:eastAsia="de-DE"/>
        </w:rPr>
        <w:t>Boolean typed attribute names start with ‘is’ (e.g., ‘isAbstract’</w:t>
      </w:r>
      <w:r w:rsidR="00EA2938">
        <w:rPr>
          <w:lang w:eastAsia="de-DE"/>
        </w:rPr>
        <w:t>), ‘must’ or</w:t>
      </w:r>
      <w:r w:rsidR="005741C6">
        <w:rPr>
          <w:lang w:eastAsia="de-DE"/>
        </w:rPr>
        <w:t xml:space="preserve"> a verb such as ‘has’ </w:t>
      </w:r>
      <w:r>
        <w:rPr>
          <w:lang w:eastAsia="de-DE"/>
        </w:rPr>
        <w:t xml:space="preserve">and the whole attribute name </w:t>
      </w:r>
      <w:r w:rsidR="000B7770">
        <w:rPr>
          <w:lang w:eastAsia="de-DE"/>
        </w:rPr>
        <w:t>shall</w:t>
      </w:r>
      <w:r>
        <w:rPr>
          <w:lang w:eastAsia="de-DE"/>
        </w:rPr>
        <w:t xml:space="preserve"> be composed in a way that it is possible to answer it by "true" or "false".</w:t>
      </w:r>
    </w:p>
    <w:p w14:paraId="0D766832" w14:textId="77777777" w:rsidR="00465AB5" w:rsidRDefault="009C0E9D">
      <w:pPr>
        <w:pStyle w:val="Listenabsatz"/>
        <w:numPr>
          <w:ilvl w:val="0"/>
          <w:numId w:val="2"/>
        </w:numPr>
        <w:rPr>
          <w:lang w:eastAsia="de-DE"/>
        </w:rPr>
      </w:pPr>
      <w:r>
        <w:rPr>
          <w:lang w:eastAsia="de-DE"/>
        </w:rPr>
        <w:t>Documentation</w:t>
      </w:r>
      <w:r w:rsidR="00A669DA">
        <w:rPr>
          <w:lang w:eastAsia="de-DE"/>
        </w:rPr>
        <w:br/>
      </w:r>
      <w:r>
        <w:rPr>
          <w:lang w:eastAsia="de-DE"/>
        </w:rPr>
        <w:t xml:space="preserve">Contains a short </w:t>
      </w:r>
      <w:r w:rsidR="006B2727">
        <w:rPr>
          <w:lang w:eastAsia="de-DE"/>
        </w:rPr>
        <w:t>definition</w:t>
      </w:r>
      <w:r w:rsidR="00422E8D">
        <w:rPr>
          <w:lang w:eastAsia="de-DE"/>
        </w:rPr>
        <w:t xml:space="preserve">. </w:t>
      </w:r>
      <w:r>
        <w:rPr>
          <w:lang w:eastAsia="de-DE"/>
        </w:rPr>
        <w:t xml:space="preserve">The documentation is carried in </w:t>
      </w:r>
      <w:r w:rsidR="00A669DA">
        <w:rPr>
          <w:lang w:eastAsia="de-DE"/>
        </w:rPr>
        <w:t>the</w:t>
      </w:r>
      <w:r>
        <w:rPr>
          <w:lang w:eastAsia="de-DE"/>
        </w:rPr>
        <w:t xml:space="preserve"> “</w:t>
      </w:r>
      <w:r w:rsidR="000A561A" w:rsidRPr="000A561A">
        <w:rPr>
          <w:lang w:eastAsia="de-DE"/>
        </w:rPr>
        <w:t xml:space="preserve">Applied </w:t>
      </w:r>
      <w:r w:rsidR="000A561A">
        <w:rPr>
          <w:lang w:eastAsia="de-DE"/>
        </w:rPr>
        <w:t>c</w:t>
      </w:r>
      <w:r>
        <w:rPr>
          <w:lang w:eastAsia="de-DE"/>
        </w:rPr>
        <w:t>omment</w:t>
      </w:r>
      <w:r w:rsidR="00A669DA">
        <w:rPr>
          <w:lang w:eastAsia="de-DE"/>
        </w:rPr>
        <w:t>s</w:t>
      </w:r>
      <w:r>
        <w:rPr>
          <w:lang w:eastAsia="de-DE"/>
        </w:rPr>
        <w:t>” field in Papyrus</w:t>
      </w:r>
      <w:r w:rsidR="000A561A" w:rsidRPr="000A561A">
        <w:rPr>
          <w:lang w:eastAsia="de-DE"/>
        </w:rPr>
        <w:t xml:space="preserve">; i.e., the “Owned comments” field </w:t>
      </w:r>
      <w:r w:rsidR="000B7770">
        <w:rPr>
          <w:lang w:eastAsia="de-DE"/>
        </w:rPr>
        <w:t>shall</w:t>
      </w:r>
      <w:r w:rsidR="000A561A" w:rsidRPr="000A561A">
        <w:rPr>
          <w:lang w:eastAsia="de-DE"/>
        </w:rPr>
        <w:t xml:space="preserve"> not be used. The complete documentation should be written in a single comment; i.e., at most one “Applied comment”</w:t>
      </w:r>
      <w:r>
        <w:rPr>
          <w:lang w:eastAsia="de-DE"/>
        </w:rPr>
        <w:t>.</w:t>
      </w:r>
    </w:p>
    <w:p w14:paraId="12880781" w14:textId="77777777" w:rsidR="00465AB5" w:rsidRDefault="009C0E9D">
      <w:pPr>
        <w:pStyle w:val="Listenabsatz"/>
        <w:numPr>
          <w:ilvl w:val="0"/>
          <w:numId w:val="2"/>
        </w:numPr>
        <w:rPr>
          <w:lang w:eastAsia="de-DE"/>
        </w:rPr>
      </w:pPr>
      <w:r>
        <w:rPr>
          <w:lang w:eastAsia="de-DE"/>
        </w:rPr>
        <w:t>Ordered</w:t>
      </w:r>
      <w:r w:rsidR="00A669DA">
        <w:rPr>
          <w:lang w:eastAsia="de-DE"/>
        </w:rPr>
        <w:br/>
      </w:r>
      <w:r>
        <w:rPr>
          <w:lang w:eastAsia="de-DE"/>
        </w:rPr>
        <w:t>For a multi-valued multiplicity; this specifies whether the values in an instantiation of this attribute are sequentially ordered; default is false.</w:t>
      </w:r>
    </w:p>
    <w:p w14:paraId="0794A254" w14:textId="4E66EF66" w:rsidR="00465AB5" w:rsidRDefault="003758B7">
      <w:pPr>
        <w:pStyle w:val="Listenabsatz"/>
        <w:numPr>
          <w:ilvl w:val="0"/>
          <w:numId w:val="2"/>
        </w:numPr>
        <w:rPr>
          <w:lang w:eastAsia="de-DE"/>
        </w:rPr>
      </w:pPr>
      <w:r>
        <w:rPr>
          <w:lang w:eastAsia="de-DE"/>
        </w:rPr>
        <w:t>Unique</w:t>
      </w:r>
      <w:r>
        <w:rPr>
          <w:lang w:eastAsia="de-DE"/>
        </w:rPr>
        <w:br/>
      </w:r>
      <w:r w:rsidRPr="003758B7">
        <w:rPr>
          <w:lang w:eastAsia="de-DE"/>
        </w:rPr>
        <w:t>For a multi-valued multiplicity, this specifies if the values of this attribute instance are unique (i.e., no duplicate attribute values); default is true.</w:t>
      </w:r>
      <w:r w:rsidR="00350974">
        <w:rPr>
          <w:lang w:eastAsia="de-DE"/>
        </w:rPr>
        <w:br/>
      </w:r>
      <w:r w:rsidR="00350974">
        <w:rPr>
          <w:lang w:eastAsia="de-DE"/>
        </w:rPr>
        <w:br/>
      </w:r>
      <w:r w:rsidR="00350974" w:rsidRPr="005D41E3">
        <w:rPr>
          <w:i/>
          <w:lang w:eastAsia="de-DE"/>
        </w:rPr>
        <w:t xml:space="preserve">Excerpt from </w:t>
      </w:r>
      <w:r w:rsidR="000611BB">
        <w:fldChar w:fldCharType="begin"/>
      </w:r>
      <w:r w:rsidR="000611BB">
        <w:instrText xml:space="preserve"> REF _Ref399941610 \r \h  \* MERGEFORMAT </w:instrText>
      </w:r>
      <w:r w:rsidR="000611BB">
        <w:fldChar w:fldCharType="separate"/>
      </w:r>
      <w:r w:rsidR="000E3F29" w:rsidRPr="000E3F29">
        <w:rPr>
          <w:i/>
          <w:lang w:eastAsia="de-DE"/>
        </w:rPr>
        <w:t>[3]</w:t>
      </w:r>
      <w:r w:rsidR="000611BB">
        <w:fldChar w:fldCharType="end"/>
      </w:r>
      <w:r w:rsidR="00350974" w:rsidRPr="005D41E3">
        <w:rPr>
          <w:i/>
          <w:lang w:eastAsia="de-DE"/>
        </w:rPr>
        <w:t>: When Unique is true (the default)</w:t>
      </w:r>
      <w:r w:rsidR="00EC7A11">
        <w:rPr>
          <w:i/>
          <w:lang w:eastAsia="de-DE"/>
        </w:rPr>
        <w:t>,</w:t>
      </w:r>
      <w:r w:rsidR="00350974" w:rsidRPr="005D41E3">
        <w:rPr>
          <w:i/>
          <w:lang w:eastAsia="de-DE"/>
        </w:rPr>
        <w:t xml:space="preserve"> the collection of values may not contain duplicates. When Ordered is true (false being the default) the collection of values is ordered. In combination these two allow the type of a property to represent a collection in the following way:</w:t>
      </w:r>
      <w:r w:rsidR="00350974" w:rsidRPr="005D41E3">
        <w:rPr>
          <w:lang w:eastAsia="de-DE"/>
        </w:rPr>
        <w:br/>
      </w:r>
    </w:p>
    <w:p w14:paraId="6C242869" w14:textId="3314B99A" w:rsidR="00350974" w:rsidRPr="0049763F" w:rsidRDefault="00350974" w:rsidP="000D4101">
      <w:pPr>
        <w:pStyle w:val="TableCaption"/>
      </w:pPr>
      <w:bookmarkStart w:id="364" w:name="_Toc410656424"/>
      <w:bookmarkStart w:id="365" w:name="_Toc516068714"/>
      <w:bookmarkStart w:id="366" w:name="_Toc79149123"/>
      <w:r w:rsidRPr="0049763F">
        <w:lastRenderedPageBreak/>
        <w:t xml:space="preserve">Table </w:t>
      </w:r>
      <w:r w:rsidR="00ED61A2" w:rsidRPr="0049763F">
        <w:fldChar w:fldCharType="begin"/>
      </w:r>
      <w:r w:rsidRPr="0049763F">
        <w:instrText xml:space="preserve"> STYLEREF 1 \s </w:instrText>
      </w:r>
      <w:r w:rsidR="00ED61A2" w:rsidRPr="0049763F">
        <w:fldChar w:fldCharType="separate"/>
      </w:r>
      <w:r w:rsidR="000E3F29">
        <w:rPr>
          <w:noProof/>
        </w:rPr>
        <w:t>5</w:t>
      </w:r>
      <w:r w:rsidR="00ED61A2" w:rsidRPr="0049763F">
        <w:fldChar w:fldCharType="end"/>
      </w:r>
      <w:r w:rsidRPr="0049763F">
        <w:t>.</w:t>
      </w:r>
      <w:r w:rsidR="00ED61A2" w:rsidRPr="0049763F">
        <w:fldChar w:fldCharType="begin"/>
      </w:r>
      <w:r w:rsidRPr="0049763F">
        <w:instrText xml:space="preserve"> SEQ Table \* ARABIC \s 1 </w:instrText>
      </w:r>
      <w:r w:rsidR="00ED61A2" w:rsidRPr="0049763F">
        <w:fldChar w:fldCharType="separate"/>
      </w:r>
      <w:r w:rsidR="000E3F29">
        <w:rPr>
          <w:noProof/>
        </w:rPr>
        <w:t>1</w:t>
      </w:r>
      <w:r w:rsidR="00ED61A2" w:rsidRPr="0049763F">
        <w:fldChar w:fldCharType="end"/>
      </w:r>
      <w:r w:rsidRPr="0049763F">
        <w:t>: Table 11.1/</w:t>
      </w:r>
      <w:r w:rsidR="000611BB">
        <w:fldChar w:fldCharType="begin"/>
      </w:r>
      <w:r w:rsidR="000611BB">
        <w:instrText xml:space="preserve"> REF _Ref399941610 \r \h  \* MERGEFORMAT </w:instrText>
      </w:r>
      <w:r w:rsidR="000611BB">
        <w:fldChar w:fldCharType="separate"/>
      </w:r>
      <w:r w:rsidR="000E3F29">
        <w:t>[3]</w:t>
      </w:r>
      <w:r w:rsidR="000611BB">
        <w:fldChar w:fldCharType="end"/>
      </w:r>
      <w:r w:rsidR="00DC4D9B">
        <w:t xml:space="preserve"> – Collection T</w:t>
      </w:r>
      <w:r w:rsidRPr="0049763F">
        <w:t xml:space="preserve">ypes for </w:t>
      </w:r>
      <w:r w:rsidR="00DC4D9B">
        <w:t>P</w:t>
      </w:r>
      <w:r w:rsidRPr="0049763F">
        <w:t>roperties</w:t>
      </w:r>
      <w:bookmarkEnd w:id="364"/>
      <w:bookmarkEnd w:id="365"/>
      <w:bookmarkEnd w:id="366"/>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0"/>
        <w:gridCol w:w="1890"/>
        <w:gridCol w:w="1890"/>
      </w:tblGrid>
      <w:tr w:rsidR="00350974" w:rsidRPr="001B4E0C" w14:paraId="3868EFBA" w14:textId="77777777" w:rsidTr="00350974">
        <w:trPr>
          <w:cantSplit/>
          <w:jc w:val="center"/>
        </w:trPr>
        <w:tc>
          <w:tcPr>
            <w:tcW w:w="1890" w:type="dxa"/>
            <w:shd w:val="clear" w:color="auto" w:fill="F3DAA9" w:themeFill="accent4" w:themeFillTint="66"/>
          </w:tcPr>
          <w:p w14:paraId="422F3151" w14:textId="77777777" w:rsidR="00350974" w:rsidRPr="001B4E0C" w:rsidRDefault="00350974" w:rsidP="00350974">
            <w:pPr>
              <w:keepNext/>
              <w:spacing w:before="40" w:after="40"/>
              <w:rPr>
                <w:b/>
                <w:lang w:val="en-GB"/>
              </w:rPr>
            </w:pPr>
            <w:r w:rsidRPr="001B4E0C">
              <w:rPr>
                <w:b/>
                <w:lang w:val="en-GB"/>
              </w:rPr>
              <w:t>Ordered</w:t>
            </w:r>
          </w:p>
        </w:tc>
        <w:tc>
          <w:tcPr>
            <w:tcW w:w="1890" w:type="dxa"/>
            <w:shd w:val="clear" w:color="auto" w:fill="F3DAA9" w:themeFill="accent4" w:themeFillTint="66"/>
          </w:tcPr>
          <w:p w14:paraId="2783BCEE" w14:textId="77777777" w:rsidR="00350974" w:rsidRPr="001B4E0C" w:rsidRDefault="00350974" w:rsidP="00350974">
            <w:pPr>
              <w:keepNext/>
              <w:spacing w:before="40" w:after="40"/>
              <w:rPr>
                <w:b/>
                <w:lang w:val="en-GB"/>
              </w:rPr>
            </w:pPr>
            <w:r w:rsidRPr="001B4E0C">
              <w:rPr>
                <w:b/>
                <w:lang w:val="en-GB"/>
              </w:rPr>
              <w:t>Unique</w:t>
            </w:r>
          </w:p>
        </w:tc>
        <w:tc>
          <w:tcPr>
            <w:tcW w:w="1890" w:type="dxa"/>
            <w:shd w:val="clear" w:color="auto" w:fill="F3DAA9" w:themeFill="accent4" w:themeFillTint="66"/>
          </w:tcPr>
          <w:p w14:paraId="03F3BB66" w14:textId="77777777" w:rsidR="00350974" w:rsidRPr="001B4E0C" w:rsidRDefault="00350974" w:rsidP="00350974">
            <w:pPr>
              <w:keepNext/>
              <w:spacing w:before="40" w:after="40"/>
              <w:rPr>
                <w:b/>
                <w:lang w:val="en-GB"/>
              </w:rPr>
            </w:pPr>
            <w:r w:rsidRPr="001B4E0C">
              <w:rPr>
                <w:b/>
                <w:lang w:val="en-GB"/>
              </w:rPr>
              <w:t>Collection type</w:t>
            </w:r>
          </w:p>
        </w:tc>
      </w:tr>
      <w:tr w:rsidR="00350974" w:rsidRPr="001B4E0C" w14:paraId="4CEF6D64" w14:textId="77777777" w:rsidTr="006E465B">
        <w:trPr>
          <w:cantSplit/>
          <w:jc w:val="center"/>
        </w:trPr>
        <w:tc>
          <w:tcPr>
            <w:tcW w:w="1890" w:type="dxa"/>
          </w:tcPr>
          <w:p w14:paraId="2CC18AD6" w14:textId="77777777" w:rsidR="00350974" w:rsidRPr="001B4E0C" w:rsidRDefault="00350974" w:rsidP="00350974">
            <w:pPr>
              <w:keepNext/>
              <w:spacing w:before="40" w:after="40"/>
              <w:rPr>
                <w:lang w:val="en-GB"/>
              </w:rPr>
            </w:pPr>
            <w:r w:rsidRPr="001B4E0C">
              <w:rPr>
                <w:lang w:val="en-GB"/>
              </w:rPr>
              <w:t>false</w:t>
            </w:r>
          </w:p>
        </w:tc>
        <w:tc>
          <w:tcPr>
            <w:tcW w:w="1890" w:type="dxa"/>
          </w:tcPr>
          <w:p w14:paraId="17F80C89" w14:textId="77777777" w:rsidR="00350974" w:rsidRPr="001B4E0C" w:rsidRDefault="00350974" w:rsidP="00350974">
            <w:pPr>
              <w:keepNext/>
              <w:spacing w:before="40" w:after="40"/>
              <w:rPr>
                <w:lang w:val="en-GB"/>
              </w:rPr>
            </w:pPr>
            <w:r w:rsidRPr="001B4E0C">
              <w:rPr>
                <w:lang w:val="en-GB"/>
              </w:rPr>
              <w:t>true</w:t>
            </w:r>
          </w:p>
        </w:tc>
        <w:tc>
          <w:tcPr>
            <w:tcW w:w="1890" w:type="dxa"/>
          </w:tcPr>
          <w:p w14:paraId="2205A09D" w14:textId="77777777" w:rsidR="00350974" w:rsidRPr="001B4E0C" w:rsidRDefault="00350974" w:rsidP="00350974">
            <w:pPr>
              <w:keepNext/>
              <w:spacing w:before="40" w:after="40"/>
              <w:rPr>
                <w:lang w:val="en-GB"/>
              </w:rPr>
            </w:pPr>
            <w:r w:rsidRPr="001B4E0C">
              <w:rPr>
                <w:lang w:val="en-GB"/>
              </w:rPr>
              <w:t>Set</w:t>
            </w:r>
          </w:p>
        </w:tc>
      </w:tr>
      <w:tr w:rsidR="00350974" w:rsidRPr="001B4E0C" w14:paraId="1D5BE9A3" w14:textId="77777777" w:rsidTr="006E465B">
        <w:trPr>
          <w:cantSplit/>
          <w:jc w:val="center"/>
        </w:trPr>
        <w:tc>
          <w:tcPr>
            <w:tcW w:w="1890" w:type="dxa"/>
          </w:tcPr>
          <w:p w14:paraId="184484AD" w14:textId="77777777" w:rsidR="00350974" w:rsidRPr="001B4E0C" w:rsidRDefault="00350974" w:rsidP="00350974">
            <w:pPr>
              <w:keepNext/>
              <w:spacing w:before="40" w:after="40"/>
              <w:rPr>
                <w:lang w:val="en-GB"/>
              </w:rPr>
            </w:pPr>
            <w:r w:rsidRPr="001B4E0C">
              <w:rPr>
                <w:lang w:val="en-GB"/>
              </w:rPr>
              <w:t>true</w:t>
            </w:r>
          </w:p>
        </w:tc>
        <w:tc>
          <w:tcPr>
            <w:tcW w:w="1890" w:type="dxa"/>
          </w:tcPr>
          <w:p w14:paraId="17A2912E" w14:textId="77777777" w:rsidR="00350974" w:rsidRPr="001B4E0C" w:rsidRDefault="00350974" w:rsidP="00350974">
            <w:pPr>
              <w:keepNext/>
              <w:spacing w:before="40" w:after="40"/>
              <w:rPr>
                <w:lang w:val="en-GB"/>
              </w:rPr>
            </w:pPr>
            <w:r w:rsidRPr="001B4E0C">
              <w:rPr>
                <w:lang w:val="en-GB"/>
              </w:rPr>
              <w:t>true</w:t>
            </w:r>
          </w:p>
        </w:tc>
        <w:tc>
          <w:tcPr>
            <w:tcW w:w="1890" w:type="dxa"/>
          </w:tcPr>
          <w:p w14:paraId="52A84B41" w14:textId="77777777" w:rsidR="00350974" w:rsidRPr="001B4E0C" w:rsidRDefault="00350974" w:rsidP="00350974">
            <w:pPr>
              <w:keepNext/>
              <w:spacing w:before="40" w:after="40"/>
              <w:rPr>
                <w:lang w:val="en-GB"/>
              </w:rPr>
            </w:pPr>
            <w:r w:rsidRPr="001B4E0C">
              <w:rPr>
                <w:lang w:val="en-GB"/>
              </w:rPr>
              <w:t>OrderedSet</w:t>
            </w:r>
          </w:p>
        </w:tc>
      </w:tr>
      <w:tr w:rsidR="00350974" w:rsidRPr="001B4E0C" w14:paraId="14EE6DDE" w14:textId="77777777" w:rsidTr="006E465B">
        <w:trPr>
          <w:cantSplit/>
          <w:jc w:val="center"/>
        </w:trPr>
        <w:tc>
          <w:tcPr>
            <w:tcW w:w="1890" w:type="dxa"/>
          </w:tcPr>
          <w:p w14:paraId="6A1ED0B4" w14:textId="77777777" w:rsidR="00350974" w:rsidRPr="001B4E0C" w:rsidRDefault="00350974" w:rsidP="00350974">
            <w:pPr>
              <w:keepNext/>
              <w:spacing w:before="40" w:after="40"/>
              <w:rPr>
                <w:lang w:val="en-GB"/>
              </w:rPr>
            </w:pPr>
            <w:r w:rsidRPr="001B4E0C">
              <w:rPr>
                <w:lang w:val="en-GB"/>
              </w:rPr>
              <w:t>false</w:t>
            </w:r>
          </w:p>
        </w:tc>
        <w:tc>
          <w:tcPr>
            <w:tcW w:w="1890" w:type="dxa"/>
          </w:tcPr>
          <w:p w14:paraId="3B3975F6" w14:textId="77777777" w:rsidR="00350974" w:rsidRPr="001B4E0C" w:rsidRDefault="00350974" w:rsidP="00350974">
            <w:pPr>
              <w:keepNext/>
              <w:spacing w:before="40" w:after="40"/>
              <w:rPr>
                <w:lang w:val="en-GB"/>
              </w:rPr>
            </w:pPr>
            <w:r w:rsidRPr="001B4E0C">
              <w:rPr>
                <w:lang w:val="en-GB"/>
              </w:rPr>
              <w:t>false</w:t>
            </w:r>
          </w:p>
        </w:tc>
        <w:tc>
          <w:tcPr>
            <w:tcW w:w="1890" w:type="dxa"/>
          </w:tcPr>
          <w:p w14:paraId="266F3FC7" w14:textId="77777777" w:rsidR="00350974" w:rsidRPr="001B4E0C" w:rsidRDefault="00350974" w:rsidP="00350974">
            <w:pPr>
              <w:keepNext/>
              <w:spacing w:before="40" w:after="40"/>
              <w:rPr>
                <w:lang w:val="en-GB"/>
              </w:rPr>
            </w:pPr>
            <w:r w:rsidRPr="001B4E0C">
              <w:rPr>
                <w:lang w:val="en-GB"/>
              </w:rPr>
              <w:t>Bag</w:t>
            </w:r>
          </w:p>
        </w:tc>
      </w:tr>
      <w:tr w:rsidR="00350974" w:rsidRPr="001B4E0C" w14:paraId="58F84F9F" w14:textId="77777777" w:rsidTr="006E465B">
        <w:trPr>
          <w:cantSplit/>
          <w:jc w:val="center"/>
        </w:trPr>
        <w:tc>
          <w:tcPr>
            <w:tcW w:w="1890" w:type="dxa"/>
          </w:tcPr>
          <w:p w14:paraId="19F99672" w14:textId="77777777" w:rsidR="00350974" w:rsidRPr="001B4E0C" w:rsidRDefault="00350974" w:rsidP="00350974">
            <w:pPr>
              <w:keepNext/>
              <w:spacing w:before="40" w:after="40"/>
              <w:rPr>
                <w:lang w:val="en-GB"/>
              </w:rPr>
            </w:pPr>
            <w:r w:rsidRPr="001B4E0C">
              <w:rPr>
                <w:lang w:val="en-GB"/>
              </w:rPr>
              <w:t>true</w:t>
            </w:r>
          </w:p>
        </w:tc>
        <w:tc>
          <w:tcPr>
            <w:tcW w:w="1890" w:type="dxa"/>
          </w:tcPr>
          <w:p w14:paraId="170D611E" w14:textId="77777777" w:rsidR="00350974" w:rsidRPr="001B4E0C" w:rsidRDefault="00350974" w:rsidP="00350974">
            <w:pPr>
              <w:keepNext/>
              <w:spacing w:before="40" w:after="40"/>
              <w:rPr>
                <w:lang w:val="en-GB"/>
              </w:rPr>
            </w:pPr>
            <w:r w:rsidRPr="001B4E0C">
              <w:rPr>
                <w:lang w:val="en-GB"/>
              </w:rPr>
              <w:t>false</w:t>
            </w:r>
          </w:p>
        </w:tc>
        <w:tc>
          <w:tcPr>
            <w:tcW w:w="1890" w:type="dxa"/>
          </w:tcPr>
          <w:p w14:paraId="77537D3C" w14:textId="77777777" w:rsidR="00350974" w:rsidRPr="001B4E0C" w:rsidRDefault="00350974" w:rsidP="00350974">
            <w:pPr>
              <w:keepNext/>
              <w:spacing w:before="40" w:after="40"/>
              <w:rPr>
                <w:lang w:val="en-GB"/>
              </w:rPr>
            </w:pPr>
            <w:r w:rsidRPr="001B4E0C">
              <w:rPr>
                <w:lang w:val="en-GB"/>
              </w:rPr>
              <w:t>Sequence</w:t>
            </w:r>
          </w:p>
        </w:tc>
      </w:tr>
    </w:tbl>
    <w:p w14:paraId="49136519" w14:textId="77777777" w:rsidR="00350974" w:rsidRDefault="00350974" w:rsidP="00350974">
      <w:pPr>
        <w:ind w:left="360"/>
        <w:rPr>
          <w:lang w:eastAsia="de-DE"/>
        </w:rPr>
      </w:pPr>
    </w:p>
    <w:p w14:paraId="081A3DDD" w14:textId="4C11B497" w:rsidR="005B58DE" w:rsidRDefault="005B58DE" w:rsidP="005B58DE">
      <w:pPr>
        <w:pStyle w:val="Listenabsatz"/>
        <w:numPr>
          <w:ilvl w:val="0"/>
          <w:numId w:val="2"/>
        </w:numPr>
        <w:rPr>
          <w:lang w:eastAsia="de-DE"/>
        </w:rPr>
      </w:pPr>
      <w:r>
        <w:rPr>
          <w:lang w:eastAsia="de-DE"/>
        </w:rPr>
        <w:t>Is Leaf</w:t>
      </w:r>
      <w:r>
        <w:rPr>
          <w:lang w:eastAsia="de-DE"/>
        </w:rPr>
        <w:br/>
        <w:t xml:space="preserve">Indicates </w:t>
      </w:r>
      <w:r w:rsidR="00492965">
        <w:rPr>
          <w:lang w:eastAsia="de-DE"/>
        </w:rPr>
        <w:t>if the attribute definition</w:t>
      </w:r>
      <w:r w:rsidR="00492965" w:rsidRPr="00492965">
        <w:rPr>
          <w:lang w:eastAsia="de-DE"/>
        </w:rPr>
        <w:t xml:space="preserve"> is </w:t>
      </w:r>
      <w:r w:rsidR="00492965">
        <w:rPr>
          <w:lang w:eastAsia="de-DE"/>
        </w:rPr>
        <w:t xml:space="preserve">either </w:t>
      </w:r>
      <w:r w:rsidR="00492965" w:rsidRPr="00492965">
        <w:rPr>
          <w:lang w:eastAsia="de-DE"/>
        </w:rPr>
        <w:t xml:space="preserve">fully consolidated </w:t>
      </w:r>
      <w:r w:rsidR="00492965">
        <w:rPr>
          <w:lang w:eastAsia="de-DE"/>
        </w:rPr>
        <w:t xml:space="preserve">(Is Leaf = true) or is </w:t>
      </w:r>
      <w:r w:rsidR="00492965" w:rsidRPr="00492965">
        <w:rPr>
          <w:lang w:eastAsia="de-DE"/>
        </w:rPr>
        <w:t xml:space="preserve">not fully consolidated </w:t>
      </w:r>
      <w:r w:rsidR="00492965">
        <w:rPr>
          <w:lang w:eastAsia="de-DE"/>
        </w:rPr>
        <w:t xml:space="preserve">/ </w:t>
      </w:r>
      <w:r w:rsidR="00492965" w:rsidRPr="00492965">
        <w:rPr>
          <w:lang w:eastAsia="de-DE"/>
        </w:rPr>
        <w:t>cannot be consolidated</w:t>
      </w:r>
      <w:r w:rsidR="00492965">
        <w:rPr>
          <w:lang w:eastAsia="de-DE"/>
        </w:rPr>
        <w:t xml:space="preserve"> (Is Leaf = false). </w:t>
      </w:r>
      <w:r w:rsidR="00707BEE">
        <w:rPr>
          <w:lang w:eastAsia="de-DE"/>
        </w:rPr>
        <w:t>D</w:t>
      </w:r>
      <w:r w:rsidRPr="005B58DE">
        <w:rPr>
          <w:lang w:eastAsia="de-DE"/>
        </w:rPr>
        <w:t>efault = false</w:t>
      </w:r>
      <w:r>
        <w:rPr>
          <w:lang w:eastAsia="de-DE"/>
        </w:rPr>
        <w:t>.</w:t>
      </w:r>
    </w:p>
    <w:p w14:paraId="71C3E93A" w14:textId="2EA7041F" w:rsidR="00465AB5" w:rsidRDefault="009C0E9D">
      <w:pPr>
        <w:pStyle w:val="Listenabsatz"/>
        <w:numPr>
          <w:ilvl w:val="0"/>
          <w:numId w:val="2"/>
        </w:numPr>
        <w:rPr>
          <w:lang w:eastAsia="de-DE"/>
        </w:rPr>
      </w:pPr>
      <w:r>
        <w:rPr>
          <w:lang w:eastAsia="de-DE"/>
        </w:rPr>
        <w:t>Type</w:t>
      </w:r>
      <w:r w:rsidR="00A669DA">
        <w:rPr>
          <w:lang w:eastAsia="de-DE"/>
        </w:rPr>
        <w:br/>
      </w:r>
      <w:r>
        <w:rPr>
          <w:lang w:eastAsia="de-DE"/>
        </w:rPr>
        <w:t xml:space="preserve">Refers to a data type; see </w:t>
      </w:r>
      <w:r w:rsidR="00E0152F">
        <w:rPr>
          <w:lang w:eastAsia="de-DE"/>
        </w:rPr>
        <w:t>clause</w:t>
      </w:r>
      <w:r>
        <w:rPr>
          <w:lang w:eastAsia="de-DE"/>
        </w:rPr>
        <w:t xml:space="preserve"> </w:t>
      </w:r>
      <w:r w:rsidR="00ED61A2">
        <w:rPr>
          <w:lang w:eastAsia="de-DE"/>
        </w:rPr>
        <w:fldChar w:fldCharType="begin"/>
      </w:r>
      <w:r w:rsidR="003758B7">
        <w:rPr>
          <w:lang w:eastAsia="de-DE"/>
        </w:rPr>
        <w:instrText xml:space="preserve"> REF _Ref401241634 \r \h </w:instrText>
      </w:r>
      <w:r w:rsidR="00ED61A2">
        <w:rPr>
          <w:lang w:eastAsia="de-DE"/>
        </w:rPr>
      </w:r>
      <w:r w:rsidR="00ED61A2">
        <w:rPr>
          <w:lang w:eastAsia="de-DE"/>
        </w:rPr>
        <w:fldChar w:fldCharType="separate"/>
      </w:r>
      <w:r w:rsidR="00835C91">
        <w:rPr>
          <w:lang w:eastAsia="de-DE"/>
        </w:rPr>
        <w:t>5.9</w:t>
      </w:r>
      <w:r w:rsidR="00ED61A2">
        <w:rPr>
          <w:lang w:eastAsia="de-DE"/>
        </w:rPr>
        <w:fldChar w:fldCharType="end"/>
      </w:r>
      <w:r>
        <w:rPr>
          <w:lang w:eastAsia="de-DE"/>
        </w:rPr>
        <w:t>.</w:t>
      </w:r>
    </w:p>
    <w:p w14:paraId="03D73AC7" w14:textId="77777777" w:rsidR="00465AB5" w:rsidRDefault="009C0E9D">
      <w:pPr>
        <w:pStyle w:val="Listenabsatz"/>
        <w:numPr>
          <w:ilvl w:val="0"/>
          <w:numId w:val="2"/>
        </w:numPr>
        <w:rPr>
          <w:lang w:eastAsia="de-DE"/>
        </w:rPr>
      </w:pPr>
      <w:r>
        <w:rPr>
          <w:lang w:eastAsia="de-DE"/>
        </w:rPr>
        <w:t>Default Value</w:t>
      </w:r>
      <w:r w:rsidR="00A669DA">
        <w:rPr>
          <w:lang w:eastAsia="de-DE"/>
        </w:rPr>
        <w:br/>
      </w:r>
      <w:r>
        <w:rPr>
          <w:lang w:eastAsia="de-DE"/>
        </w:rPr>
        <w:t>Provides the value that the attribute has to start with in case the value is not provided during creation</w:t>
      </w:r>
      <w:r w:rsidR="00EC7A11">
        <w:rPr>
          <w:lang w:eastAsia="de-DE"/>
        </w:rPr>
        <w:t>,</w:t>
      </w:r>
      <w:r>
        <w:rPr>
          <w:lang w:eastAsia="de-DE"/>
        </w:rPr>
        <w:t xml:space="preserve"> or already defined because of a system state.</w:t>
      </w:r>
    </w:p>
    <w:p w14:paraId="72F69C90" w14:textId="77777777" w:rsidR="00465AB5" w:rsidRDefault="009C0E9D">
      <w:pPr>
        <w:pStyle w:val="Listenabsatz"/>
        <w:numPr>
          <w:ilvl w:val="0"/>
          <w:numId w:val="2"/>
        </w:numPr>
        <w:tabs>
          <w:tab w:val="center" w:pos="1276"/>
          <w:tab w:val="left" w:pos="1701"/>
        </w:tabs>
        <w:rPr>
          <w:lang w:eastAsia="de-DE"/>
        </w:rPr>
      </w:pPr>
      <w:r>
        <w:rPr>
          <w:lang w:eastAsia="de-DE"/>
        </w:rPr>
        <w:t>Multiplicity (*, 1, 1..*, 0..1, …)</w:t>
      </w:r>
      <w:r w:rsidR="00A669DA">
        <w:rPr>
          <w:lang w:eastAsia="de-DE"/>
        </w:rPr>
        <w:br/>
      </w:r>
      <w:r>
        <w:rPr>
          <w:lang w:eastAsia="de-DE"/>
        </w:rPr>
        <w:t>Defines the number of values the attribute can simultaneously have.</w:t>
      </w:r>
      <w:r w:rsidR="00A669DA">
        <w:rPr>
          <w:lang w:eastAsia="de-DE"/>
        </w:rPr>
        <w:br/>
      </w:r>
      <w:r w:rsidR="00412947">
        <w:rPr>
          <w:lang w:eastAsia="de-DE"/>
        </w:rPr>
        <w:tab/>
        <w:t>*</w:t>
      </w:r>
      <w:r w:rsidR="00412947">
        <w:rPr>
          <w:lang w:eastAsia="de-DE"/>
        </w:rPr>
        <w:tab/>
      </w:r>
      <w:r>
        <w:rPr>
          <w:lang w:eastAsia="de-DE"/>
        </w:rPr>
        <w:t>is a list attribute with 0, one or multiple values;</w:t>
      </w:r>
      <w:r w:rsidR="00A669DA">
        <w:rPr>
          <w:lang w:eastAsia="de-DE"/>
        </w:rPr>
        <w:br/>
      </w:r>
      <w:r w:rsidR="00412947">
        <w:rPr>
          <w:lang w:eastAsia="de-DE"/>
        </w:rPr>
        <w:tab/>
        <w:t>1</w:t>
      </w:r>
      <w:r w:rsidR="00412947">
        <w:rPr>
          <w:lang w:eastAsia="de-DE"/>
        </w:rPr>
        <w:tab/>
      </w:r>
      <w:r>
        <w:rPr>
          <w:lang w:eastAsia="de-DE"/>
        </w:rPr>
        <w:t>attribute has always one value;</w:t>
      </w:r>
      <w:r w:rsidR="00A669DA">
        <w:rPr>
          <w:lang w:eastAsia="de-DE"/>
        </w:rPr>
        <w:br/>
      </w:r>
      <w:r w:rsidR="00412947">
        <w:rPr>
          <w:lang w:eastAsia="de-DE"/>
        </w:rPr>
        <w:tab/>
      </w:r>
      <w:r>
        <w:rPr>
          <w:lang w:eastAsia="de-DE"/>
        </w:rPr>
        <w:t>1..*</w:t>
      </w:r>
      <w:r>
        <w:rPr>
          <w:lang w:eastAsia="de-DE"/>
        </w:rPr>
        <w:tab/>
        <w:t>is a list attribute with at least one value;</w:t>
      </w:r>
      <w:r w:rsidR="00A669DA">
        <w:rPr>
          <w:lang w:eastAsia="de-DE"/>
        </w:rPr>
        <w:br/>
      </w:r>
      <w:r w:rsidR="00412947">
        <w:rPr>
          <w:lang w:eastAsia="de-DE"/>
        </w:rPr>
        <w:tab/>
      </w:r>
      <w:r>
        <w:rPr>
          <w:lang w:eastAsia="de-DE"/>
        </w:rPr>
        <w:t>0..1</w:t>
      </w:r>
      <w:r>
        <w:rPr>
          <w:lang w:eastAsia="de-DE"/>
        </w:rPr>
        <w:tab/>
        <w:t>attribute may have no or at most one value;</w:t>
      </w:r>
      <w:r w:rsidR="00A669DA">
        <w:rPr>
          <w:lang w:eastAsia="de-DE"/>
        </w:rPr>
        <w:br/>
      </w:r>
      <w:r>
        <w:rPr>
          <w:lang w:eastAsia="de-DE"/>
        </w:rPr>
        <w:t>Default value is 1.</w:t>
      </w:r>
      <w:r w:rsidR="00412947">
        <w:rPr>
          <w:lang w:eastAsia="de-DE"/>
        </w:rPr>
        <w:br/>
      </w:r>
      <w:r>
        <w:rPr>
          <w:lang w:eastAsia="de-DE"/>
        </w:rPr>
        <w:t>Other values are possible; e.g., “2..17”.</w:t>
      </w:r>
    </w:p>
    <w:p w14:paraId="79E129F5" w14:textId="77777777" w:rsidR="00465AB5" w:rsidRDefault="009C0E9D">
      <w:pPr>
        <w:pStyle w:val="Listenabsatz"/>
        <w:numPr>
          <w:ilvl w:val="0"/>
          <w:numId w:val="2"/>
        </w:numPr>
        <w:rPr>
          <w:lang w:eastAsia="de-DE"/>
        </w:rPr>
      </w:pPr>
      <w:r>
        <w:rPr>
          <w:lang w:eastAsia="de-DE"/>
        </w:rPr>
        <w:t>Additional properties are defined in the «</w:t>
      </w:r>
      <w:r w:rsidR="00637408">
        <w:rPr>
          <w:lang w:eastAsia="de-DE"/>
        </w:rPr>
        <w:t>OpenModel</w:t>
      </w:r>
      <w:r w:rsidR="00412947">
        <w:rPr>
          <w:lang w:eastAsia="de-DE"/>
        </w:rPr>
        <w:t>A</w:t>
      </w:r>
      <w:r>
        <w:rPr>
          <w:lang w:eastAsia="de-DE"/>
        </w:rPr>
        <w:t>ttribute» stereotype</w:t>
      </w:r>
      <w:r w:rsidR="002B146D" w:rsidRPr="002B146D">
        <w:t xml:space="preserve"> </w:t>
      </w:r>
      <w:r w:rsidR="002B146D">
        <w:rPr>
          <w:lang w:eastAsia="de-DE"/>
        </w:rPr>
        <w:t xml:space="preserve">which </w:t>
      </w:r>
      <w:r w:rsidR="002D41D5">
        <w:rPr>
          <w:lang w:eastAsia="de-DE"/>
        </w:rPr>
        <w:t>extends</w:t>
      </w:r>
      <w:r w:rsidR="002B146D">
        <w:rPr>
          <w:lang w:eastAsia="de-DE"/>
        </w:rPr>
        <w:br/>
      </w:r>
      <w:r w:rsidR="002B146D" w:rsidRPr="002B146D">
        <w:rPr>
          <w:lang w:eastAsia="de-DE"/>
        </w:rPr>
        <w:t>(</w:t>
      </w:r>
      <w:r w:rsidR="008F76FF">
        <w:rPr>
          <w:noProof/>
          <w:lang w:val="de-DE" w:eastAsia="de-DE"/>
        </w:rPr>
        <w:drawing>
          <wp:inline distT="0" distB="0" distL="0" distR="0" wp14:anchorId="344ABAAC" wp14:editId="31E8236A">
            <wp:extent cx="698500" cy="146685"/>
            <wp:effectExtent l="19050" t="0" r="6350" b="0"/>
            <wp:docPr id="2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2B146D" w:rsidRPr="002B146D">
        <w:rPr>
          <w:lang w:eastAsia="de-DE"/>
        </w:rPr>
        <w:t>)</w:t>
      </w:r>
      <w:r w:rsidR="00315D31">
        <w:rPr>
          <w:lang w:eastAsia="de-DE"/>
        </w:rPr>
        <w:t xml:space="preserve"> </w:t>
      </w:r>
      <w:r w:rsidR="00315D31" w:rsidRPr="00315D31">
        <w:rPr>
          <w:lang w:eastAsia="de-DE"/>
        </w:rPr>
        <w:t xml:space="preserve">by default (required) </w:t>
      </w:r>
      <w:r w:rsidR="002B146D" w:rsidRPr="002B146D">
        <w:rPr>
          <w:lang w:eastAsia="de-DE"/>
        </w:rPr>
        <w:t xml:space="preserve">the «metaclass» </w:t>
      </w:r>
      <w:r w:rsidR="002B146D">
        <w:rPr>
          <w:lang w:eastAsia="de-DE"/>
        </w:rPr>
        <w:t>Property</w:t>
      </w:r>
      <w:r>
        <w:rPr>
          <w:lang w:eastAsia="de-DE"/>
        </w:rPr>
        <w:t>:</w:t>
      </w:r>
    </w:p>
    <w:p w14:paraId="4E13A0B4" w14:textId="77777777" w:rsidR="00412947" w:rsidRPr="002B146D" w:rsidRDefault="00C10912" w:rsidP="009831CB">
      <w:pPr>
        <w:jc w:val="center"/>
        <w:rPr>
          <w:noProof/>
          <w:lang w:eastAsia="de-DE"/>
        </w:rPr>
      </w:pPr>
      <w:r>
        <w:rPr>
          <w:noProof/>
          <w:lang w:val="de-DE" w:eastAsia="de-DE"/>
        </w:rPr>
        <w:drawing>
          <wp:inline distT="0" distB="0" distL="0" distR="0" wp14:anchorId="31A36590" wp14:editId="647C06CC">
            <wp:extent cx="2714625" cy="2847975"/>
            <wp:effectExtent l="19050" t="0" r="9525" b="0"/>
            <wp:docPr id="42"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srcRect/>
                    <a:stretch>
                      <a:fillRect/>
                    </a:stretch>
                  </pic:blipFill>
                  <pic:spPr bwMode="auto">
                    <a:xfrm>
                      <a:off x="0" y="0"/>
                      <a:ext cx="2714625" cy="2847975"/>
                    </a:xfrm>
                    <a:prstGeom prst="rect">
                      <a:avLst/>
                    </a:prstGeom>
                    <a:noFill/>
                    <a:ln w="9525">
                      <a:noFill/>
                      <a:miter lim="800000"/>
                      <a:headEnd/>
                      <a:tailEnd/>
                    </a:ln>
                  </pic:spPr>
                </pic:pic>
              </a:graphicData>
            </a:graphic>
          </wp:inline>
        </w:drawing>
      </w:r>
    </w:p>
    <w:p w14:paraId="6208E73D" w14:textId="55C85578" w:rsidR="00412947" w:rsidRDefault="00412947" w:rsidP="00427868">
      <w:pPr>
        <w:pStyle w:val="FigureCaption"/>
      </w:pPr>
      <w:bookmarkStart w:id="367" w:name="_Toc409162988"/>
      <w:bookmarkStart w:id="368" w:name="_Toc410656425"/>
      <w:bookmarkStart w:id="369" w:name="_Toc516068644"/>
      <w:bookmarkStart w:id="370" w:name="_Toc79149048"/>
      <w:r>
        <w:t xml:space="preserve">Figure </w:t>
      </w:r>
      <w:r w:rsidR="00ED61A2">
        <w:fldChar w:fldCharType="begin"/>
      </w:r>
      <w:r w:rsidR="006308AF">
        <w:instrText xml:space="preserve"> STYLEREF 1 \s </w:instrText>
      </w:r>
      <w:r w:rsidR="00ED61A2">
        <w:fldChar w:fldCharType="separate"/>
      </w:r>
      <w:r w:rsidR="00835C91">
        <w:rPr>
          <w:noProof/>
        </w:rPr>
        <w:t>5</w:t>
      </w:r>
      <w:r w:rsidR="00ED61A2">
        <w:fldChar w:fldCharType="end"/>
      </w:r>
      <w:r>
        <w:t>.</w:t>
      </w:r>
      <w:r w:rsidR="00ED61A2">
        <w:fldChar w:fldCharType="begin"/>
      </w:r>
      <w:r w:rsidR="006308AF">
        <w:instrText xml:space="preserve"> SEQ Figure \* ARABIC \s 1 </w:instrText>
      </w:r>
      <w:r w:rsidR="00ED61A2">
        <w:fldChar w:fldCharType="separate"/>
      </w:r>
      <w:r w:rsidR="00835C91">
        <w:rPr>
          <w:noProof/>
        </w:rPr>
        <w:t>10</w:t>
      </w:r>
      <w:r w:rsidR="00ED61A2">
        <w:fldChar w:fldCharType="end"/>
      </w:r>
      <w:r>
        <w:t xml:space="preserve">: </w:t>
      </w:r>
      <w:r w:rsidRPr="00412947">
        <w:t>«</w:t>
      </w:r>
      <w:r w:rsidR="00637408">
        <w:t>OpenModel</w:t>
      </w:r>
      <w:r w:rsidRPr="00412947">
        <w:t>Attribute» Stereotype</w:t>
      </w:r>
      <w:bookmarkEnd w:id="367"/>
      <w:bookmarkEnd w:id="368"/>
      <w:bookmarkEnd w:id="369"/>
      <w:bookmarkEnd w:id="370"/>
    </w:p>
    <w:p w14:paraId="0A9C04CD" w14:textId="73D419B5" w:rsidR="000D60A2" w:rsidRDefault="000D60A2" w:rsidP="000D60A2">
      <w:pPr>
        <w:pStyle w:val="Listenabsatz"/>
        <w:numPr>
          <w:ilvl w:val="0"/>
          <w:numId w:val="3"/>
        </w:numPr>
        <w:ind w:left="1080"/>
        <w:rPr>
          <w:lang w:eastAsia="de-DE"/>
        </w:rPr>
      </w:pPr>
      <w:r w:rsidRPr="001C5CA3">
        <w:rPr>
          <w:lang w:eastAsia="de-DE"/>
        </w:rPr>
        <w:lastRenderedPageBreak/>
        <w:t>partOf</w:t>
      </w:r>
      <w:r>
        <w:rPr>
          <w:lang w:eastAsia="de-DE"/>
        </w:rPr>
        <w:t>ObjectKey</w:t>
      </w:r>
      <w:r>
        <w:rPr>
          <w:lang w:eastAsia="de-DE"/>
        </w:rPr>
        <w:br/>
        <w:t>This property indicates if the attribute is part of the object key or not.</w:t>
      </w:r>
      <w:r>
        <w:rPr>
          <w:lang w:eastAsia="de-DE"/>
        </w:rPr>
        <w:br/>
        <w:t>V</w:t>
      </w:r>
      <w:r w:rsidRPr="00F00AA6">
        <w:rPr>
          <w:lang w:eastAsia="de-DE"/>
        </w:rPr>
        <w:t>alue</w:t>
      </w:r>
      <w:r>
        <w:rPr>
          <w:lang w:eastAsia="de-DE"/>
        </w:rPr>
        <w:t xml:space="preserve"> </w:t>
      </w:r>
      <w:r w:rsidRPr="00F00AA6">
        <w:rPr>
          <w:lang w:eastAsia="de-DE"/>
        </w:rPr>
        <w:t>=</w:t>
      </w:r>
      <w:r>
        <w:rPr>
          <w:lang w:eastAsia="de-DE"/>
        </w:rPr>
        <w:t xml:space="preserve"> </w:t>
      </w:r>
      <w:r w:rsidRPr="00F00AA6">
        <w:rPr>
          <w:lang w:eastAsia="de-DE"/>
        </w:rPr>
        <w:t xml:space="preserve">0 </w:t>
      </w:r>
      <w:r>
        <w:rPr>
          <w:lang w:eastAsia="de-DE"/>
        </w:rPr>
        <w:t xml:space="preserve">(default) </w:t>
      </w:r>
      <w:r w:rsidRPr="00F00AA6">
        <w:rPr>
          <w:lang w:eastAsia="de-DE"/>
        </w:rPr>
        <w:t xml:space="preserve">means </w:t>
      </w:r>
      <w:r>
        <w:rPr>
          <w:lang w:eastAsia="de-DE"/>
        </w:rPr>
        <w:t>the attribute is not part of the object key.</w:t>
      </w:r>
      <w:r>
        <w:rPr>
          <w:lang w:eastAsia="de-DE"/>
        </w:rPr>
        <w:br/>
        <w:t xml:space="preserve">Values &gt; 0 indicate that the attribute is part of the object key and the value </w:t>
      </w:r>
      <w:r w:rsidRPr="00F00AA6">
        <w:rPr>
          <w:lang w:eastAsia="de-DE"/>
        </w:rPr>
        <w:t xml:space="preserve">defines the </w:t>
      </w:r>
      <w:r w:rsidR="00275533">
        <w:rPr>
          <w:lang w:eastAsia="de-DE"/>
        </w:rPr>
        <w:t>position</w:t>
      </w:r>
      <w:r w:rsidRPr="00F00AA6">
        <w:rPr>
          <w:lang w:eastAsia="de-DE"/>
        </w:rPr>
        <w:t xml:space="preserve"> </w:t>
      </w:r>
      <w:r>
        <w:rPr>
          <w:lang w:eastAsia="de-DE"/>
        </w:rPr>
        <w:t>of the attribute in case the key is composed of more than one attribute.</w:t>
      </w:r>
      <w:r>
        <w:rPr>
          <w:lang w:eastAsia="de-DE"/>
        </w:rPr>
        <w:br/>
        <w:t xml:space="preserve">Attributes which are used as a key </w:t>
      </w:r>
      <w:r w:rsidR="000B7770">
        <w:rPr>
          <w:lang w:eastAsia="de-DE"/>
        </w:rPr>
        <w:t>shall</w:t>
      </w:r>
      <w:r>
        <w:rPr>
          <w:lang w:eastAsia="de-DE"/>
        </w:rPr>
        <w:t xml:space="preserve"> be invariant (i.e., property isInvariant = true), </w:t>
      </w:r>
      <w:r w:rsidR="000B7770">
        <w:rPr>
          <w:lang w:eastAsia="de-DE"/>
        </w:rPr>
        <w:t>shall</w:t>
      </w:r>
      <w:r>
        <w:rPr>
          <w:lang w:eastAsia="de-DE"/>
        </w:rPr>
        <w:t xml:space="preserve"> not be optional (i.e., the multiplicity </w:t>
      </w:r>
      <w:r w:rsidR="000B7770">
        <w:rPr>
          <w:lang w:eastAsia="de-DE"/>
        </w:rPr>
        <w:t>shall</w:t>
      </w:r>
      <w:r>
        <w:rPr>
          <w:lang w:eastAsia="de-DE"/>
        </w:rPr>
        <w:t xml:space="preserve"> be [1] or [1..x]) and the multiplicity </w:t>
      </w:r>
      <w:r w:rsidR="000B7770">
        <w:rPr>
          <w:lang w:eastAsia="de-DE"/>
        </w:rPr>
        <w:t>shall</w:t>
      </w:r>
      <w:r>
        <w:rPr>
          <w:lang w:eastAsia="de-DE"/>
        </w:rPr>
        <w:t xml:space="preserve"> be [1] after the </w:t>
      </w:r>
      <w:r w:rsidRPr="00D37CDD">
        <w:rPr>
          <w:lang w:eastAsia="de-DE"/>
        </w:rPr>
        <w:t>Pruning&amp;Refactoring</w:t>
      </w:r>
      <w:r>
        <w:rPr>
          <w:lang w:eastAsia="de-DE"/>
        </w:rPr>
        <w:t xml:space="preserve"> process; i</w:t>
      </w:r>
      <w:r w:rsidRPr="00D37CDD">
        <w:rPr>
          <w:lang w:eastAsia="de-DE"/>
        </w:rPr>
        <w:t xml:space="preserve">.e., </w:t>
      </w:r>
      <w:r>
        <w:rPr>
          <w:lang w:eastAsia="de-DE"/>
        </w:rPr>
        <w:t>a</w:t>
      </w:r>
      <w:r w:rsidRPr="00D37CDD">
        <w:rPr>
          <w:lang w:eastAsia="de-DE"/>
        </w:rPr>
        <w:t xml:space="preserve"> </w:t>
      </w:r>
      <w:r>
        <w:rPr>
          <w:lang w:eastAsia="de-DE"/>
        </w:rPr>
        <w:t xml:space="preserve">UML to Data Schema </w:t>
      </w:r>
      <w:r w:rsidRPr="00D37CDD">
        <w:rPr>
          <w:lang w:eastAsia="de-DE"/>
        </w:rPr>
        <w:t xml:space="preserve">mapping tool </w:t>
      </w:r>
      <w:r w:rsidR="000B7770">
        <w:rPr>
          <w:lang w:eastAsia="de-DE"/>
        </w:rPr>
        <w:t>shall</w:t>
      </w:r>
      <w:r>
        <w:rPr>
          <w:lang w:eastAsia="de-DE"/>
        </w:rPr>
        <w:t xml:space="preserve"> not </w:t>
      </w:r>
      <w:r w:rsidRPr="00D37CDD">
        <w:rPr>
          <w:lang w:eastAsia="de-DE"/>
        </w:rPr>
        <w:t>get a list attribute which is part of the object identifier</w:t>
      </w:r>
      <w:r>
        <w:rPr>
          <w:lang w:eastAsia="de-DE"/>
        </w:rPr>
        <w:t>.</w:t>
      </w:r>
    </w:p>
    <w:p w14:paraId="1E70E6B2" w14:textId="77777777" w:rsidR="00CF63D1" w:rsidRDefault="00CF63D1" w:rsidP="00CF63D1">
      <w:pPr>
        <w:pStyle w:val="Listenabsatz"/>
        <w:numPr>
          <w:ilvl w:val="0"/>
          <w:numId w:val="3"/>
        </w:numPr>
        <w:ind w:left="1080"/>
        <w:rPr>
          <w:lang w:eastAsia="de-DE"/>
        </w:rPr>
      </w:pPr>
      <w:r>
        <w:rPr>
          <w:lang w:eastAsia="de-DE"/>
        </w:rPr>
        <w:t>uniqueSet</w:t>
      </w:r>
      <w:r>
        <w:rPr>
          <w:lang w:eastAsia="de-DE"/>
        </w:rPr>
        <w:br/>
        <w:t>This property defines if the attribute is part of a set of attributes which together (i.e., their values) have to be unique among all instances within a defined context.</w:t>
      </w:r>
      <w:r>
        <w:rPr>
          <w:lang w:eastAsia="de-DE"/>
        </w:rPr>
        <w:br/>
        <w:t>No value means no uniqueness constraint.</w:t>
      </w:r>
      <w:r>
        <w:rPr>
          <w:lang w:eastAsia="de-DE"/>
        </w:rPr>
        <w:br/>
        <w:t>An integer value identifies the uniqueness set.</w:t>
      </w:r>
      <w:r>
        <w:rPr>
          <w:lang w:eastAsia="de-DE"/>
        </w:rPr>
        <w:br/>
        <w:t>An attribute may participate in more than one uniqueness sets.</w:t>
      </w:r>
    </w:p>
    <w:p w14:paraId="6C4EF34F" w14:textId="77777777" w:rsidR="002655C4" w:rsidRDefault="00C10912" w:rsidP="002655C4">
      <w:pPr>
        <w:ind w:left="360"/>
        <w:jc w:val="center"/>
        <w:rPr>
          <w:lang w:eastAsia="de-DE"/>
        </w:rPr>
      </w:pPr>
      <w:r>
        <w:rPr>
          <w:noProof/>
          <w:lang w:val="de-DE" w:eastAsia="de-DE"/>
        </w:rPr>
        <w:drawing>
          <wp:inline distT="0" distB="0" distL="0" distR="0" wp14:anchorId="051DB6E0" wp14:editId="5FFD5F07">
            <wp:extent cx="3276191" cy="1266667"/>
            <wp:effectExtent l="19050" t="0" r="409" b="0"/>
            <wp:docPr id="9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3276191" cy="1266667"/>
                    </a:xfrm>
                    <a:prstGeom prst="rect">
                      <a:avLst/>
                    </a:prstGeom>
                    <a:noFill/>
                    <a:ln w="9525">
                      <a:noFill/>
                      <a:miter lim="800000"/>
                      <a:headEnd/>
                      <a:tailEnd/>
                    </a:ln>
                  </pic:spPr>
                </pic:pic>
              </a:graphicData>
            </a:graphic>
          </wp:inline>
        </w:drawing>
      </w:r>
    </w:p>
    <w:p w14:paraId="2BD903D4" w14:textId="0CB21DA9" w:rsidR="002655C4" w:rsidRDefault="002655C4" w:rsidP="002655C4">
      <w:pPr>
        <w:pStyle w:val="FigureCaption"/>
      </w:pPr>
      <w:bookmarkStart w:id="371" w:name="_Ref476560227"/>
      <w:bookmarkStart w:id="372" w:name="_Toc516068645"/>
      <w:bookmarkStart w:id="373" w:name="_Toc79149049"/>
      <w:r>
        <w:t xml:space="preserve">Figure </w:t>
      </w:r>
      <w:r w:rsidR="00ED61A2">
        <w:fldChar w:fldCharType="begin"/>
      </w:r>
      <w:r>
        <w:instrText xml:space="preserve"> STYLEREF 1 \s </w:instrText>
      </w:r>
      <w:r w:rsidR="00ED61A2">
        <w:fldChar w:fldCharType="separate"/>
      </w:r>
      <w:r w:rsidR="00835C91">
        <w:rPr>
          <w:noProof/>
        </w:rPr>
        <w:t>5</w:t>
      </w:r>
      <w:r w:rsidR="00ED61A2">
        <w:fldChar w:fldCharType="end"/>
      </w:r>
      <w:r>
        <w:t>.</w:t>
      </w:r>
      <w:r w:rsidR="00ED61A2">
        <w:fldChar w:fldCharType="begin"/>
      </w:r>
      <w:r>
        <w:instrText xml:space="preserve"> SEQ Figure \* ARABIC \s 1 </w:instrText>
      </w:r>
      <w:r w:rsidR="00ED61A2">
        <w:fldChar w:fldCharType="separate"/>
      </w:r>
      <w:r w:rsidR="00835C91">
        <w:rPr>
          <w:noProof/>
        </w:rPr>
        <w:t>11</w:t>
      </w:r>
      <w:r w:rsidR="00ED61A2">
        <w:fldChar w:fldCharType="end"/>
      </w:r>
      <w:bookmarkEnd w:id="371"/>
      <w:r>
        <w:t xml:space="preserve">: uniqueSet </w:t>
      </w:r>
      <w:r w:rsidR="00B45725">
        <w:t>U</w:t>
      </w:r>
      <w:r>
        <w:t xml:space="preserve">sage </w:t>
      </w:r>
      <w:r w:rsidR="00B45725">
        <w:t>E</w:t>
      </w:r>
      <w:r>
        <w:t>xample</w:t>
      </w:r>
      <w:bookmarkEnd w:id="372"/>
      <w:bookmarkEnd w:id="373"/>
    </w:p>
    <w:p w14:paraId="3F74A5AC" w14:textId="046AB231" w:rsidR="00465AB5" w:rsidRDefault="00AA56A7" w:rsidP="00302FDD">
      <w:pPr>
        <w:pStyle w:val="Listenabsatz"/>
        <w:numPr>
          <w:ilvl w:val="0"/>
          <w:numId w:val="3"/>
        </w:numPr>
        <w:ind w:left="1080"/>
        <w:rPr>
          <w:lang w:eastAsia="de-DE"/>
        </w:rPr>
      </w:pPr>
      <w:r>
        <w:rPr>
          <w:lang w:eastAsia="de-DE"/>
        </w:rPr>
        <w:t>isInvariant</w:t>
      </w:r>
      <w:r>
        <w:rPr>
          <w:lang w:eastAsia="de-DE"/>
        </w:rPr>
        <w:br/>
        <w:t>This property identifies if the value of the attribute can be changed after it has been created</w:t>
      </w:r>
      <w:r w:rsidR="00302FDD">
        <w:rPr>
          <w:lang w:eastAsia="de-DE"/>
        </w:rPr>
        <w:t xml:space="preserve">; see also section </w:t>
      </w:r>
      <w:r w:rsidR="00ED61A2">
        <w:rPr>
          <w:lang w:eastAsia="de-DE"/>
        </w:rPr>
        <w:fldChar w:fldCharType="begin"/>
      </w:r>
      <w:r w:rsidR="00302FDD">
        <w:rPr>
          <w:lang w:eastAsia="de-DE"/>
        </w:rPr>
        <w:instrText xml:space="preserve"> REF _Ref472933705 \r \h </w:instrText>
      </w:r>
      <w:r w:rsidR="00ED61A2">
        <w:rPr>
          <w:lang w:eastAsia="de-DE"/>
        </w:rPr>
      </w:r>
      <w:r w:rsidR="00ED61A2">
        <w:rPr>
          <w:lang w:eastAsia="de-DE"/>
        </w:rPr>
        <w:fldChar w:fldCharType="separate"/>
      </w:r>
      <w:r w:rsidR="00835C91">
        <w:rPr>
          <w:lang w:eastAsia="de-DE"/>
        </w:rPr>
        <w:t>5.3.4</w:t>
      </w:r>
      <w:r w:rsidR="00ED61A2">
        <w:rPr>
          <w:lang w:eastAsia="de-DE"/>
        </w:rPr>
        <w:fldChar w:fldCharType="end"/>
      </w:r>
      <w:r>
        <w:rPr>
          <w:lang w:eastAsia="de-DE"/>
        </w:rPr>
        <w:t>.</w:t>
      </w:r>
    </w:p>
    <w:p w14:paraId="79048029" w14:textId="77777777" w:rsidR="00465AB5" w:rsidRDefault="00AA56A7">
      <w:pPr>
        <w:pStyle w:val="Listenabsatz"/>
        <w:numPr>
          <w:ilvl w:val="0"/>
          <w:numId w:val="3"/>
        </w:numPr>
        <w:ind w:left="1080"/>
        <w:rPr>
          <w:lang w:eastAsia="de-DE"/>
        </w:rPr>
      </w:pPr>
      <w:r>
        <w:rPr>
          <w:lang w:eastAsia="de-DE"/>
        </w:rPr>
        <w:t>valueRange</w:t>
      </w:r>
      <w:r>
        <w:rPr>
          <w:lang w:eastAsia="de-DE"/>
        </w:rPr>
        <w:br/>
      </w:r>
      <w:r w:rsidRPr="001C5CA3">
        <w:rPr>
          <w:lang w:eastAsia="de-DE"/>
        </w:rPr>
        <w:t xml:space="preserve">This property </w:t>
      </w:r>
      <w:r>
        <w:rPr>
          <w:lang w:eastAsia="de-DE"/>
        </w:rPr>
        <w:t>identifies the allowed values for the attribute.</w:t>
      </w:r>
    </w:p>
    <w:p w14:paraId="3CB5AC71" w14:textId="77777777" w:rsidR="00465AB5" w:rsidRDefault="00B37909">
      <w:pPr>
        <w:pStyle w:val="Listenabsatz"/>
        <w:numPr>
          <w:ilvl w:val="0"/>
          <w:numId w:val="3"/>
        </w:numPr>
        <w:ind w:left="1080"/>
        <w:rPr>
          <w:lang w:eastAsia="de-DE"/>
        </w:rPr>
      </w:pPr>
      <w:r>
        <w:rPr>
          <w:lang w:eastAsia="de-DE"/>
        </w:rPr>
        <w:t>unsigned</w:t>
      </w:r>
      <w:r>
        <w:rPr>
          <w:lang w:eastAsia="de-DE"/>
        </w:rPr>
        <w:br/>
      </w:r>
      <w:r w:rsidRPr="00B37909">
        <w:rPr>
          <w:lang w:eastAsia="de-DE"/>
        </w:rPr>
        <w:t xml:space="preserve">This </w:t>
      </w:r>
      <w:r w:rsidR="008D1A65">
        <w:rPr>
          <w:lang w:eastAsia="de-DE"/>
        </w:rPr>
        <w:t xml:space="preserve">optional </w:t>
      </w:r>
      <w:r w:rsidRPr="00B37909">
        <w:rPr>
          <w:lang w:eastAsia="de-DE"/>
        </w:rPr>
        <w:t>property indicates if the attribute type is unsigned (value = true) or signed (value = false); if applicable, otherwise ignored.</w:t>
      </w:r>
    </w:p>
    <w:p w14:paraId="20A53528" w14:textId="77777777" w:rsidR="00465AB5" w:rsidRDefault="00B37909">
      <w:pPr>
        <w:pStyle w:val="Listenabsatz"/>
        <w:numPr>
          <w:ilvl w:val="0"/>
          <w:numId w:val="3"/>
        </w:numPr>
        <w:ind w:left="1080"/>
        <w:rPr>
          <w:lang w:eastAsia="de-DE"/>
        </w:rPr>
      </w:pPr>
      <w:r>
        <w:rPr>
          <w:lang w:eastAsia="de-DE"/>
        </w:rPr>
        <w:t>counter</w:t>
      </w:r>
      <w:r>
        <w:rPr>
          <w:lang w:eastAsia="de-DE"/>
        </w:rPr>
        <w:br/>
      </w:r>
      <w:r w:rsidRPr="00B37909">
        <w:rPr>
          <w:lang w:eastAsia="de-DE"/>
        </w:rPr>
        <w:t>This optional property defines the counter type of the attribute type; if applicable.</w:t>
      </w:r>
    </w:p>
    <w:p w14:paraId="7CF50BA8" w14:textId="3CB83DAB" w:rsidR="00465AB5" w:rsidRDefault="00F76EA0">
      <w:pPr>
        <w:pStyle w:val="Listenabsatz"/>
        <w:numPr>
          <w:ilvl w:val="0"/>
          <w:numId w:val="3"/>
        </w:numPr>
        <w:ind w:left="1080"/>
        <w:rPr>
          <w:lang w:eastAsia="de-DE"/>
        </w:rPr>
      </w:pPr>
      <w:r>
        <w:rPr>
          <w:lang w:eastAsia="de-DE"/>
        </w:rPr>
        <w:t>unit</w:t>
      </w:r>
      <w:r>
        <w:rPr>
          <w:lang w:eastAsia="de-DE"/>
        </w:rPr>
        <w:br/>
      </w:r>
      <w:r w:rsidR="002A3E94">
        <w:rPr>
          <w:lang w:eastAsia="de-DE"/>
        </w:rPr>
        <w:t>This optional property contains a textual definition of the unit associated with the attribute value.</w:t>
      </w:r>
      <w:r w:rsidR="002A3E94">
        <w:rPr>
          <w:lang w:eastAsia="de-DE"/>
        </w:rPr>
        <w:br/>
      </w:r>
      <w:r w:rsidR="001B692B" w:rsidRPr="00BF6A26">
        <w:rPr>
          <w:lang w:eastAsia="de-DE"/>
        </w:rPr>
        <w:t>The spelling of</w:t>
      </w:r>
      <w:r w:rsidR="00BF6A26" w:rsidRPr="00BF6A26">
        <w:rPr>
          <w:lang w:eastAsia="de-DE"/>
        </w:rPr>
        <w:t xml:space="preserve"> the unit</w:t>
      </w:r>
      <w:r w:rsidR="007A4A85" w:rsidRPr="007A4A85">
        <w:rPr>
          <w:lang w:eastAsia="de-DE"/>
        </w:rPr>
        <w:t>, including the ones beyond SI scope</w:t>
      </w:r>
      <w:r w:rsidR="007A4A85">
        <w:rPr>
          <w:lang w:eastAsia="de-DE"/>
        </w:rPr>
        <w:t>,</w:t>
      </w:r>
      <w:r w:rsidR="00BF6A26" w:rsidRPr="00BF6A26">
        <w:rPr>
          <w:lang w:eastAsia="de-DE"/>
        </w:rPr>
        <w:t xml:space="preserve"> </w:t>
      </w:r>
      <w:r w:rsidR="002A3E94">
        <w:rPr>
          <w:lang w:eastAsia="de-DE"/>
        </w:rPr>
        <w:t xml:space="preserve">shall be in accordance to the NIST Publication 811 “Guide for the Use of the International System of Units (SI)” (http://www.nist.gov/pml/pubs/sp811/index.cfm), </w:t>
      </w:r>
      <w:r w:rsidR="00E0152F">
        <w:rPr>
          <w:lang w:eastAsia="de-DE"/>
        </w:rPr>
        <w:t>clause</w:t>
      </w:r>
      <w:r w:rsidR="002A3E94">
        <w:rPr>
          <w:lang w:eastAsia="de-DE"/>
        </w:rPr>
        <w:t xml:space="preserve"> 9 “Rules and Style Conventions for Spelling Unit Names”</w:t>
      </w:r>
      <w:r w:rsidR="00670784" w:rsidRPr="00670784">
        <w:t xml:space="preserve"> </w:t>
      </w:r>
      <w:r w:rsidR="00670784" w:rsidRPr="00670784">
        <w:rPr>
          <w:lang w:eastAsia="de-DE"/>
        </w:rPr>
        <w:t>as modified by the ISO/IEC 80000 series documents (</w:t>
      </w:r>
      <w:hyperlink r:id="rId47" w:history="1">
        <w:r w:rsidR="00670784" w:rsidRPr="007A2EC1">
          <w:rPr>
            <w:rStyle w:val="Hyperlink"/>
            <w:lang w:eastAsia="de-DE"/>
          </w:rPr>
          <w:t>https://www.iso.org/committee/46202.html</w:t>
        </w:r>
      </w:hyperlink>
      <w:r w:rsidR="00670784" w:rsidRPr="00670784">
        <w:rPr>
          <w:lang w:eastAsia="de-DE"/>
        </w:rPr>
        <w:t>)</w:t>
      </w:r>
      <w:r w:rsidR="002A3E94">
        <w:rPr>
          <w:lang w:eastAsia="de-DE"/>
        </w:rPr>
        <w:t>.</w:t>
      </w:r>
    </w:p>
    <w:p w14:paraId="5FCD1AD9" w14:textId="604046A7" w:rsidR="00465AB5" w:rsidRDefault="00242577">
      <w:pPr>
        <w:pStyle w:val="Listenabsatz"/>
        <w:numPr>
          <w:ilvl w:val="0"/>
          <w:numId w:val="3"/>
        </w:numPr>
        <w:ind w:left="1080"/>
        <w:rPr>
          <w:lang w:eastAsia="de-DE"/>
        </w:rPr>
      </w:pPr>
      <w:r>
        <w:rPr>
          <w:lang w:eastAsia="de-DE"/>
        </w:rPr>
        <w:t>s</w:t>
      </w:r>
      <w:r w:rsidR="009C0E9D">
        <w:rPr>
          <w:lang w:eastAsia="de-DE"/>
        </w:rPr>
        <w:t>upport</w:t>
      </w:r>
      <w:r w:rsidR="000E4BCF">
        <w:rPr>
          <w:lang w:eastAsia="de-DE"/>
        </w:rPr>
        <w:br/>
      </w:r>
      <w:r w:rsidR="009C0E9D">
        <w:rPr>
          <w:lang w:eastAsia="de-DE"/>
        </w:rPr>
        <w:t xml:space="preserve">This property qualifies the support of the attribute at the management interface. See definition in </w:t>
      </w:r>
      <w:r w:rsidR="00E0152F">
        <w:rPr>
          <w:lang w:eastAsia="de-DE"/>
        </w:rPr>
        <w:t>clause</w:t>
      </w:r>
      <w:r w:rsidR="004C6771">
        <w:rPr>
          <w:lang w:eastAsia="de-DE"/>
        </w:rPr>
        <w:t xml:space="preserve"> </w:t>
      </w:r>
      <w:r w:rsidR="00ED61A2">
        <w:rPr>
          <w:lang w:eastAsia="de-DE"/>
        </w:rPr>
        <w:fldChar w:fldCharType="begin"/>
      </w:r>
      <w:r w:rsidR="00AC6283">
        <w:rPr>
          <w:lang w:eastAsia="de-DE"/>
        </w:rPr>
        <w:instrText xml:space="preserve"> REF _Ref466886089 \r \h </w:instrText>
      </w:r>
      <w:r w:rsidR="00ED61A2">
        <w:rPr>
          <w:lang w:eastAsia="de-DE"/>
        </w:rPr>
      </w:r>
      <w:r w:rsidR="00ED61A2">
        <w:rPr>
          <w:lang w:eastAsia="de-DE"/>
        </w:rPr>
        <w:fldChar w:fldCharType="separate"/>
      </w:r>
      <w:r w:rsidR="000E3F29">
        <w:rPr>
          <w:lang w:eastAsia="de-DE"/>
        </w:rPr>
        <w:t>5.10</w:t>
      </w:r>
      <w:r w:rsidR="00ED61A2">
        <w:rPr>
          <w:lang w:eastAsia="de-DE"/>
        </w:rPr>
        <w:fldChar w:fldCharType="end"/>
      </w:r>
    </w:p>
    <w:p w14:paraId="5A8BE98C" w14:textId="77777777" w:rsidR="00465AB5" w:rsidRDefault="00242577">
      <w:pPr>
        <w:pStyle w:val="Listenabsatz"/>
        <w:numPr>
          <w:ilvl w:val="0"/>
          <w:numId w:val="3"/>
        </w:numPr>
        <w:ind w:left="1080"/>
        <w:rPr>
          <w:lang w:eastAsia="de-DE"/>
        </w:rPr>
      </w:pPr>
      <w:r>
        <w:rPr>
          <w:lang w:eastAsia="de-DE"/>
        </w:rPr>
        <w:lastRenderedPageBreak/>
        <w:t>c</w:t>
      </w:r>
      <w:r w:rsidR="009C0E9D">
        <w:rPr>
          <w:lang w:eastAsia="de-DE"/>
        </w:rPr>
        <w:t>ondition</w:t>
      </w:r>
      <w:r w:rsidR="000E4BCF">
        <w:rPr>
          <w:lang w:eastAsia="de-DE"/>
        </w:rPr>
        <w:br/>
      </w:r>
      <w:r w:rsidR="009C0E9D">
        <w:rPr>
          <w:lang w:eastAsia="de-DE"/>
        </w:rPr>
        <w:t>This property contains the condition for the condition-related support qualifiers.</w:t>
      </w:r>
    </w:p>
    <w:p w14:paraId="448B7D38" w14:textId="4C207D6B" w:rsidR="008119F8" w:rsidRDefault="008119F8" w:rsidP="008119F8">
      <w:pPr>
        <w:pStyle w:val="Listenabsatz"/>
        <w:numPr>
          <w:ilvl w:val="0"/>
          <w:numId w:val="3"/>
        </w:numPr>
        <w:rPr>
          <w:lang w:eastAsia="de-DE"/>
        </w:rPr>
      </w:pPr>
      <w:r>
        <w:rPr>
          <w:lang w:eastAsia="de-DE"/>
        </w:rPr>
        <w:t xml:space="preserve">Additional </w:t>
      </w:r>
      <w:r w:rsidRPr="00752117">
        <w:rPr>
          <w:lang w:eastAsia="de-DE"/>
        </w:rPr>
        <w:t xml:space="preserve">interface related </w:t>
      </w:r>
      <w:r>
        <w:rPr>
          <w:lang w:eastAsia="de-DE"/>
        </w:rPr>
        <w:t xml:space="preserve">properties </w:t>
      </w:r>
      <w:r w:rsidR="004B0043" w:rsidDel="00752117">
        <w:rPr>
          <w:lang w:eastAsia="de-DE"/>
        </w:rPr>
        <w:t>(</w:t>
      </w:r>
      <w:r w:rsidR="004B0043" w:rsidRPr="00776564" w:rsidDel="00752117">
        <w:rPr>
          <w:lang w:eastAsia="de-DE"/>
        </w:rPr>
        <w:t>only relevant in the purpose-specific mod</w:t>
      </w:r>
      <w:r w:rsidR="004B0043" w:rsidDel="00752117">
        <w:rPr>
          <w:lang w:eastAsia="de-DE"/>
        </w:rPr>
        <w:t>els</w:t>
      </w:r>
      <w:r w:rsidR="004B0043" w:rsidRPr="00776564" w:rsidDel="00752117">
        <w:rPr>
          <w:lang w:eastAsia="de-DE"/>
        </w:rPr>
        <w:t xml:space="preserve"> of the </w:t>
      </w:r>
      <w:r w:rsidR="004B0043" w:rsidDel="00752117">
        <w:rPr>
          <w:lang w:eastAsia="de-DE"/>
        </w:rPr>
        <w:t>i</w:t>
      </w:r>
      <w:r w:rsidR="004B0043" w:rsidRPr="00776564" w:rsidDel="00752117">
        <w:rPr>
          <w:lang w:eastAsia="de-DE"/>
        </w:rPr>
        <w:t xml:space="preserve">nformation </w:t>
      </w:r>
      <w:r w:rsidR="004B0043" w:rsidDel="00752117">
        <w:rPr>
          <w:lang w:eastAsia="de-DE"/>
        </w:rPr>
        <w:t>m</w:t>
      </w:r>
      <w:r w:rsidR="004B0043" w:rsidRPr="00776564" w:rsidDel="00752117">
        <w:rPr>
          <w:lang w:eastAsia="de-DE"/>
        </w:rPr>
        <w:t xml:space="preserve">odel; see </w:t>
      </w:r>
      <w:r w:rsidR="00ED61A2" w:rsidDel="00752117">
        <w:rPr>
          <w:lang w:eastAsia="de-DE"/>
        </w:rPr>
        <w:fldChar w:fldCharType="begin"/>
      </w:r>
      <w:r w:rsidR="004B0043" w:rsidDel="00752117">
        <w:rPr>
          <w:lang w:eastAsia="de-DE"/>
        </w:rPr>
        <w:instrText xml:space="preserve"> REF _Ref410656698 \h </w:instrText>
      </w:r>
      <w:r w:rsidR="00ED61A2" w:rsidDel="00752117">
        <w:rPr>
          <w:lang w:eastAsia="de-DE"/>
        </w:rPr>
      </w:r>
      <w:r w:rsidR="00ED61A2" w:rsidDel="00752117">
        <w:rPr>
          <w:lang w:eastAsia="de-DE"/>
        </w:rPr>
        <w:fldChar w:fldCharType="separate"/>
      </w:r>
      <w:r w:rsidR="000E3F29">
        <w:t xml:space="preserve">Figure </w:t>
      </w:r>
      <w:r w:rsidR="000E3F29">
        <w:rPr>
          <w:noProof/>
        </w:rPr>
        <w:t>4</w:t>
      </w:r>
      <w:r w:rsidR="000E3F29">
        <w:t>.</w:t>
      </w:r>
      <w:r w:rsidR="000E3F29">
        <w:rPr>
          <w:noProof/>
        </w:rPr>
        <w:t>1</w:t>
      </w:r>
      <w:r w:rsidR="00ED61A2" w:rsidDel="00752117">
        <w:rPr>
          <w:lang w:eastAsia="de-DE"/>
        </w:rPr>
        <w:fldChar w:fldCharType="end"/>
      </w:r>
      <w:r w:rsidR="004B0043" w:rsidDel="00752117">
        <w:rPr>
          <w:lang w:eastAsia="de-DE"/>
        </w:rPr>
        <w:t>)</w:t>
      </w:r>
      <w:r w:rsidR="004B0043">
        <w:rPr>
          <w:lang w:eastAsia="de-DE"/>
        </w:rPr>
        <w:t xml:space="preserve"> </w:t>
      </w:r>
      <w:r>
        <w:rPr>
          <w:lang w:eastAsia="de-DE"/>
        </w:rPr>
        <w:t>are defined in the «</w:t>
      </w:r>
      <w:r w:rsidR="00ED683E">
        <w:rPr>
          <w:lang w:eastAsia="de-DE"/>
        </w:rPr>
        <w:t>Open</w:t>
      </w:r>
      <w:r>
        <w:rPr>
          <w:lang w:eastAsia="de-DE"/>
        </w:rPr>
        <w:t>InterfaceModelAttribute» stereotype</w:t>
      </w:r>
      <w:r w:rsidRPr="002B146D">
        <w:t xml:space="preserve"> </w:t>
      </w:r>
      <w:r>
        <w:rPr>
          <w:lang w:eastAsia="de-DE"/>
        </w:rPr>
        <w:t>which extends</w:t>
      </w:r>
      <w:r>
        <w:rPr>
          <w:lang w:eastAsia="de-DE"/>
        </w:rPr>
        <w:br/>
      </w:r>
      <w:r w:rsidRPr="002B146D">
        <w:rPr>
          <w:lang w:eastAsia="de-DE"/>
        </w:rPr>
        <w:t>(</w:t>
      </w:r>
      <w:r w:rsidR="00E16990">
        <w:rPr>
          <w:noProof/>
          <w:lang w:val="de-DE" w:eastAsia="de-DE"/>
        </w:rPr>
        <w:drawing>
          <wp:inline distT="0" distB="0" distL="0" distR="0" wp14:anchorId="16337D77" wp14:editId="5061039D">
            <wp:extent cx="698500" cy="146685"/>
            <wp:effectExtent l="19050" t="0" r="6350" b="0"/>
            <wp:docPr id="7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Pr="002B146D">
        <w:rPr>
          <w:lang w:eastAsia="de-DE"/>
        </w:rPr>
        <w:t>)</w:t>
      </w:r>
      <w:r>
        <w:rPr>
          <w:lang w:eastAsia="de-DE"/>
        </w:rPr>
        <w:t xml:space="preserve"> </w:t>
      </w:r>
      <w:r w:rsidRPr="00315D31">
        <w:rPr>
          <w:lang w:eastAsia="de-DE"/>
        </w:rPr>
        <w:t xml:space="preserve">by default (required) </w:t>
      </w:r>
      <w:r w:rsidRPr="002B146D">
        <w:rPr>
          <w:lang w:eastAsia="de-DE"/>
        </w:rPr>
        <w:t xml:space="preserve">the «metaclass» </w:t>
      </w:r>
      <w:r>
        <w:rPr>
          <w:lang w:eastAsia="de-DE"/>
        </w:rPr>
        <w:t>Property:</w:t>
      </w:r>
    </w:p>
    <w:p w14:paraId="364FB39F" w14:textId="231FAE62" w:rsidR="008119F8" w:rsidRPr="002B146D" w:rsidRDefault="00DC68AB" w:rsidP="008119F8">
      <w:pPr>
        <w:jc w:val="center"/>
        <w:rPr>
          <w:noProof/>
          <w:lang w:eastAsia="de-DE"/>
        </w:rPr>
      </w:pPr>
      <w:r w:rsidRPr="00DC68AB">
        <w:rPr>
          <w:noProof/>
          <w:lang w:eastAsia="de-DE"/>
        </w:rPr>
        <w:drawing>
          <wp:inline distT="0" distB="0" distL="0" distR="0" wp14:anchorId="05606CAA" wp14:editId="5F356FD3">
            <wp:extent cx="4925112" cy="2152950"/>
            <wp:effectExtent l="0" t="0" r="889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5112" cy="2152950"/>
                    </a:xfrm>
                    <a:prstGeom prst="rect">
                      <a:avLst/>
                    </a:prstGeom>
                  </pic:spPr>
                </pic:pic>
              </a:graphicData>
            </a:graphic>
          </wp:inline>
        </w:drawing>
      </w:r>
    </w:p>
    <w:p w14:paraId="2AAAB248" w14:textId="6314E062" w:rsidR="008119F8" w:rsidRDefault="008119F8" w:rsidP="008119F8">
      <w:pPr>
        <w:pStyle w:val="FigureCaption"/>
      </w:pPr>
      <w:bookmarkStart w:id="374" w:name="_Toc516068646"/>
      <w:bookmarkStart w:id="375" w:name="_Toc79149050"/>
      <w:r>
        <w:t xml:space="preserve">Figure </w:t>
      </w:r>
      <w:r w:rsidR="00ED61A2">
        <w:fldChar w:fldCharType="begin"/>
      </w:r>
      <w:r>
        <w:instrText xml:space="preserve"> STYLEREF 1 \s </w:instrText>
      </w:r>
      <w:r w:rsidR="00ED61A2">
        <w:fldChar w:fldCharType="separate"/>
      </w:r>
      <w:r w:rsidR="000E3F29">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12</w:t>
      </w:r>
      <w:r w:rsidR="00ED61A2">
        <w:fldChar w:fldCharType="end"/>
      </w:r>
      <w:r>
        <w:t xml:space="preserve">: </w:t>
      </w:r>
      <w:r w:rsidRPr="00412947">
        <w:t>«</w:t>
      </w:r>
      <w:r w:rsidR="001E343F">
        <w:t>Open</w:t>
      </w:r>
      <w:r>
        <w:t>InterfaceModel</w:t>
      </w:r>
      <w:r w:rsidRPr="00412947">
        <w:t>Attribute» Stereotype</w:t>
      </w:r>
      <w:bookmarkEnd w:id="374"/>
      <w:bookmarkEnd w:id="375"/>
    </w:p>
    <w:p w14:paraId="71862DA0" w14:textId="625D4182" w:rsidR="004B0043" w:rsidRDefault="004B0043" w:rsidP="008119F8">
      <w:pPr>
        <w:pStyle w:val="Listenabsatz"/>
        <w:numPr>
          <w:ilvl w:val="0"/>
          <w:numId w:val="3"/>
        </w:numPr>
        <w:ind w:left="1080"/>
        <w:rPr>
          <w:lang w:eastAsia="de-DE"/>
        </w:rPr>
      </w:pPr>
      <w:r>
        <w:rPr>
          <w:lang w:eastAsia="de-DE"/>
        </w:rPr>
        <w:t>writeAllowed</w:t>
      </w:r>
      <w:r>
        <w:rPr>
          <w:lang w:eastAsia="de-DE"/>
        </w:rPr>
        <w:br/>
      </w:r>
      <w:r w:rsidRPr="004B0043">
        <w:rPr>
          <w:lang w:eastAsia="de-DE"/>
        </w:rPr>
        <w:t>This property defines when the CLIENT is all</w:t>
      </w:r>
      <w:r>
        <w:rPr>
          <w:lang w:eastAsia="de-DE"/>
        </w:rPr>
        <w:t xml:space="preserve">owed to set the attribute value; see also section </w:t>
      </w:r>
      <w:r w:rsidR="00ED61A2">
        <w:rPr>
          <w:lang w:eastAsia="de-DE"/>
        </w:rPr>
        <w:fldChar w:fldCharType="begin"/>
      </w:r>
      <w:r>
        <w:rPr>
          <w:lang w:eastAsia="de-DE"/>
        </w:rPr>
        <w:instrText xml:space="preserve"> REF _Ref472933705 \r \h </w:instrText>
      </w:r>
      <w:r w:rsidR="00ED61A2">
        <w:rPr>
          <w:lang w:eastAsia="de-DE"/>
        </w:rPr>
      </w:r>
      <w:r w:rsidR="00ED61A2">
        <w:rPr>
          <w:lang w:eastAsia="de-DE"/>
        </w:rPr>
        <w:fldChar w:fldCharType="separate"/>
      </w:r>
      <w:r w:rsidR="000E3F29">
        <w:rPr>
          <w:lang w:eastAsia="de-DE"/>
        </w:rPr>
        <w:t>5.3.4</w:t>
      </w:r>
      <w:r w:rsidR="00ED61A2">
        <w:rPr>
          <w:lang w:eastAsia="de-DE"/>
        </w:rPr>
        <w:fldChar w:fldCharType="end"/>
      </w:r>
      <w:r>
        <w:rPr>
          <w:lang w:eastAsia="de-DE"/>
        </w:rPr>
        <w:t>.</w:t>
      </w:r>
    </w:p>
    <w:p w14:paraId="4391392D" w14:textId="0E0A748F" w:rsidR="008119F8" w:rsidRPr="00F30908" w:rsidDel="00752117" w:rsidRDefault="008119F8" w:rsidP="008119F8">
      <w:pPr>
        <w:pStyle w:val="Listenabsatz"/>
        <w:numPr>
          <w:ilvl w:val="0"/>
          <w:numId w:val="3"/>
        </w:numPr>
        <w:ind w:left="1080"/>
        <w:rPr>
          <w:color w:val="BFBFBF" w:themeColor="background1" w:themeShade="BF"/>
          <w:lang w:eastAsia="de-DE"/>
        </w:rPr>
      </w:pPr>
      <w:r w:rsidRPr="00F30908" w:rsidDel="00752117">
        <w:rPr>
          <w:color w:val="BFBFBF" w:themeColor="background1" w:themeShade="BF"/>
          <w:lang w:eastAsia="de-DE"/>
        </w:rPr>
        <w:t>attributeValueChangeNotification</w:t>
      </w:r>
      <w:r w:rsidR="00E87BFF" w:rsidRPr="00F30908">
        <w:rPr>
          <w:color w:val="BFBFBF" w:themeColor="background1" w:themeShade="BF"/>
          <w:lang w:eastAsia="de-DE"/>
        </w:rPr>
        <w:t xml:space="preserve"> </w:t>
      </w:r>
      <w:r w:rsidR="00E87BFF" w:rsidRPr="00ED0638">
        <w:rPr>
          <w:color w:val="FF0000"/>
          <w:lang w:eastAsia="de-DE"/>
        </w:rPr>
        <w:t>(obsolete)</w:t>
      </w:r>
      <w:r w:rsidRPr="00F30908" w:rsidDel="00752117">
        <w:rPr>
          <w:color w:val="BFBFBF" w:themeColor="background1" w:themeShade="BF"/>
          <w:lang w:eastAsia="de-DE"/>
        </w:rPr>
        <w:br/>
        <w:t>This property defines whether a notification has to be raised when the attribute changes its value or not.</w:t>
      </w:r>
    </w:p>
    <w:p w14:paraId="354B5C79" w14:textId="77777777" w:rsidR="008119F8" w:rsidDel="00752117" w:rsidRDefault="008119F8" w:rsidP="008119F8">
      <w:pPr>
        <w:pStyle w:val="Listenabsatz"/>
        <w:numPr>
          <w:ilvl w:val="0"/>
          <w:numId w:val="3"/>
        </w:numPr>
        <w:ind w:left="1080"/>
        <w:rPr>
          <w:lang w:eastAsia="de-DE"/>
        </w:rPr>
      </w:pPr>
      <w:r w:rsidDel="00752117">
        <w:rPr>
          <w:lang w:eastAsia="de-DE"/>
        </w:rPr>
        <w:t>bitLength</w:t>
      </w:r>
      <w:r w:rsidDel="00752117">
        <w:rPr>
          <w:lang w:eastAsia="de-DE"/>
        </w:rPr>
        <w:br/>
      </w:r>
      <w:r w:rsidRPr="00B37909" w:rsidDel="00752117">
        <w:rPr>
          <w:lang w:eastAsia="de-DE"/>
        </w:rPr>
        <w:t>This optional property defines the bit length of the attribute type; if applicable.</w:t>
      </w:r>
    </w:p>
    <w:p w14:paraId="272761BB" w14:textId="77777777" w:rsidR="008119F8" w:rsidDel="00752117" w:rsidRDefault="008119F8" w:rsidP="008119F8">
      <w:pPr>
        <w:pStyle w:val="Listenabsatz"/>
        <w:numPr>
          <w:ilvl w:val="0"/>
          <w:numId w:val="3"/>
        </w:numPr>
        <w:ind w:left="1080"/>
        <w:rPr>
          <w:lang w:eastAsia="de-DE"/>
        </w:rPr>
      </w:pPr>
      <w:r w:rsidDel="00752117">
        <w:rPr>
          <w:lang w:eastAsia="de-DE"/>
        </w:rPr>
        <w:t>encoding</w:t>
      </w:r>
      <w:r w:rsidDel="00752117">
        <w:rPr>
          <w:lang w:eastAsia="de-DE"/>
        </w:rPr>
        <w:br/>
      </w:r>
      <w:r w:rsidRPr="00B37909" w:rsidDel="00752117">
        <w:rPr>
          <w:lang w:eastAsia="de-DE"/>
        </w:rPr>
        <w:t>This optional property defines the encoding of the attribute type; if applicable.</w:t>
      </w:r>
    </w:p>
    <w:p w14:paraId="2CDCF942" w14:textId="77777777" w:rsidR="00465AB5" w:rsidRDefault="009C0E9D">
      <w:pPr>
        <w:pStyle w:val="Listenabsatz"/>
        <w:numPr>
          <w:ilvl w:val="0"/>
          <w:numId w:val="2"/>
        </w:numPr>
        <w:rPr>
          <w:lang w:eastAsia="de-DE"/>
        </w:rPr>
      </w:pPr>
      <w:r>
        <w:rPr>
          <w:lang w:eastAsia="de-DE"/>
        </w:rPr>
        <w:t>Other propert</w:t>
      </w:r>
      <w:r w:rsidR="00412947">
        <w:rPr>
          <w:lang w:eastAsia="de-DE"/>
        </w:rPr>
        <w:t>ies</w:t>
      </w:r>
      <w:r>
        <w:rPr>
          <w:lang w:eastAsia="de-DE"/>
        </w:rPr>
        <w:t>:</w:t>
      </w:r>
    </w:p>
    <w:p w14:paraId="345326E7" w14:textId="3E5E827F" w:rsidR="00465AB5" w:rsidRDefault="00100952">
      <w:pPr>
        <w:pStyle w:val="Listenabsatz"/>
        <w:numPr>
          <w:ilvl w:val="0"/>
          <w:numId w:val="3"/>
        </w:numPr>
        <w:ind w:left="1080"/>
        <w:rPr>
          <w:lang w:eastAsia="de-DE"/>
        </w:rPr>
      </w:pPr>
      <w:r w:rsidRPr="00100952">
        <w:rPr>
          <w:lang w:eastAsia="de-DE"/>
        </w:rPr>
        <w:t>«</w:t>
      </w:r>
      <w:r w:rsidR="00CB2A38">
        <w:rPr>
          <w:lang w:eastAsia="de-DE"/>
        </w:rPr>
        <w:t>P</w:t>
      </w:r>
      <w:r w:rsidR="009C0E9D">
        <w:rPr>
          <w:lang w:eastAsia="de-DE"/>
        </w:rPr>
        <w:t>assedBy</w:t>
      </w:r>
      <w:r w:rsidR="001D1C3F">
        <w:rPr>
          <w:lang w:eastAsia="de-DE"/>
        </w:rPr>
        <w:t>Reference</w:t>
      </w:r>
      <w:r w:rsidRPr="00100952">
        <w:rPr>
          <w:lang w:eastAsia="de-DE"/>
        </w:rPr>
        <w:t>»</w:t>
      </w:r>
      <w:r w:rsidR="000E4BCF">
        <w:rPr>
          <w:lang w:eastAsia="de-DE"/>
        </w:rPr>
        <w:br/>
      </w:r>
      <w:r w:rsidR="00C9418B">
        <w:rPr>
          <w:lang w:eastAsia="de-DE"/>
        </w:rPr>
        <w:t xml:space="preserve">This </w:t>
      </w:r>
      <w:r>
        <w:rPr>
          <w:lang w:eastAsia="de-DE"/>
        </w:rPr>
        <w:t>stereotype</w:t>
      </w:r>
      <w:r w:rsidR="00C9418B">
        <w:rPr>
          <w:lang w:eastAsia="de-DE"/>
        </w:rPr>
        <w:t xml:space="preserve"> shall only be applied to attributes that have a </w:t>
      </w:r>
      <w:r w:rsidR="00086268">
        <w:rPr>
          <w:lang w:eastAsia="de-DE"/>
        </w:rPr>
        <w:t>class defined as their type;</w:t>
      </w:r>
      <w:r w:rsidR="00C9418B">
        <w:rPr>
          <w:lang w:eastAsia="de-DE"/>
        </w:rPr>
        <w:t xml:space="preserve"> i.e., </w:t>
      </w:r>
      <w:r w:rsidR="00086268" w:rsidRPr="00086268">
        <w:rPr>
          <w:lang w:eastAsia="de-DE"/>
        </w:rPr>
        <w:t xml:space="preserve">association member ends </w:t>
      </w:r>
      <w:r w:rsidR="00086268">
        <w:rPr>
          <w:lang w:eastAsia="de-DE"/>
        </w:rPr>
        <w:t xml:space="preserve">owned by the class which became attributes. The stereotype is </w:t>
      </w:r>
      <w:r w:rsidR="007D5D34">
        <w:rPr>
          <w:lang w:eastAsia="de-DE"/>
        </w:rPr>
        <w:t>applied</w:t>
      </w:r>
      <w:r w:rsidR="00086268">
        <w:rPr>
          <w:lang w:eastAsia="de-DE"/>
        </w:rPr>
        <w:t xml:space="preserve"> </w:t>
      </w:r>
      <w:r w:rsidR="00C9418B">
        <w:rPr>
          <w:lang w:eastAsia="de-DE"/>
        </w:rPr>
        <w:t xml:space="preserve">on a </w:t>
      </w:r>
      <w:r w:rsidR="007E6839">
        <w:rPr>
          <w:lang w:eastAsia="de-DE"/>
        </w:rPr>
        <w:t>case-by-case</w:t>
      </w:r>
      <w:r w:rsidR="00C9418B">
        <w:rPr>
          <w:lang w:eastAsia="de-DE"/>
        </w:rPr>
        <w:t xml:space="preserve"> basis.</w:t>
      </w:r>
      <w:r w:rsidR="00C9418B">
        <w:rPr>
          <w:lang w:eastAsia="de-DE"/>
        </w:rPr>
        <w:br/>
        <w:t>The property defines that the attribute contains only the reference (name, identifier, address) of the referred instance(s) when being transferred across the interface.</w:t>
      </w:r>
      <w:r w:rsidR="00C9418B">
        <w:rPr>
          <w:lang w:eastAsia="de-DE"/>
        </w:rPr>
        <w:br/>
        <w:t xml:space="preserve">Otherwise the attribute contains the complete information of the instance(s) when </w:t>
      </w:r>
      <w:r w:rsidR="009C0E9D">
        <w:rPr>
          <w:lang w:eastAsia="de-DE"/>
        </w:rPr>
        <w:t>being transferred across the interface.</w:t>
      </w:r>
    </w:p>
    <w:p w14:paraId="732FA3CA" w14:textId="3C29E41C" w:rsidR="006B427E" w:rsidRDefault="006B427E" w:rsidP="006B427E">
      <w:pPr>
        <w:pStyle w:val="Listenabsatz"/>
        <w:numPr>
          <w:ilvl w:val="0"/>
          <w:numId w:val="3"/>
        </w:numPr>
        <w:ind w:left="1080"/>
        <w:rPr>
          <w:lang w:eastAsia="de-DE"/>
        </w:rPr>
      </w:pPr>
      <w:r w:rsidRPr="00100952">
        <w:rPr>
          <w:lang w:eastAsia="de-DE"/>
        </w:rPr>
        <w:t>«</w:t>
      </w:r>
      <w:r>
        <w:rPr>
          <w:lang w:eastAsia="de-DE"/>
        </w:rPr>
        <w:t>Bit</w:t>
      </w:r>
      <w:r w:rsidRPr="00100952">
        <w:rPr>
          <w:lang w:eastAsia="de-DE"/>
        </w:rPr>
        <w:t>»</w:t>
      </w:r>
      <w:r>
        <w:rPr>
          <w:lang w:eastAsia="de-DE"/>
        </w:rPr>
        <w:br/>
      </w:r>
      <w:r w:rsidRPr="006B427E">
        <w:rPr>
          <w:lang w:eastAsia="de-DE"/>
        </w:rPr>
        <w:t xml:space="preserve">This </w:t>
      </w:r>
      <w:r>
        <w:rPr>
          <w:lang w:eastAsia="de-DE"/>
        </w:rPr>
        <w:t xml:space="preserve">optional </w:t>
      </w:r>
      <w:r w:rsidRPr="006B427E">
        <w:rPr>
          <w:lang w:eastAsia="de-DE"/>
        </w:rPr>
        <w:t xml:space="preserve">stereotype defines the position of a bit typed attribute in </w:t>
      </w:r>
      <w:r w:rsidR="0050039E">
        <w:rPr>
          <w:lang w:eastAsia="de-DE"/>
        </w:rPr>
        <w:t xml:space="preserve">a </w:t>
      </w:r>
      <w:r w:rsidR="0050039E" w:rsidRPr="00100952">
        <w:rPr>
          <w:lang w:eastAsia="de-DE"/>
        </w:rPr>
        <w:t>«</w:t>
      </w:r>
      <w:r w:rsidR="0050039E">
        <w:rPr>
          <w:lang w:eastAsia="de-DE"/>
        </w:rPr>
        <w:t>Bits</w:t>
      </w:r>
      <w:r w:rsidR="0050039E" w:rsidRPr="00100952">
        <w:rPr>
          <w:lang w:eastAsia="de-DE"/>
        </w:rPr>
        <w:t>»</w:t>
      </w:r>
      <w:r w:rsidR="0050039E">
        <w:rPr>
          <w:lang w:eastAsia="de-DE"/>
        </w:rPr>
        <w:t xml:space="preserve"> annotated data type</w:t>
      </w:r>
      <w:r w:rsidRPr="006B427E">
        <w:rPr>
          <w:lang w:eastAsia="de-DE"/>
        </w:rPr>
        <w:t>.</w:t>
      </w:r>
    </w:p>
    <w:p w14:paraId="75084228" w14:textId="5754FFB9" w:rsidR="000E4BCF" w:rsidRPr="0050039E" w:rsidRDefault="00C10912" w:rsidP="009831CB">
      <w:pPr>
        <w:jc w:val="center"/>
        <w:rPr>
          <w:noProof/>
          <w:lang w:eastAsia="de-DE"/>
        </w:rPr>
      </w:pPr>
      <w:r>
        <w:rPr>
          <w:noProof/>
          <w:lang w:val="de-DE" w:eastAsia="de-DE"/>
        </w:rPr>
        <w:lastRenderedPageBreak/>
        <w:drawing>
          <wp:inline distT="0" distB="0" distL="0" distR="0" wp14:anchorId="6D553C98" wp14:editId="7A0287A7">
            <wp:extent cx="1200150" cy="1724025"/>
            <wp:effectExtent l="19050" t="0" r="0" b="0"/>
            <wp:docPr id="70"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srcRect/>
                    <a:stretch>
                      <a:fillRect/>
                    </a:stretch>
                  </pic:blipFill>
                  <pic:spPr bwMode="auto">
                    <a:xfrm>
                      <a:off x="0" y="0"/>
                      <a:ext cx="1200150" cy="1724025"/>
                    </a:xfrm>
                    <a:prstGeom prst="rect">
                      <a:avLst/>
                    </a:prstGeom>
                    <a:noFill/>
                    <a:ln w="9525">
                      <a:noFill/>
                      <a:miter lim="800000"/>
                      <a:headEnd/>
                      <a:tailEnd/>
                    </a:ln>
                  </pic:spPr>
                </pic:pic>
              </a:graphicData>
            </a:graphic>
          </wp:inline>
        </w:drawing>
      </w:r>
      <w:r w:rsidR="006B427E" w:rsidRPr="0050039E">
        <w:rPr>
          <w:noProof/>
          <w:lang w:eastAsia="de-DE"/>
        </w:rPr>
        <w:t xml:space="preserve"> </w:t>
      </w:r>
      <w:r w:rsidR="006B427E" w:rsidRPr="006B427E">
        <w:rPr>
          <w:noProof/>
          <w:lang w:val="de-DE" w:eastAsia="de-DE"/>
        </w:rPr>
        <w:drawing>
          <wp:inline distT="0" distB="0" distL="0" distR="0" wp14:anchorId="72E340FC" wp14:editId="1340E927">
            <wp:extent cx="1609950" cy="1848108"/>
            <wp:effectExtent l="0" t="0" r="9525"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9950" cy="1848108"/>
                    </a:xfrm>
                    <a:prstGeom prst="rect">
                      <a:avLst/>
                    </a:prstGeom>
                  </pic:spPr>
                </pic:pic>
              </a:graphicData>
            </a:graphic>
          </wp:inline>
        </w:drawing>
      </w:r>
    </w:p>
    <w:p w14:paraId="58DEFB5B" w14:textId="2E20E3D5" w:rsidR="000E4BCF" w:rsidRDefault="000E4BCF" w:rsidP="00427868">
      <w:pPr>
        <w:pStyle w:val="FigureCaption"/>
      </w:pPr>
      <w:bookmarkStart w:id="376" w:name="_Toc409162989"/>
      <w:bookmarkStart w:id="377" w:name="_Toc410656426"/>
      <w:bookmarkStart w:id="378" w:name="_Toc516068647"/>
      <w:bookmarkStart w:id="379" w:name="_Toc79149051"/>
      <w:r>
        <w:t xml:space="preserve">Figure </w:t>
      </w:r>
      <w:r w:rsidR="00ED61A2">
        <w:fldChar w:fldCharType="begin"/>
      </w:r>
      <w:r w:rsidR="001E5868">
        <w:instrText xml:space="preserve"> STYLEREF 1 \s </w:instrText>
      </w:r>
      <w:r w:rsidR="00ED61A2">
        <w:fldChar w:fldCharType="separate"/>
      </w:r>
      <w:r w:rsidR="00D55E48">
        <w:rPr>
          <w:noProof/>
        </w:rPr>
        <w:t>5</w:t>
      </w:r>
      <w:r w:rsidR="00ED61A2">
        <w:fldChar w:fldCharType="end"/>
      </w:r>
      <w:r>
        <w:t>.</w:t>
      </w:r>
      <w:r w:rsidR="00ED61A2">
        <w:fldChar w:fldCharType="begin"/>
      </w:r>
      <w:r w:rsidR="001E5868">
        <w:instrText xml:space="preserve"> SEQ Figure \* ARABIC \s 1 </w:instrText>
      </w:r>
      <w:r w:rsidR="00ED61A2">
        <w:fldChar w:fldCharType="separate"/>
      </w:r>
      <w:r w:rsidR="00D55E48">
        <w:rPr>
          <w:noProof/>
        </w:rPr>
        <w:t>13</w:t>
      </w:r>
      <w:r w:rsidR="00ED61A2">
        <w:fldChar w:fldCharType="end"/>
      </w:r>
      <w:r>
        <w:t xml:space="preserve">: </w:t>
      </w:r>
      <w:r w:rsidR="0050039E" w:rsidRPr="0050039E">
        <w:t>Potential Annotations for</w:t>
      </w:r>
      <w:r w:rsidR="0050039E">
        <w:t xml:space="preserve"> Attributes</w:t>
      </w:r>
      <w:bookmarkEnd w:id="376"/>
      <w:bookmarkEnd w:id="377"/>
      <w:bookmarkEnd w:id="378"/>
      <w:bookmarkEnd w:id="379"/>
    </w:p>
    <w:p w14:paraId="36A2969D" w14:textId="1C82BEA4" w:rsidR="009560A8" w:rsidRPr="0050039E" w:rsidRDefault="009560A8" w:rsidP="009560A8">
      <w:pPr>
        <w:jc w:val="center"/>
        <w:rPr>
          <w:noProof/>
          <w:lang w:eastAsia="de-DE"/>
        </w:rPr>
      </w:pPr>
      <w:r w:rsidRPr="009560A8">
        <w:rPr>
          <w:noProof/>
          <w:lang w:eastAsia="de-DE"/>
        </w:rPr>
        <w:drawing>
          <wp:inline distT="0" distB="0" distL="0" distR="0" wp14:anchorId="5ED8572B" wp14:editId="2C94F24D">
            <wp:extent cx="2734057" cy="1228896"/>
            <wp:effectExtent l="0" t="0" r="9525"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4057" cy="1228896"/>
                    </a:xfrm>
                    <a:prstGeom prst="rect">
                      <a:avLst/>
                    </a:prstGeom>
                  </pic:spPr>
                </pic:pic>
              </a:graphicData>
            </a:graphic>
          </wp:inline>
        </w:drawing>
      </w:r>
    </w:p>
    <w:p w14:paraId="1678C7A6" w14:textId="6B6D06F5" w:rsidR="009560A8" w:rsidRDefault="009560A8" w:rsidP="009560A8">
      <w:pPr>
        <w:pStyle w:val="FigureCaption"/>
      </w:pPr>
      <w:bookmarkStart w:id="380" w:name="_Ref520977526"/>
      <w:bookmarkStart w:id="381" w:name="_Toc79149052"/>
      <w:r>
        <w:t xml:space="preserve">Figure </w:t>
      </w:r>
      <w:r w:rsidR="00902AAB">
        <w:rPr>
          <w:noProof/>
        </w:rPr>
        <w:fldChar w:fldCharType="begin"/>
      </w:r>
      <w:r w:rsidR="00902AAB">
        <w:rPr>
          <w:noProof/>
        </w:rPr>
        <w:instrText xml:space="preserve"> STYLEREF 1 \s </w:instrText>
      </w:r>
      <w:r w:rsidR="00902AAB">
        <w:rPr>
          <w:noProof/>
        </w:rPr>
        <w:fldChar w:fldCharType="separate"/>
      </w:r>
      <w:r w:rsidR="00D55E48">
        <w:rPr>
          <w:noProof/>
        </w:rPr>
        <w:t>5</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D55E48">
        <w:rPr>
          <w:noProof/>
        </w:rPr>
        <w:t>14</w:t>
      </w:r>
      <w:r w:rsidR="00902AAB">
        <w:rPr>
          <w:noProof/>
        </w:rPr>
        <w:fldChar w:fldCharType="end"/>
      </w:r>
      <w:bookmarkEnd w:id="380"/>
      <w:r>
        <w:t xml:space="preserve">: </w:t>
      </w:r>
      <w:r w:rsidR="00566886">
        <w:t>M</w:t>
      </w:r>
      <w:r>
        <w:t xml:space="preserve">odeling of a </w:t>
      </w:r>
      <w:r w:rsidR="00566886">
        <w:t>Bit Set D</w:t>
      </w:r>
      <w:r>
        <w:t>ata Type</w:t>
      </w:r>
      <w:bookmarkEnd w:id="381"/>
      <w:r w:rsidR="00724675" w:rsidRPr="00724675">
        <w:t xml:space="preserve"> </w:t>
      </w:r>
      <w:r w:rsidR="00724675">
        <w:t>Example</w:t>
      </w:r>
    </w:p>
    <w:p w14:paraId="7D5DB197" w14:textId="78877650" w:rsidR="00324D29" w:rsidRDefault="00441543">
      <w:pPr>
        <w:rPr>
          <w:lang w:eastAsia="de-DE"/>
        </w:rPr>
      </w:pPr>
      <w:r>
        <w:rPr>
          <w:lang w:eastAsia="de-DE"/>
        </w:rPr>
        <w:t xml:space="preserve">The following </w:t>
      </w:r>
      <w:r w:rsidR="009C0E9D">
        <w:rPr>
          <w:lang w:eastAsia="de-DE"/>
        </w:rPr>
        <w:t>UML defined attribute properties are not used</w:t>
      </w:r>
      <w:r w:rsidR="00927DEF">
        <w:rPr>
          <w:lang w:eastAsia="de-DE"/>
        </w:rPr>
        <w:t xml:space="preserve"> (i.e., must be ignored regardless of the value they might have)</w:t>
      </w:r>
      <w:r w:rsidR="009C0E9D">
        <w:rPr>
          <w:lang w:eastAsia="de-DE"/>
        </w:rPr>
        <w:t>:</w:t>
      </w:r>
    </w:p>
    <w:p w14:paraId="0E72DE67" w14:textId="77777777" w:rsidR="00CE1DFF" w:rsidRDefault="00CE1DFF">
      <w:pPr>
        <w:pStyle w:val="Listenabsatz"/>
        <w:numPr>
          <w:ilvl w:val="0"/>
          <w:numId w:val="2"/>
        </w:numPr>
        <w:rPr>
          <w:lang w:eastAsia="de-DE"/>
        </w:rPr>
      </w:pPr>
      <w:r>
        <w:rPr>
          <w:lang w:eastAsia="de-DE"/>
        </w:rPr>
        <w:t>Is read only (default value = false)</w:t>
      </w:r>
    </w:p>
    <w:p w14:paraId="67CAC24C" w14:textId="77777777" w:rsidR="00324D29" w:rsidRDefault="009C0E9D">
      <w:pPr>
        <w:pStyle w:val="Listenabsatz"/>
        <w:numPr>
          <w:ilvl w:val="0"/>
          <w:numId w:val="2"/>
        </w:numPr>
        <w:rPr>
          <w:lang w:eastAsia="de-DE"/>
        </w:rPr>
      </w:pPr>
      <w:r>
        <w:rPr>
          <w:lang w:eastAsia="de-DE"/>
        </w:rPr>
        <w:t>Is derived</w:t>
      </w:r>
      <w:r w:rsidR="009642A4">
        <w:rPr>
          <w:lang w:eastAsia="de-DE"/>
        </w:rPr>
        <w:t xml:space="preserve"> (default = false)</w:t>
      </w:r>
    </w:p>
    <w:p w14:paraId="688CD63E" w14:textId="77777777" w:rsidR="00324D29" w:rsidRDefault="009C0E9D">
      <w:pPr>
        <w:pStyle w:val="Listenabsatz"/>
        <w:numPr>
          <w:ilvl w:val="0"/>
          <w:numId w:val="2"/>
        </w:numPr>
        <w:rPr>
          <w:lang w:eastAsia="de-DE"/>
        </w:rPr>
      </w:pPr>
      <w:r>
        <w:rPr>
          <w:lang w:eastAsia="de-DE"/>
        </w:rPr>
        <w:t>Is derived union</w:t>
      </w:r>
      <w:r w:rsidR="009642A4">
        <w:rPr>
          <w:lang w:eastAsia="de-DE"/>
        </w:rPr>
        <w:t xml:space="preserve"> (default = false)</w:t>
      </w:r>
    </w:p>
    <w:p w14:paraId="7E03F34B" w14:textId="77777777" w:rsidR="00324D29" w:rsidRDefault="009C0E9D">
      <w:pPr>
        <w:pStyle w:val="Listenabsatz"/>
        <w:numPr>
          <w:ilvl w:val="0"/>
          <w:numId w:val="2"/>
        </w:numPr>
        <w:rPr>
          <w:lang w:eastAsia="de-DE"/>
        </w:rPr>
      </w:pPr>
      <w:r>
        <w:rPr>
          <w:lang w:eastAsia="de-DE"/>
        </w:rPr>
        <w:t>Is static</w:t>
      </w:r>
      <w:r w:rsidR="009642A4">
        <w:rPr>
          <w:lang w:eastAsia="de-DE"/>
        </w:rPr>
        <w:t xml:space="preserve"> (default = false)</w:t>
      </w:r>
    </w:p>
    <w:p w14:paraId="78997E3A" w14:textId="77777777" w:rsidR="00324D29" w:rsidRDefault="009C0E9D">
      <w:pPr>
        <w:pStyle w:val="Listenabsatz"/>
        <w:numPr>
          <w:ilvl w:val="0"/>
          <w:numId w:val="2"/>
        </w:numPr>
        <w:rPr>
          <w:lang w:eastAsia="de-DE"/>
        </w:rPr>
      </w:pPr>
      <w:r>
        <w:rPr>
          <w:lang w:eastAsia="de-DE"/>
        </w:rPr>
        <w:t>Visibility</w:t>
      </w:r>
      <w:r w:rsidR="009642A4">
        <w:rPr>
          <w:lang w:eastAsia="de-DE"/>
        </w:rPr>
        <w:t xml:space="preserve"> (default = public)</w:t>
      </w:r>
    </w:p>
    <w:p w14:paraId="338C6C2F" w14:textId="77777777" w:rsidR="009C0E9D" w:rsidRDefault="009C0E9D" w:rsidP="009831CB">
      <w:pPr>
        <w:rPr>
          <w:lang w:eastAsia="de-DE"/>
        </w:rPr>
      </w:pPr>
    </w:p>
    <w:p w14:paraId="2D1F1D51" w14:textId="77777777" w:rsidR="006F1D60" w:rsidRDefault="006F1D60" w:rsidP="006F1D60">
      <w:pPr>
        <w:pStyle w:val="berschrift3"/>
        <w:rPr>
          <w:lang w:eastAsia="de-DE"/>
        </w:rPr>
      </w:pPr>
      <w:bookmarkStart w:id="382" w:name="_Ref472933705"/>
      <w:bookmarkStart w:id="383" w:name="_Toc516068492"/>
      <w:bookmarkStart w:id="384" w:name="_Toc79148972"/>
      <w:bookmarkStart w:id="385" w:name="_Ref445366328"/>
      <w:r>
        <w:rPr>
          <w:lang w:eastAsia="de-DE"/>
        </w:rPr>
        <w:t>Attribute Setability</w:t>
      </w:r>
      <w:bookmarkEnd w:id="382"/>
      <w:bookmarkEnd w:id="383"/>
      <w:bookmarkEnd w:id="384"/>
    </w:p>
    <w:p w14:paraId="1DB488E4" w14:textId="77777777" w:rsidR="00CE0D10" w:rsidRDefault="00CE0D10" w:rsidP="006F1D60">
      <w:pPr>
        <w:rPr>
          <w:lang w:eastAsia="de-DE"/>
        </w:rPr>
      </w:pPr>
      <w:r w:rsidRPr="00CE0D10">
        <w:rPr>
          <w:lang w:eastAsia="de-DE"/>
        </w:rPr>
        <w:t>UML model designers need to be able to define the “</w:t>
      </w:r>
      <w:r>
        <w:rPr>
          <w:lang w:eastAsia="de-DE"/>
        </w:rPr>
        <w:t>setability</w:t>
      </w:r>
      <w:r w:rsidRPr="00CE0D10">
        <w:rPr>
          <w:lang w:eastAsia="de-DE"/>
        </w:rPr>
        <w:t xml:space="preserve">” of attribute values. Standard UML provides a Boolean property called “readOnly”. </w:t>
      </w:r>
      <w:r>
        <w:rPr>
          <w:lang w:eastAsia="de-DE"/>
        </w:rPr>
        <w:t>Since t</w:t>
      </w:r>
      <w:r w:rsidRPr="00CE0D10">
        <w:rPr>
          <w:lang w:eastAsia="de-DE"/>
        </w:rPr>
        <w:t>his is not enough to describe all required cases</w:t>
      </w:r>
      <w:r>
        <w:rPr>
          <w:lang w:eastAsia="de-DE"/>
        </w:rPr>
        <w:t xml:space="preserve"> </w:t>
      </w:r>
      <w:r w:rsidR="00EF5340" w:rsidRPr="00CE0D10">
        <w:rPr>
          <w:lang w:eastAsia="de-DE"/>
        </w:rPr>
        <w:t>“readOnly”</w:t>
      </w:r>
      <w:r w:rsidR="00EF5340">
        <w:rPr>
          <w:lang w:eastAsia="de-DE"/>
        </w:rPr>
        <w:t xml:space="preserve"> is no</w:t>
      </w:r>
      <w:r w:rsidR="00C42154">
        <w:rPr>
          <w:lang w:eastAsia="de-DE"/>
        </w:rPr>
        <w:t>t</w:t>
      </w:r>
      <w:r w:rsidR="00EF5340">
        <w:rPr>
          <w:lang w:eastAsia="de-DE"/>
        </w:rPr>
        <w:t xml:space="preserve"> used and two </w:t>
      </w:r>
      <w:r>
        <w:rPr>
          <w:lang w:eastAsia="de-DE"/>
        </w:rPr>
        <w:t xml:space="preserve">additional properties isInvariant and </w:t>
      </w:r>
      <w:r w:rsidR="00EF5340">
        <w:rPr>
          <w:lang w:eastAsia="de-DE"/>
        </w:rPr>
        <w:t>writeAllowed</w:t>
      </w:r>
      <w:r>
        <w:rPr>
          <w:lang w:eastAsia="de-DE"/>
        </w:rPr>
        <w:t xml:space="preserve"> are defined</w:t>
      </w:r>
      <w:r w:rsidRPr="00CE0D10">
        <w:rPr>
          <w:lang w:eastAsia="de-DE"/>
        </w:rPr>
        <w:t>.</w:t>
      </w:r>
    </w:p>
    <w:p w14:paraId="31F44BDA" w14:textId="77777777" w:rsidR="00C42154" w:rsidRDefault="00C42154" w:rsidP="006F1D60">
      <w:pPr>
        <w:rPr>
          <w:lang w:eastAsia="de-DE"/>
        </w:rPr>
      </w:pPr>
      <w:r>
        <w:rPr>
          <w:lang w:eastAsia="de-DE"/>
        </w:rPr>
        <w:t xml:space="preserve">From information model point of view (context) </w:t>
      </w:r>
      <w:r w:rsidR="00C7196C">
        <w:rPr>
          <w:lang w:eastAsia="de-DE"/>
        </w:rPr>
        <w:t>an attribute value can be set by two different actors (a) directly by the client or (b) from elsewhere.</w:t>
      </w:r>
    </w:p>
    <w:p w14:paraId="040EA671" w14:textId="77777777" w:rsidR="003F4924" w:rsidRDefault="00302FDD" w:rsidP="003F4924">
      <w:pPr>
        <w:jc w:val="center"/>
        <w:rPr>
          <w:lang w:eastAsia="de-DE"/>
        </w:rPr>
      </w:pPr>
      <w:r>
        <w:object w:dxaOrig="7097" w:dyaOrig="5321" w14:anchorId="4E1B1C5C">
          <v:shape id="_x0000_i1026" type="#_x0000_t75" style="width:424.5pt;height:334.5pt" o:ole="">
            <v:imagedata r:id="rId52" o:title="" croptop="10523f" cropbottom="10892f" cropleft="15241f" cropright="8036f"/>
          </v:shape>
          <o:OLEObject Type="Embed" ProgID="PowerPoint.Slide.12" ShapeID="_x0000_i1026" DrawAspect="Content" ObjectID="_1754475792" r:id="rId53"/>
        </w:object>
      </w:r>
    </w:p>
    <w:p w14:paraId="4113F206" w14:textId="7C4ABEA6" w:rsidR="003F4924" w:rsidRDefault="003F4924" w:rsidP="003F4924">
      <w:pPr>
        <w:pStyle w:val="FigureCaption"/>
      </w:pPr>
      <w:bookmarkStart w:id="386" w:name="_Toc516068648"/>
      <w:bookmarkStart w:id="387" w:name="_Toc79149053"/>
      <w:r>
        <w:t xml:space="preserve">Figure </w:t>
      </w:r>
      <w:r w:rsidR="00ED61A2">
        <w:fldChar w:fldCharType="begin"/>
      </w:r>
      <w:r>
        <w:instrText xml:space="preserve"> STYLEREF 1 \s </w:instrText>
      </w:r>
      <w:r w:rsidR="00ED61A2">
        <w:fldChar w:fldCharType="separate"/>
      </w:r>
      <w:r w:rsidR="005D7611">
        <w:rPr>
          <w:noProof/>
        </w:rPr>
        <w:t>5</w:t>
      </w:r>
      <w:r w:rsidR="00ED61A2">
        <w:fldChar w:fldCharType="end"/>
      </w:r>
      <w:r>
        <w:t>.</w:t>
      </w:r>
      <w:r w:rsidR="00ED61A2">
        <w:fldChar w:fldCharType="begin"/>
      </w:r>
      <w:r>
        <w:instrText xml:space="preserve"> SEQ Figure \* ARABIC \s 1 </w:instrText>
      </w:r>
      <w:r w:rsidR="00ED61A2">
        <w:fldChar w:fldCharType="separate"/>
      </w:r>
      <w:r w:rsidR="005D7611">
        <w:rPr>
          <w:noProof/>
        </w:rPr>
        <w:t>15</w:t>
      </w:r>
      <w:r w:rsidR="00ED61A2">
        <w:fldChar w:fldCharType="end"/>
      </w:r>
      <w:r>
        <w:t>: Actors set</w:t>
      </w:r>
      <w:r w:rsidR="00302FDD">
        <w:t>ting</w:t>
      </w:r>
      <w:r>
        <w:t xml:space="preserve"> the Attribute Value</w:t>
      </w:r>
      <w:bookmarkEnd w:id="386"/>
      <w:bookmarkEnd w:id="387"/>
    </w:p>
    <w:p w14:paraId="3538BA21" w14:textId="77777777" w:rsidR="00DD7F80" w:rsidRDefault="00DD7F80" w:rsidP="00DD7F80">
      <w:pPr>
        <w:rPr>
          <w:lang w:eastAsia="de-DE"/>
        </w:rPr>
      </w:pPr>
      <w:r>
        <w:rPr>
          <w:lang w:eastAsia="de-DE"/>
        </w:rPr>
        <w:t>Legend:</w:t>
      </w:r>
    </w:p>
    <w:p w14:paraId="5C4957AF" w14:textId="77777777" w:rsidR="00C42154" w:rsidRDefault="00C42154" w:rsidP="001371E5">
      <w:pPr>
        <w:pStyle w:val="Listenabsatz"/>
        <w:numPr>
          <w:ilvl w:val="0"/>
          <w:numId w:val="11"/>
        </w:numPr>
        <w:rPr>
          <w:lang w:eastAsia="de-DE"/>
        </w:rPr>
      </w:pPr>
      <w:r>
        <w:rPr>
          <w:lang w:eastAsia="de-DE"/>
        </w:rPr>
        <w:t>Red arrow</w:t>
      </w:r>
      <w:r>
        <w:rPr>
          <w:lang w:eastAsia="de-DE"/>
        </w:rPr>
        <w:br/>
        <w:t>Setting of attribute is initiated directly by the client; i.e., setAttribute().</w:t>
      </w:r>
    </w:p>
    <w:p w14:paraId="04B5AA4C" w14:textId="77777777" w:rsidR="00DD7F80" w:rsidRDefault="00DD7F80" w:rsidP="001371E5">
      <w:pPr>
        <w:pStyle w:val="Listenabsatz"/>
        <w:numPr>
          <w:ilvl w:val="0"/>
          <w:numId w:val="11"/>
        </w:numPr>
        <w:rPr>
          <w:lang w:eastAsia="de-DE"/>
        </w:rPr>
      </w:pPr>
      <w:r>
        <w:rPr>
          <w:lang w:eastAsia="de-DE"/>
        </w:rPr>
        <w:t>Blue arrow</w:t>
      </w:r>
      <w:r>
        <w:rPr>
          <w:lang w:eastAsia="de-DE"/>
        </w:rPr>
        <w:br/>
        <w:t xml:space="preserve">Setting of </w:t>
      </w:r>
      <w:r w:rsidR="00302FDD">
        <w:rPr>
          <w:lang w:eastAsia="de-DE"/>
        </w:rPr>
        <w:t xml:space="preserve">the </w:t>
      </w:r>
      <w:r>
        <w:rPr>
          <w:lang w:eastAsia="de-DE"/>
        </w:rPr>
        <w:t xml:space="preserve">attribute </w:t>
      </w:r>
      <w:r w:rsidR="00302FDD">
        <w:rPr>
          <w:lang w:eastAsia="de-DE"/>
        </w:rPr>
        <w:t xml:space="preserve">value </w:t>
      </w:r>
      <w:r>
        <w:rPr>
          <w:lang w:eastAsia="de-DE"/>
        </w:rPr>
        <w:t xml:space="preserve">has not been initiated </w:t>
      </w:r>
      <w:r w:rsidR="00C42154">
        <w:rPr>
          <w:lang w:eastAsia="de-DE"/>
        </w:rPr>
        <w:t xml:space="preserve">directly </w:t>
      </w:r>
      <w:r>
        <w:rPr>
          <w:lang w:eastAsia="de-DE"/>
        </w:rPr>
        <w:t>by the client</w:t>
      </w:r>
      <w:r w:rsidR="00302FDD">
        <w:rPr>
          <w:lang w:eastAsia="de-DE"/>
        </w:rPr>
        <w:t>; i</w:t>
      </w:r>
      <w:r w:rsidR="00C42154">
        <w:rPr>
          <w:lang w:eastAsia="de-DE"/>
        </w:rPr>
        <w:t>.e., is set from elsewhere</w:t>
      </w:r>
      <w:r w:rsidR="00C7196C">
        <w:rPr>
          <w:lang w:eastAsia="de-DE"/>
        </w:rPr>
        <w:t xml:space="preserve"> (e.g., indirectly by the client, other clients, server, underlying system)</w:t>
      </w:r>
      <w:r>
        <w:rPr>
          <w:lang w:eastAsia="de-DE"/>
        </w:rPr>
        <w:t>.</w:t>
      </w:r>
    </w:p>
    <w:p w14:paraId="4852D14B" w14:textId="77777777" w:rsidR="00DD7F80" w:rsidRDefault="00DD7F80" w:rsidP="00DD7F80">
      <w:pPr>
        <w:rPr>
          <w:lang w:eastAsia="de-DE"/>
        </w:rPr>
      </w:pPr>
      <w:r>
        <w:rPr>
          <w:lang w:eastAsia="de-DE"/>
        </w:rPr>
        <w:t>Client, Server and Underlying System in the figure are at one level of recursion. There may be many other levels below the Underlying System or above the Client.</w:t>
      </w:r>
    </w:p>
    <w:p w14:paraId="2C34001E" w14:textId="77777777" w:rsidR="00DD7F80" w:rsidRDefault="00DD7F80" w:rsidP="00DD7F80">
      <w:pPr>
        <w:rPr>
          <w:lang w:eastAsia="de-DE"/>
        </w:rPr>
      </w:pPr>
      <w:r>
        <w:rPr>
          <w:lang w:eastAsia="de-DE"/>
        </w:rPr>
        <w:t>One extreme example is the entire operator’s business represented by the Server. Another extreme example is when the Server represents a thin mediator on top of the traffic functions (Underlying System).</w:t>
      </w:r>
    </w:p>
    <w:p w14:paraId="61F53884" w14:textId="77777777" w:rsidR="00302FDD" w:rsidRDefault="00864A1B" w:rsidP="00864A1B">
      <w:r>
        <w:t xml:space="preserve">The </w:t>
      </w:r>
      <w:r w:rsidR="00302FDD">
        <w:t xml:space="preserve">isInvariant property identifies </w:t>
      </w:r>
      <w:r w:rsidR="004904CC">
        <w:t>(</w:t>
      </w:r>
      <w:r>
        <w:t>system wide</w:t>
      </w:r>
      <w:r w:rsidR="004904CC">
        <w:t>)</w:t>
      </w:r>
      <w:r>
        <w:t xml:space="preserve"> </w:t>
      </w:r>
      <w:r w:rsidR="00302FDD">
        <w:t>if the value of the attribute can be changed after it has been created</w:t>
      </w:r>
      <w:r>
        <w:t xml:space="preserve"> (isInvariant = </w:t>
      </w:r>
      <w:r w:rsidR="004904CC">
        <w:t>false</w:t>
      </w:r>
      <w:r>
        <w:t>)</w:t>
      </w:r>
      <w:r w:rsidR="004904CC">
        <w:t xml:space="preserve"> or not (isInvariant = true).</w:t>
      </w:r>
    </w:p>
    <w:p w14:paraId="178613F2" w14:textId="77777777" w:rsidR="004904CC" w:rsidRDefault="004904CC" w:rsidP="004904CC">
      <w:r>
        <w:t xml:space="preserve">The writeAllowed property </w:t>
      </w:r>
      <w:r w:rsidRPr="004904CC">
        <w:t xml:space="preserve">defines </w:t>
      </w:r>
      <w:r>
        <w:t xml:space="preserve">(from the client point of view only) </w:t>
      </w:r>
      <w:r w:rsidRPr="004904CC">
        <w:t xml:space="preserve">when the </w:t>
      </w:r>
      <w:r>
        <w:t xml:space="preserve">client is directly </w:t>
      </w:r>
      <w:r w:rsidRPr="004904CC">
        <w:t>allowed to set the attribute value.</w:t>
      </w:r>
      <w:r>
        <w:t xml:space="preserve"> This can be {</w:t>
      </w:r>
      <w:r w:rsidR="00FF07D1">
        <w:t xml:space="preserve">only </w:t>
      </w:r>
      <w:r>
        <w:t xml:space="preserve">during creation </w:t>
      </w:r>
      <w:r w:rsidR="00FF07D1">
        <w:t xml:space="preserve">| only after creation </w:t>
      </w:r>
      <w:r>
        <w:t xml:space="preserve">| </w:t>
      </w:r>
      <w:r w:rsidR="00FF07D1">
        <w:t>during and after creation | at no time}</w:t>
      </w:r>
      <w:r w:rsidR="00FF07D1">
        <w:rPr>
          <w:lang w:eastAsia="de-DE"/>
        </w:rPr>
        <w:t xml:space="preserve">; all values are </w:t>
      </w:r>
      <w:r w:rsidR="00FF07D1" w:rsidRPr="00CE0D10">
        <w:rPr>
          <w:lang w:eastAsia="de-DE"/>
        </w:rPr>
        <w:t>mutually exclusive</w:t>
      </w:r>
      <w:r w:rsidR="00FF07D1">
        <w:t>.</w:t>
      </w:r>
    </w:p>
    <w:p w14:paraId="0DB7E549" w14:textId="77777777" w:rsidR="003D7D2C" w:rsidRDefault="00FF07D1" w:rsidP="00FF07D1">
      <w:r>
        <w:lastRenderedPageBreak/>
        <w:t>The properties isInvariant and writeAllowed are related. The following table shows the allowed combinations and their meaning</w:t>
      </w:r>
      <w:r w:rsidR="003D7D2C">
        <w:t>:</w:t>
      </w:r>
    </w:p>
    <w:p w14:paraId="62E3E81A" w14:textId="0F013199" w:rsidR="003D7D2C" w:rsidRDefault="003D7D2C" w:rsidP="003D7D2C">
      <w:pPr>
        <w:pStyle w:val="TableCaption"/>
      </w:pPr>
      <w:bookmarkStart w:id="388" w:name="_Ref497405981"/>
      <w:bookmarkStart w:id="389" w:name="_Toc472521719"/>
      <w:bookmarkStart w:id="390" w:name="_Toc516068715"/>
      <w:bookmarkStart w:id="391" w:name="_Toc79149124"/>
      <w:r>
        <w:t xml:space="preserve">Table </w:t>
      </w:r>
      <w:r w:rsidR="00ED61A2">
        <w:fldChar w:fldCharType="begin"/>
      </w:r>
      <w:r>
        <w:instrText xml:space="preserve"> STYLEREF 1 \s </w:instrText>
      </w:r>
      <w:r w:rsidR="00ED61A2">
        <w:fldChar w:fldCharType="separate"/>
      </w:r>
      <w:r w:rsidR="005D7611">
        <w:rPr>
          <w:noProof/>
        </w:rPr>
        <w:t>5</w:t>
      </w:r>
      <w:r w:rsidR="00ED61A2">
        <w:fldChar w:fldCharType="end"/>
      </w:r>
      <w:r>
        <w:t>.</w:t>
      </w:r>
      <w:r w:rsidR="00ED61A2">
        <w:fldChar w:fldCharType="begin"/>
      </w:r>
      <w:r>
        <w:instrText xml:space="preserve"> SEQ Table \* ARABIC \s 1 </w:instrText>
      </w:r>
      <w:r w:rsidR="00ED61A2">
        <w:fldChar w:fldCharType="separate"/>
      </w:r>
      <w:r w:rsidR="005D7611">
        <w:rPr>
          <w:noProof/>
        </w:rPr>
        <w:t>2</w:t>
      </w:r>
      <w:r w:rsidR="00ED61A2">
        <w:rPr>
          <w:noProof/>
        </w:rPr>
        <w:fldChar w:fldCharType="end"/>
      </w:r>
      <w:bookmarkEnd w:id="388"/>
      <w:r>
        <w:t xml:space="preserve">: </w:t>
      </w:r>
      <w:r w:rsidR="00FF07D1">
        <w:t>Allowed</w:t>
      </w:r>
      <w:r w:rsidRPr="00087CA0">
        <w:t xml:space="preserve"> combinations of </w:t>
      </w:r>
      <w:r w:rsidR="00FF07D1">
        <w:t>isInvariant and writeAllowed</w:t>
      </w:r>
      <w:bookmarkEnd w:id="389"/>
      <w:bookmarkEnd w:id="390"/>
      <w:bookmarkEnd w:id="391"/>
    </w:p>
    <w:tbl>
      <w:tblPr>
        <w:tblStyle w:val="Tabellenraster"/>
        <w:tblW w:w="9472" w:type="dxa"/>
        <w:jc w:val="left"/>
        <w:tblLook w:val="04A0" w:firstRow="1" w:lastRow="0" w:firstColumn="1" w:lastColumn="0" w:noHBand="0" w:noVBand="1"/>
      </w:tblPr>
      <w:tblGrid>
        <w:gridCol w:w="560"/>
        <w:gridCol w:w="1486"/>
        <w:gridCol w:w="2672"/>
        <w:gridCol w:w="4754"/>
      </w:tblGrid>
      <w:tr w:rsidR="00FF07D1" w:rsidRPr="000916C4" w14:paraId="5CE4EE17" w14:textId="77777777" w:rsidTr="00E840DD">
        <w:trPr>
          <w:cantSplit/>
          <w:jc w:val="left"/>
        </w:trPr>
        <w:tc>
          <w:tcPr>
            <w:tcW w:w="534" w:type="dxa"/>
            <w:shd w:val="clear" w:color="auto" w:fill="F3DAA9" w:themeFill="accent4" w:themeFillTint="66"/>
          </w:tcPr>
          <w:bookmarkEnd w:id="385"/>
          <w:p w14:paraId="5C4C0B54" w14:textId="77777777" w:rsidR="00FF07D1" w:rsidRPr="00E63B2D" w:rsidRDefault="00FF07D1" w:rsidP="00E52C69">
            <w:pPr>
              <w:spacing w:before="40" w:after="40"/>
              <w:jc w:val="center"/>
              <w:rPr>
                <w:rFonts w:cs="Times New Roman"/>
                <w:b/>
                <w:color w:val="141313"/>
                <w:sz w:val="20"/>
              </w:rPr>
            </w:pPr>
            <w:r>
              <w:rPr>
                <w:rFonts w:cs="Times New Roman"/>
                <w:b/>
                <w:color w:val="141313"/>
                <w:sz w:val="20"/>
              </w:rPr>
              <w:t>#</w:t>
            </w:r>
          </w:p>
        </w:tc>
        <w:tc>
          <w:tcPr>
            <w:tcW w:w="1418" w:type="dxa"/>
            <w:shd w:val="clear" w:color="auto" w:fill="F3DAA9" w:themeFill="accent4" w:themeFillTint="66"/>
          </w:tcPr>
          <w:p w14:paraId="6C5B8635" w14:textId="77777777" w:rsidR="00FF07D1" w:rsidRPr="00E63B2D" w:rsidRDefault="00FF07D1" w:rsidP="00E52C69">
            <w:pPr>
              <w:spacing w:before="40" w:after="40"/>
              <w:jc w:val="center"/>
              <w:rPr>
                <w:rFonts w:cs="Times New Roman"/>
                <w:b/>
                <w:color w:val="141313"/>
                <w:sz w:val="20"/>
              </w:rPr>
            </w:pPr>
            <w:r w:rsidRPr="00E63B2D">
              <w:rPr>
                <w:rFonts w:cs="Times New Roman"/>
                <w:b/>
                <w:color w:val="141313"/>
                <w:sz w:val="20"/>
              </w:rPr>
              <w:t>isInvariant</w:t>
            </w:r>
            <w:r>
              <w:rPr>
                <w:rFonts w:cs="Times New Roman"/>
                <w:b/>
                <w:color w:val="141313"/>
                <w:sz w:val="20"/>
              </w:rPr>
              <w:br/>
              <w:t>(system wide)</w:t>
            </w:r>
          </w:p>
        </w:tc>
        <w:tc>
          <w:tcPr>
            <w:tcW w:w="2550" w:type="dxa"/>
            <w:shd w:val="clear" w:color="auto" w:fill="F3DAA9" w:themeFill="accent4" w:themeFillTint="66"/>
          </w:tcPr>
          <w:p w14:paraId="0E38804A" w14:textId="77777777" w:rsidR="00FF07D1" w:rsidRPr="0073005F" w:rsidRDefault="00FF07D1" w:rsidP="00E52C69">
            <w:pPr>
              <w:spacing w:before="40" w:after="40"/>
              <w:jc w:val="center"/>
              <w:rPr>
                <w:rFonts w:cs="Times New Roman"/>
                <w:b/>
                <w:color w:val="141313"/>
                <w:sz w:val="20"/>
              </w:rPr>
            </w:pPr>
            <w:r>
              <w:rPr>
                <w:rFonts w:cs="Times New Roman"/>
                <w:b/>
                <w:color w:val="141313"/>
                <w:sz w:val="20"/>
              </w:rPr>
              <w:t>writeAllowed</w:t>
            </w:r>
            <w:r>
              <w:rPr>
                <w:rFonts w:cs="Times New Roman"/>
                <w:b/>
                <w:color w:val="141313"/>
                <w:sz w:val="20"/>
              </w:rPr>
              <w:br/>
              <w:t>(client view)</w:t>
            </w:r>
          </w:p>
        </w:tc>
        <w:tc>
          <w:tcPr>
            <w:tcW w:w="4537" w:type="dxa"/>
            <w:shd w:val="clear" w:color="auto" w:fill="F3DAA9" w:themeFill="accent4" w:themeFillTint="66"/>
          </w:tcPr>
          <w:p w14:paraId="289E530D" w14:textId="77777777" w:rsidR="00FF07D1" w:rsidRPr="00E63B2D" w:rsidRDefault="00FF07D1" w:rsidP="00E52C69">
            <w:pPr>
              <w:spacing w:before="40" w:after="40"/>
              <w:rPr>
                <w:rFonts w:cs="Times New Roman"/>
                <w:b/>
                <w:color w:val="141313"/>
                <w:sz w:val="20"/>
              </w:rPr>
            </w:pPr>
            <w:r w:rsidRPr="00E63B2D">
              <w:rPr>
                <w:rFonts w:cs="Times New Roman"/>
                <w:b/>
                <w:color w:val="141313"/>
                <w:sz w:val="20"/>
              </w:rPr>
              <w:t>meaning</w:t>
            </w:r>
          </w:p>
        </w:tc>
      </w:tr>
      <w:tr w:rsidR="00FF07D1" w:rsidRPr="00C02E1E" w14:paraId="76E61D25" w14:textId="77777777" w:rsidTr="00E52C69">
        <w:trPr>
          <w:cantSplit/>
          <w:tblHeader w:val="0"/>
          <w:jc w:val="left"/>
        </w:trPr>
        <w:tc>
          <w:tcPr>
            <w:tcW w:w="534" w:type="dxa"/>
          </w:tcPr>
          <w:p w14:paraId="558ED66D" w14:textId="77777777" w:rsidR="00C10912" w:rsidRPr="001B651F" w:rsidRDefault="00FF07D1" w:rsidP="001B651F">
            <w:pPr>
              <w:spacing w:before="40" w:after="40"/>
              <w:jc w:val="center"/>
              <w:rPr>
                <w:rFonts w:cs="Times New Roman"/>
                <w:color w:val="141313"/>
                <w:sz w:val="20"/>
              </w:rPr>
            </w:pPr>
            <w:r w:rsidRPr="001B651F">
              <w:rPr>
                <w:rFonts w:cs="Times New Roman"/>
                <w:color w:val="141313"/>
                <w:sz w:val="20"/>
              </w:rPr>
              <w:t>1.</w:t>
            </w:r>
          </w:p>
        </w:tc>
        <w:tc>
          <w:tcPr>
            <w:tcW w:w="1418" w:type="dxa"/>
          </w:tcPr>
          <w:p w14:paraId="63C4E6EB"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false</w:t>
            </w:r>
          </w:p>
        </w:tc>
        <w:tc>
          <w:tcPr>
            <w:tcW w:w="2550" w:type="dxa"/>
          </w:tcPr>
          <w:p w14:paraId="13DB9E9D"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WRITE_NOT_ALLOWED</w:t>
            </w:r>
          </w:p>
        </w:tc>
        <w:tc>
          <w:tcPr>
            <w:tcW w:w="4537" w:type="dxa"/>
          </w:tcPr>
          <w:p w14:paraId="6B60AD52" w14:textId="77777777" w:rsidR="00FF07D1" w:rsidRPr="00C02E1E" w:rsidRDefault="00FF07D1" w:rsidP="00E52C69">
            <w:pPr>
              <w:spacing w:before="40" w:after="40"/>
              <w:rPr>
                <w:rFonts w:cs="Times New Roman"/>
                <w:color w:val="141313"/>
                <w:sz w:val="20"/>
              </w:rPr>
            </w:pPr>
            <w:r>
              <w:rPr>
                <w:rFonts w:cs="Times New Roman"/>
                <w:color w:val="141313"/>
                <w:sz w:val="20"/>
              </w:rPr>
              <w:t>e.g., operationalState</w:t>
            </w:r>
          </w:p>
        </w:tc>
      </w:tr>
      <w:tr w:rsidR="00FF07D1" w:rsidRPr="00CB5265" w14:paraId="21CC10EA" w14:textId="77777777" w:rsidTr="00E52C69">
        <w:trPr>
          <w:cantSplit/>
          <w:tblHeader w:val="0"/>
          <w:jc w:val="left"/>
        </w:trPr>
        <w:tc>
          <w:tcPr>
            <w:tcW w:w="534" w:type="dxa"/>
          </w:tcPr>
          <w:p w14:paraId="74F9061B"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2.</w:t>
            </w:r>
          </w:p>
        </w:tc>
        <w:tc>
          <w:tcPr>
            <w:tcW w:w="1418" w:type="dxa"/>
          </w:tcPr>
          <w:p w14:paraId="106C28C8"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false</w:t>
            </w:r>
          </w:p>
        </w:tc>
        <w:tc>
          <w:tcPr>
            <w:tcW w:w="2550" w:type="dxa"/>
          </w:tcPr>
          <w:p w14:paraId="20653495"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UPDATE_ONLY</w:t>
            </w:r>
          </w:p>
        </w:tc>
        <w:tc>
          <w:tcPr>
            <w:tcW w:w="4537" w:type="dxa"/>
          </w:tcPr>
          <w:p w14:paraId="659F0D3F" w14:textId="77777777" w:rsidR="00FF07D1" w:rsidRPr="00E63B2D" w:rsidRDefault="00FF07D1" w:rsidP="00E52C69">
            <w:pPr>
              <w:spacing w:before="40" w:after="40"/>
              <w:rPr>
                <w:rFonts w:cs="Times New Roman"/>
                <w:color w:val="141313"/>
                <w:sz w:val="20"/>
              </w:rPr>
            </w:pPr>
            <w:r>
              <w:rPr>
                <w:rFonts w:cs="Times New Roman"/>
                <w:color w:val="141313"/>
                <w:sz w:val="20"/>
              </w:rPr>
              <w:t xml:space="preserve"> initial value provided by the system</w:t>
            </w:r>
          </w:p>
        </w:tc>
      </w:tr>
      <w:tr w:rsidR="00FF07D1" w:rsidRPr="00CB5265" w14:paraId="02B1FFD0" w14:textId="77777777" w:rsidTr="00E52C69">
        <w:trPr>
          <w:cantSplit/>
          <w:tblHeader w:val="0"/>
          <w:jc w:val="left"/>
        </w:trPr>
        <w:tc>
          <w:tcPr>
            <w:tcW w:w="534" w:type="dxa"/>
          </w:tcPr>
          <w:p w14:paraId="2CB1B17B"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3.</w:t>
            </w:r>
          </w:p>
        </w:tc>
        <w:tc>
          <w:tcPr>
            <w:tcW w:w="1418" w:type="dxa"/>
          </w:tcPr>
          <w:p w14:paraId="37F298AC"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false</w:t>
            </w:r>
          </w:p>
        </w:tc>
        <w:tc>
          <w:tcPr>
            <w:tcW w:w="2550" w:type="dxa"/>
          </w:tcPr>
          <w:p w14:paraId="70D7C1EB"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CREATE_ONLY</w:t>
            </w:r>
          </w:p>
        </w:tc>
        <w:tc>
          <w:tcPr>
            <w:tcW w:w="4537" w:type="dxa"/>
          </w:tcPr>
          <w:p w14:paraId="2037407F" w14:textId="77777777" w:rsidR="00FF07D1" w:rsidRPr="00E63B2D" w:rsidRDefault="00FF07D1" w:rsidP="00E52C69">
            <w:pPr>
              <w:spacing w:before="40" w:after="40"/>
              <w:rPr>
                <w:rFonts w:cs="Times New Roman"/>
                <w:color w:val="141313"/>
                <w:sz w:val="20"/>
              </w:rPr>
            </w:pPr>
            <w:r>
              <w:rPr>
                <w:rFonts w:cs="Times New Roman"/>
                <w:color w:val="141313"/>
                <w:sz w:val="20"/>
              </w:rPr>
              <w:t xml:space="preserve">e.g., </w:t>
            </w:r>
            <w:r w:rsidRPr="00503012">
              <w:rPr>
                <w:rFonts w:cs="Times New Roman"/>
                <w:color w:val="141313"/>
                <w:sz w:val="20"/>
              </w:rPr>
              <w:t>ODUflex with HAO</w:t>
            </w:r>
          </w:p>
        </w:tc>
      </w:tr>
      <w:tr w:rsidR="00FF07D1" w:rsidRPr="00C02E1E" w14:paraId="0089DFF5" w14:textId="77777777" w:rsidTr="00E52C69">
        <w:trPr>
          <w:cantSplit/>
          <w:tblHeader w:val="0"/>
          <w:jc w:val="left"/>
        </w:trPr>
        <w:tc>
          <w:tcPr>
            <w:tcW w:w="534" w:type="dxa"/>
          </w:tcPr>
          <w:p w14:paraId="01AF8078"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4.</w:t>
            </w:r>
          </w:p>
        </w:tc>
        <w:tc>
          <w:tcPr>
            <w:tcW w:w="1418" w:type="dxa"/>
          </w:tcPr>
          <w:p w14:paraId="44E02E06"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false</w:t>
            </w:r>
          </w:p>
        </w:tc>
        <w:tc>
          <w:tcPr>
            <w:tcW w:w="2550" w:type="dxa"/>
          </w:tcPr>
          <w:p w14:paraId="67527005"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CREATE_AND_UPDATE</w:t>
            </w:r>
          </w:p>
        </w:tc>
        <w:tc>
          <w:tcPr>
            <w:tcW w:w="4537" w:type="dxa"/>
          </w:tcPr>
          <w:p w14:paraId="60A04BD4" w14:textId="77777777" w:rsidR="00FF07D1" w:rsidRPr="00E63B2D" w:rsidRDefault="00FF07D1" w:rsidP="00E52C69">
            <w:pPr>
              <w:spacing w:before="40" w:after="40"/>
              <w:rPr>
                <w:rFonts w:cs="Times New Roman"/>
                <w:color w:val="141313"/>
                <w:sz w:val="20"/>
              </w:rPr>
            </w:pPr>
            <w:r>
              <w:rPr>
                <w:rFonts w:cs="Times New Roman"/>
                <w:color w:val="141313"/>
                <w:sz w:val="20"/>
              </w:rPr>
              <w:t>unrestricted read/write</w:t>
            </w:r>
          </w:p>
        </w:tc>
      </w:tr>
      <w:tr w:rsidR="00FF07D1" w:rsidRPr="00CB5265" w14:paraId="5509C767" w14:textId="77777777" w:rsidTr="00E52C69">
        <w:trPr>
          <w:cantSplit/>
          <w:tblHeader w:val="0"/>
          <w:jc w:val="left"/>
        </w:trPr>
        <w:tc>
          <w:tcPr>
            <w:tcW w:w="534" w:type="dxa"/>
          </w:tcPr>
          <w:p w14:paraId="4461689C"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5.</w:t>
            </w:r>
          </w:p>
        </w:tc>
        <w:tc>
          <w:tcPr>
            <w:tcW w:w="1418" w:type="dxa"/>
          </w:tcPr>
          <w:p w14:paraId="67F701C3"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true</w:t>
            </w:r>
          </w:p>
        </w:tc>
        <w:tc>
          <w:tcPr>
            <w:tcW w:w="2550" w:type="dxa"/>
          </w:tcPr>
          <w:p w14:paraId="0A0B7A06"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WRITE_NOT_ALLOWED</w:t>
            </w:r>
          </w:p>
        </w:tc>
        <w:tc>
          <w:tcPr>
            <w:tcW w:w="4537" w:type="dxa"/>
          </w:tcPr>
          <w:p w14:paraId="7554E608" w14:textId="77777777" w:rsidR="00FF07D1" w:rsidRPr="00E63B2D" w:rsidRDefault="00FF07D1" w:rsidP="00E52C69">
            <w:pPr>
              <w:spacing w:before="40" w:after="40"/>
              <w:rPr>
                <w:rFonts w:cs="Times New Roman"/>
                <w:color w:val="141313"/>
                <w:sz w:val="20"/>
              </w:rPr>
            </w:pPr>
            <w:r>
              <w:rPr>
                <w:rFonts w:cs="Times New Roman"/>
                <w:color w:val="141313"/>
                <w:sz w:val="20"/>
              </w:rPr>
              <w:t>e.g., identifier provided by the system</w:t>
            </w:r>
          </w:p>
        </w:tc>
      </w:tr>
      <w:tr w:rsidR="00FF07D1" w:rsidRPr="00CB5265" w14:paraId="42F7EB38" w14:textId="77777777" w:rsidTr="003E13A9">
        <w:trPr>
          <w:cantSplit/>
          <w:tblHeader w:val="0"/>
          <w:jc w:val="left"/>
        </w:trPr>
        <w:tc>
          <w:tcPr>
            <w:tcW w:w="534" w:type="dxa"/>
            <w:shd w:val="clear" w:color="auto" w:fill="E99A98" w:themeFill="accent6" w:themeFillTint="66"/>
          </w:tcPr>
          <w:p w14:paraId="7333960D"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6.</w:t>
            </w:r>
          </w:p>
        </w:tc>
        <w:tc>
          <w:tcPr>
            <w:tcW w:w="1418" w:type="dxa"/>
            <w:shd w:val="clear" w:color="auto" w:fill="E99A98" w:themeFill="accent6" w:themeFillTint="66"/>
          </w:tcPr>
          <w:p w14:paraId="1D10768C" w14:textId="77777777" w:rsidR="00FF07D1" w:rsidRPr="002F7676" w:rsidRDefault="00FF07D1" w:rsidP="00E52C69">
            <w:pPr>
              <w:spacing w:before="40" w:after="40"/>
              <w:jc w:val="center"/>
              <w:rPr>
                <w:rFonts w:cs="Times New Roman"/>
                <w:strike/>
                <w:color w:val="141313"/>
                <w:sz w:val="20"/>
              </w:rPr>
            </w:pPr>
            <w:r w:rsidRPr="002F7676">
              <w:rPr>
                <w:rFonts w:cs="Times New Roman"/>
                <w:strike/>
                <w:color w:val="141313"/>
                <w:sz w:val="20"/>
              </w:rPr>
              <w:t>true</w:t>
            </w:r>
          </w:p>
        </w:tc>
        <w:tc>
          <w:tcPr>
            <w:tcW w:w="2550" w:type="dxa"/>
            <w:shd w:val="clear" w:color="auto" w:fill="E99A98" w:themeFill="accent6" w:themeFillTint="66"/>
          </w:tcPr>
          <w:p w14:paraId="1BA09C39" w14:textId="77777777" w:rsidR="00FF07D1" w:rsidRPr="002F7676" w:rsidRDefault="00FF07D1" w:rsidP="00E52C69">
            <w:pPr>
              <w:spacing w:before="40" w:after="40"/>
              <w:jc w:val="center"/>
              <w:rPr>
                <w:rFonts w:cs="Times New Roman"/>
                <w:strike/>
                <w:color w:val="141313"/>
                <w:sz w:val="20"/>
              </w:rPr>
            </w:pPr>
            <w:r w:rsidRPr="002F7676">
              <w:rPr>
                <w:rFonts w:cs="Times New Roman"/>
                <w:strike/>
                <w:color w:val="141313"/>
                <w:sz w:val="20"/>
              </w:rPr>
              <w:t>UPDATE_ONLY</w:t>
            </w:r>
          </w:p>
        </w:tc>
        <w:tc>
          <w:tcPr>
            <w:tcW w:w="4537" w:type="dxa"/>
            <w:shd w:val="clear" w:color="auto" w:fill="E99A98" w:themeFill="accent6" w:themeFillTint="66"/>
          </w:tcPr>
          <w:p w14:paraId="7B95F57E" w14:textId="77777777" w:rsidR="00FF07D1" w:rsidRPr="00E63B2D" w:rsidRDefault="000F6BCE" w:rsidP="00E52C69">
            <w:pPr>
              <w:spacing w:before="40" w:after="40"/>
              <w:rPr>
                <w:rFonts w:cs="Times New Roman"/>
                <w:color w:val="141313"/>
                <w:sz w:val="20"/>
              </w:rPr>
            </w:pPr>
            <w:r>
              <w:rPr>
                <w:rFonts w:cs="Times New Roman"/>
                <w:color w:val="141313"/>
                <w:sz w:val="20"/>
              </w:rPr>
              <w:t>Not allowed</w:t>
            </w:r>
            <w:r>
              <w:rPr>
                <w:rFonts w:cs="Times New Roman"/>
                <w:color w:val="141313"/>
                <w:sz w:val="20"/>
              </w:rPr>
              <w:br/>
            </w:r>
            <w:r w:rsidR="00FF07D1">
              <w:rPr>
                <w:rFonts w:cs="Times New Roman"/>
                <w:color w:val="141313"/>
                <w:sz w:val="20"/>
              </w:rPr>
              <w:t xml:space="preserve">If isInvariant=true </w:t>
            </w:r>
            <w:r w:rsidR="00FF07D1" w:rsidRPr="000F559A">
              <w:rPr>
                <w:rFonts w:cs="Times New Roman"/>
                <w:color w:val="141313"/>
                <w:sz w:val="20"/>
              </w:rPr>
              <w:sym w:font="Wingdings" w:char="F0E0"/>
            </w:r>
            <w:r w:rsidR="00FF07D1">
              <w:rPr>
                <w:rFonts w:cs="Times New Roman"/>
                <w:color w:val="141313"/>
                <w:sz w:val="20"/>
              </w:rPr>
              <w:t xml:space="preserve"> set after creatin not possible</w:t>
            </w:r>
          </w:p>
        </w:tc>
      </w:tr>
      <w:tr w:rsidR="00FF07D1" w:rsidRPr="00CB5265" w14:paraId="4A0645AD" w14:textId="77777777" w:rsidTr="00E52C69">
        <w:trPr>
          <w:cantSplit/>
          <w:tblHeader w:val="0"/>
          <w:jc w:val="left"/>
        </w:trPr>
        <w:tc>
          <w:tcPr>
            <w:tcW w:w="534" w:type="dxa"/>
          </w:tcPr>
          <w:p w14:paraId="3C079458"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7.</w:t>
            </w:r>
          </w:p>
        </w:tc>
        <w:tc>
          <w:tcPr>
            <w:tcW w:w="1418" w:type="dxa"/>
          </w:tcPr>
          <w:p w14:paraId="09D2B503"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true</w:t>
            </w:r>
          </w:p>
        </w:tc>
        <w:tc>
          <w:tcPr>
            <w:tcW w:w="2550" w:type="dxa"/>
          </w:tcPr>
          <w:p w14:paraId="7376DAAD"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CREATE_ONLY</w:t>
            </w:r>
          </w:p>
        </w:tc>
        <w:tc>
          <w:tcPr>
            <w:tcW w:w="4537" w:type="dxa"/>
          </w:tcPr>
          <w:p w14:paraId="31B00D98" w14:textId="77777777" w:rsidR="00FF07D1" w:rsidRPr="00E63B2D" w:rsidRDefault="00FF07D1" w:rsidP="00E52C69">
            <w:pPr>
              <w:spacing w:before="40" w:after="40" w:line="276" w:lineRule="auto"/>
              <w:rPr>
                <w:rFonts w:eastAsiaTheme="minorHAnsi" w:cs="Times New Roman"/>
                <w:color w:val="141313"/>
                <w:sz w:val="20"/>
                <w:lang w:eastAsia="en-US"/>
              </w:rPr>
            </w:pPr>
            <w:r>
              <w:rPr>
                <w:rFonts w:cs="Times New Roman"/>
                <w:color w:val="141313"/>
                <w:sz w:val="20"/>
              </w:rPr>
              <w:t>e.g., fixed size ODU, identifier provided by the client</w:t>
            </w:r>
          </w:p>
        </w:tc>
      </w:tr>
      <w:tr w:rsidR="00FF07D1" w:rsidRPr="00CB5265" w14:paraId="16348C1B" w14:textId="77777777" w:rsidTr="003E13A9">
        <w:trPr>
          <w:cantSplit/>
          <w:tblHeader w:val="0"/>
          <w:jc w:val="left"/>
        </w:trPr>
        <w:tc>
          <w:tcPr>
            <w:tcW w:w="534" w:type="dxa"/>
            <w:shd w:val="clear" w:color="auto" w:fill="E99A98" w:themeFill="accent6" w:themeFillTint="66"/>
          </w:tcPr>
          <w:p w14:paraId="6DABE64C"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8.</w:t>
            </w:r>
          </w:p>
        </w:tc>
        <w:tc>
          <w:tcPr>
            <w:tcW w:w="1418" w:type="dxa"/>
            <w:shd w:val="clear" w:color="auto" w:fill="E99A98" w:themeFill="accent6" w:themeFillTint="66"/>
          </w:tcPr>
          <w:p w14:paraId="76AED363" w14:textId="77777777" w:rsidR="00FF07D1" w:rsidRPr="002F7676" w:rsidRDefault="00FF07D1" w:rsidP="00E52C69">
            <w:pPr>
              <w:spacing w:before="40" w:after="40"/>
              <w:jc w:val="center"/>
              <w:rPr>
                <w:rFonts w:cs="Times New Roman"/>
                <w:strike/>
                <w:color w:val="141313"/>
                <w:sz w:val="20"/>
              </w:rPr>
            </w:pPr>
            <w:r w:rsidRPr="002F7676">
              <w:rPr>
                <w:rFonts w:cs="Times New Roman"/>
                <w:strike/>
                <w:color w:val="141313"/>
                <w:sz w:val="20"/>
              </w:rPr>
              <w:t>true</w:t>
            </w:r>
          </w:p>
        </w:tc>
        <w:tc>
          <w:tcPr>
            <w:tcW w:w="2550" w:type="dxa"/>
            <w:shd w:val="clear" w:color="auto" w:fill="E99A98" w:themeFill="accent6" w:themeFillTint="66"/>
          </w:tcPr>
          <w:p w14:paraId="2BF07ED1" w14:textId="77777777" w:rsidR="00FF07D1" w:rsidRPr="002F7676" w:rsidRDefault="00FF07D1" w:rsidP="00E52C69">
            <w:pPr>
              <w:spacing w:before="40" w:after="40"/>
              <w:jc w:val="center"/>
              <w:rPr>
                <w:rFonts w:cs="Times New Roman"/>
                <w:strike/>
                <w:color w:val="141313"/>
                <w:sz w:val="20"/>
              </w:rPr>
            </w:pPr>
            <w:r w:rsidRPr="002F7676">
              <w:rPr>
                <w:rFonts w:cs="Times New Roman"/>
                <w:strike/>
                <w:color w:val="141313"/>
                <w:sz w:val="20"/>
              </w:rPr>
              <w:t>CREATE_AND_UPDATE</w:t>
            </w:r>
          </w:p>
        </w:tc>
        <w:tc>
          <w:tcPr>
            <w:tcW w:w="4537" w:type="dxa"/>
            <w:shd w:val="clear" w:color="auto" w:fill="E99A98" w:themeFill="accent6" w:themeFillTint="66"/>
          </w:tcPr>
          <w:p w14:paraId="443DE986" w14:textId="77777777" w:rsidR="00FF07D1" w:rsidRPr="00E63B2D" w:rsidRDefault="000F6BCE" w:rsidP="00E52C69">
            <w:pPr>
              <w:spacing w:before="40" w:after="40"/>
              <w:rPr>
                <w:rFonts w:cs="Times New Roman"/>
                <w:color w:val="141313"/>
                <w:sz w:val="20"/>
              </w:rPr>
            </w:pPr>
            <w:r>
              <w:rPr>
                <w:rFonts w:cs="Times New Roman"/>
                <w:color w:val="141313"/>
                <w:sz w:val="20"/>
              </w:rPr>
              <w:t>Not allowed</w:t>
            </w:r>
            <w:r>
              <w:rPr>
                <w:rFonts w:cs="Times New Roman"/>
                <w:color w:val="141313"/>
                <w:sz w:val="20"/>
              </w:rPr>
              <w:br/>
            </w:r>
            <w:r w:rsidR="00FF07D1">
              <w:rPr>
                <w:rFonts w:cs="Times New Roman"/>
                <w:color w:val="141313"/>
                <w:sz w:val="20"/>
              </w:rPr>
              <w:t xml:space="preserve">If isInvariant=true </w:t>
            </w:r>
            <w:r w:rsidR="00FF07D1" w:rsidRPr="000F559A">
              <w:rPr>
                <w:rFonts w:cs="Times New Roman"/>
                <w:color w:val="141313"/>
                <w:sz w:val="20"/>
              </w:rPr>
              <w:sym w:font="Wingdings" w:char="F0E0"/>
            </w:r>
            <w:r w:rsidR="00FF07D1">
              <w:rPr>
                <w:rFonts w:cs="Times New Roman"/>
                <w:color w:val="141313"/>
                <w:sz w:val="20"/>
              </w:rPr>
              <w:t xml:space="preserve"> set after creatin not possible</w:t>
            </w:r>
          </w:p>
        </w:tc>
      </w:tr>
    </w:tbl>
    <w:p w14:paraId="78EF93CA" w14:textId="77777777" w:rsidR="00FF07D1" w:rsidRDefault="00FF07D1" w:rsidP="009831CB">
      <w:pPr>
        <w:rPr>
          <w:lang w:eastAsia="de-DE"/>
        </w:rPr>
      </w:pPr>
    </w:p>
    <w:p w14:paraId="1A059E20" w14:textId="77777777" w:rsidR="009C0E9D" w:rsidRDefault="00206D78" w:rsidP="00CA746A">
      <w:pPr>
        <w:pStyle w:val="berschrift2"/>
        <w:rPr>
          <w:lang w:eastAsia="de-DE"/>
        </w:rPr>
      </w:pPr>
      <w:bookmarkStart w:id="392" w:name="_Toc397428410"/>
      <w:bookmarkStart w:id="393" w:name="_Toc410656427"/>
      <w:bookmarkStart w:id="394" w:name="_Ref458433589"/>
      <w:bookmarkStart w:id="395" w:name="_Toc516068493"/>
      <w:bookmarkStart w:id="396" w:name="_Ref529532232"/>
      <w:bookmarkStart w:id="397" w:name="_Toc79148973"/>
      <w:r>
        <w:rPr>
          <w:lang w:eastAsia="de-DE"/>
        </w:rPr>
        <w:t>Relationships</w:t>
      </w:r>
      <w:bookmarkEnd w:id="392"/>
      <w:bookmarkEnd w:id="393"/>
      <w:bookmarkEnd w:id="394"/>
      <w:bookmarkEnd w:id="395"/>
      <w:bookmarkEnd w:id="396"/>
      <w:bookmarkEnd w:id="397"/>
    </w:p>
    <w:p w14:paraId="64900146" w14:textId="77777777" w:rsidR="00C33497" w:rsidRDefault="00C33497" w:rsidP="00C33497">
      <w:pPr>
        <w:pStyle w:val="berschrift3"/>
      </w:pPr>
      <w:bookmarkStart w:id="398" w:name="_Toc516068494"/>
      <w:bookmarkStart w:id="399" w:name="_Ref529531828"/>
      <w:bookmarkStart w:id="400" w:name="_Toc79148974"/>
      <w:r>
        <w:t>Description</w:t>
      </w:r>
      <w:bookmarkEnd w:id="398"/>
      <w:bookmarkEnd w:id="399"/>
      <w:bookmarkEnd w:id="400"/>
    </w:p>
    <w:p w14:paraId="038DB77F" w14:textId="77777777" w:rsidR="00C9418B" w:rsidRDefault="00206D78" w:rsidP="00C9418B">
      <w:pPr>
        <w:rPr>
          <w:lang w:eastAsia="de-DE"/>
        </w:rPr>
      </w:pPr>
      <w:r>
        <w:rPr>
          <w:lang w:eastAsia="de-DE"/>
        </w:rPr>
        <w:t>Relationships</w:t>
      </w:r>
      <w:r w:rsidR="00C9418B">
        <w:rPr>
          <w:lang w:eastAsia="de-DE"/>
        </w:rPr>
        <w:t xml:space="preserve"> are defined between classes. </w:t>
      </w:r>
      <w:r>
        <w:rPr>
          <w:lang w:eastAsia="de-DE"/>
        </w:rPr>
        <w:t>Their relationship</w:t>
      </w:r>
      <w:r w:rsidR="00C9418B">
        <w:rPr>
          <w:lang w:eastAsia="de-DE"/>
        </w:rPr>
        <w:t xml:space="preserve"> ends specif</w:t>
      </w:r>
      <w:r>
        <w:rPr>
          <w:lang w:eastAsia="de-DE"/>
        </w:rPr>
        <w:t>y</w:t>
      </w:r>
      <w:r w:rsidR="00C9418B">
        <w:rPr>
          <w:lang w:eastAsia="de-DE"/>
        </w:rPr>
        <w:t xml:space="preserve"> the role that the class at that end performs.</w:t>
      </w:r>
    </w:p>
    <w:p w14:paraId="6EC5272D" w14:textId="77777777" w:rsidR="00206D78" w:rsidRDefault="00E16990" w:rsidP="00206D78">
      <w:pPr>
        <w:jc w:val="center"/>
        <w:rPr>
          <w:lang w:eastAsia="de-DE"/>
        </w:rPr>
      </w:pPr>
      <w:bookmarkStart w:id="401" w:name="_Toc397428411"/>
      <w:bookmarkStart w:id="402" w:name="_Toc410656428"/>
      <w:r>
        <w:rPr>
          <w:noProof/>
          <w:lang w:val="de-DE" w:eastAsia="de-DE"/>
        </w:rPr>
        <w:lastRenderedPageBreak/>
        <w:drawing>
          <wp:inline distT="0" distB="0" distL="0" distR="0" wp14:anchorId="011BD7A8" wp14:editId="242D0087">
            <wp:extent cx="2914650" cy="4162425"/>
            <wp:effectExtent l="19050" t="0" r="0" b="0"/>
            <wp:docPr id="106"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a:srcRect/>
                    <a:stretch>
                      <a:fillRect/>
                    </a:stretch>
                  </pic:blipFill>
                  <pic:spPr bwMode="auto">
                    <a:xfrm>
                      <a:off x="0" y="0"/>
                      <a:ext cx="2914650" cy="4162425"/>
                    </a:xfrm>
                    <a:prstGeom prst="rect">
                      <a:avLst/>
                    </a:prstGeom>
                    <a:noFill/>
                    <a:ln w="9525">
                      <a:noFill/>
                      <a:miter lim="800000"/>
                      <a:headEnd/>
                      <a:tailEnd/>
                    </a:ln>
                  </pic:spPr>
                </pic:pic>
              </a:graphicData>
            </a:graphic>
          </wp:inline>
        </w:drawing>
      </w:r>
    </w:p>
    <w:p w14:paraId="1C7CD15A" w14:textId="5A80EE00" w:rsidR="00206D78" w:rsidRDefault="00206D78" w:rsidP="00206D78">
      <w:pPr>
        <w:pStyle w:val="FigureCaption"/>
      </w:pPr>
      <w:bookmarkStart w:id="403" w:name="_Ref472942119"/>
      <w:bookmarkStart w:id="404" w:name="_Toc516068649"/>
      <w:bookmarkStart w:id="405" w:name="_Toc79149054"/>
      <w:r>
        <w:t xml:space="preserve">Figure </w:t>
      </w:r>
      <w:r w:rsidR="00ED61A2">
        <w:fldChar w:fldCharType="begin"/>
      </w:r>
      <w:r>
        <w:instrText xml:space="preserve"> STYLEREF 1 \s </w:instrText>
      </w:r>
      <w:r w:rsidR="00ED61A2">
        <w:fldChar w:fldCharType="separate"/>
      </w:r>
      <w:r w:rsidR="005D7611">
        <w:rPr>
          <w:noProof/>
        </w:rPr>
        <w:t>5</w:t>
      </w:r>
      <w:r w:rsidR="00ED61A2">
        <w:fldChar w:fldCharType="end"/>
      </w:r>
      <w:r>
        <w:t>.</w:t>
      </w:r>
      <w:r w:rsidR="00ED61A2">
        <w:fldChar w:fldCharType="begin"/>
      </w:r>
      <w:r>
        <w:instrText xml:space="preserve"> SEQ Figure \* ARABIC \s 1 </w:instrText>
      </w:r>
      <w:r w:rsidR="00ED61A2">
        <w:fldChar w:fldCharType="separate"/>
      </w:r>
      <w:r w:rsidR="005D7611">
        <w:rPr>
          <w:noProof/>
        </w:rPr>
        <w:t>16</w:t>
      </w:r>
      <w:r w:rsidR="00ED61A2">
        <w:fldChar w:fldCharType="end"/>
      </w:r>
      <w:bookmarkEnd w:id="403"/>
      <w:r>
        <w:t>: Metaclass Diagram of used Relationships</w:t>
      </w:r>
      <w:bookmarkEnd w:id="404"/>
      <w:bookmarkEnd w:id="405"/>
    </w:p>
    <w:p w14:paraId="5B3EC3D3" w14:textId="4BEDFA60" w:rsidR="00AA77F7" w:rsidRPr="00194CAA" w:rsidRDefault="00AA77F7" w:rsidP="00AA77F7">
      <w:pPr>
        <w:rPr>
          <w:lang w:eastAsia="de-DE"/>
        </w:rPr>
      </w:pPr>
      <w:r w:rsidRPr="00047012">
        <w:rPr>
          <w:lang w:eastAsia="de-DE"/>
        </w:rPr>
        <w:t xml:space="preserve">The </w:t>
      </w:r>
      <w:r w:rsidR="004A4C48" w:rsidRPr="00047012">
        <w:rPr>
          <w:lang w:eastAsia="de-DE"/>
        </w:rPr>
        <w:t>a</w:t>
      </w:r>
      <w:r w:rsidRPr="00C506F4">
        <w:rPr>
          <w:lang w:eastAsia="de-DE"/>
        </w:rPr>
        <w:t xml:space="preserve">ggregation property of an association can be Composite/Shared/None and is a statement of </w:t>
      </w:r>
      <w:r w:rsidRPr="00C506F4">
        <w:rPr>
          <w:b/>
          <w:lang w:eastAsia="de-DE"/>
        </w:rPr>
        <w:t>contained-by-value v/s contained-by-reference</w:t>
      </w:r>
      <w:r w:rsidRPr="00047012">
        <w:rPr>
          <w:lang w:eastAsia="de-DE"/>
        </w:rPr>
        <w:t xml:space="preserve">; i.e., </w:t>
      </w:r>
      <w:r w:rsidRPr="00C506F4">
        <w:rPr>
          <w:lang w:eastAsia="de-DE"/>
        </w:rPr>
        <w:t xml:space="preserve">a composite aggregation is contained-by-value; </w:t>
      </w:r>
      <w:r w:rsidRPr="00A978A2">
        <w:rPr>
          <w:lang w:eastAsia="de-DE"/>
        </w:rPr>
        <w:t>s</w:t>
      </w:r>
      <w:r w:rsidRPr="00194CAA">
        <w:rPr>
          <w:lang w:eastAsia="de-DE"/>
        </w:rPr>
        <w:t>hared/none aggregation is contained-by-reference.</w:t>
      </w:r>
    </w:p>
    <w:p w14:paraId="7025C1E4" w14:textId="2DA96625" w:rsidR="00AA77F7" w:rsidRDefault="00AA77F7" w:rsidP="00AA77F7">
      <w:pPr>
        <w:rPr>
          <w:lang w:eastAsia="de-DE"/>
        </w:rPr>
      </w:pPr>
      <w:r>
        <w:rPr>
          <w:lang w:eastAsia="de-DE"/>
        </w:rPr>
        <w:t xml:space="preserve">The </w:t>
      </w:r>
      <w:r w:rsidR="004A4C48">
        <w:rPr>
          <w:lang w:eastAsia="de-DE"/>
        </w:rPr>
        <w:t xml:space="preserve">role multiplicity at the ends of an association solely </w:t>
      </w:r>
      <w:r w:rsidR="005B3833">
        <w:rPr>
          <w:lang w:eastAsia="de-DE"/>
        </w:rPr>
        <w:t>defines</w:t>
      </w:r>
      <w:r w:rsidR="004A4C48">
        <w:rPr>
          <w:lang w:eastAsia="de-DE"/>
        </w:rPr>
        <w:t xml:space="preserve"> the </w:t>
      </w:r>
      <w:r w:rsidRPr="004A4C48">
        <w:rPr>
          <w:b/>
          <w:lang w:eastAsia="de-DE"/>
        </w:rPr>
        <w:t>lifecycle</w:t>
      </w:r>
      <w:r>
        <w:rPr>
          <w:lang w:eastAsia="de-DE"/>
        </w:rPr>
        <w:t xml:space="preserve"> dependency of the </w:t>
      </w:r>
      <w:r w:rsidR="004A4C48">
        <w:rPr>
          <w:lang w:eastAsia="de-DE"/>
        </w:rPr>
        <w:t>involved classes; i</w:t>
      </w:r>
      <w:r>
        <w:rPr>
          <w:lang w:eastAsia="de-DE"/>
        </w:rPr>
        <w:t xml:space="preserve">.e., an instance of a class requires an instance of the opposite side of the association when the role-multiplicity of that class </w:t>
      </w:r>
      <w:r w:rsidR="002039C7">
        <w:rPr>
          <w:lang w:eastAsia="de-DE"/>
        </w:rPr>
        <w:t xml:space="preserve">has a </w:t>
      </w:r>
      <w:r w:rsidR="00172384">
        <w:rPr>
          <w:lang w:eastAsia="de-DE"/>
        </w:rPr>
        <w:t>lower</w:t>
      </w:r>
      <w:r w:rsidR="002039C7">
        <w:rPr>
          <w:lang w:eastAsia="de-DE"/>
        </w:rPr>
        <w:t xml:space="preserve"> value of </w:t>
      </w:r>
      <w:r w:rsidR="00172384">
        <w:rPr>
          <w:lang w:eastAsia="de-DE"/>
        </w:rPr>
        <w:t xml:space="preserve">at least </w:t>
      </w:r>
      <w:r w:rsidR="00194CAA">
        <w:rPr>
          <w:lang w:eastAsia="de-DE"/>
        </w:rPr>
        <w:t>o</w:t>
      </w:r>
      <w:r>
        <w:rPr>
          <w:lang w:eastAsia="de-DE"/>
        </w:rPr>
        <w:t>ne</w:t>
      </w:r>
      <w:r w:rsidR="004A4C48">
        <w:rPr>
          <w:lang w:eastAsia="de-DE"/>
        </w:rPr>
        <w:t>.</w:t>
      </w:r>
    </w:p>
    <w:p w14:paraId="6ED73B34" w14:textId="38BDAAD4" w:rsidR="00B2694C" w:rsidRPr="0049763F" w:rsidRDefault="00B2694C" w:rsidP="00B2694C">
      <w:pPr>
        <w:pStyle w:val="TableCaption"/>
      </w:pPr>
      <w:bookmarkStart w:id="406" w:name="_Ref136600169"/>
      <w:bookmarkStart w:id="407" w:name="_Toc79149125"/>
      <w:r w:rsidRPr="0049763F">
        <w:t xml:space="preserve">Table </w:t>
      </w:r>
      <w:r w:rsidR="00902AAB">
        <w:rPr>
          <w:noProof/>
        </w:rPr>
        <w:fldChar w:fldCharType="begin"/>
      </w:r>
      <w:r w:rsidR="00902AAB">
        <w:rPr>
          <w:noProof/>
        </w:rPr>
        <w:instrText xml:space="preserve"> STYLEREF 1 \s </w:instrText>
      </w:r>
      <w:r w:rsidR="00902AAB">
        <w:rPr>
          <w:noProof/>
        </w:rPr>
        <w:fldChar w:fldCharType="separate"/>
      </w:r>
      <w:r>
        <w:rPr>
          <w:noProof/>
        </w:rPr>
        <w:t>5</w:t>
      </w:r>
      <w:r w:rsidR="00902AAB">
        <w:rPr>
          <w:noProof/>
        </w:rPr>
        <w:fldChar w:fldCharType="end"/>
      </w:r>
      <w:r w:rsidRPr="0049763F">
        <w:t>.</w:t>
      </w:r>
      <w:r w:rsidR="00902AAB">
        <w:rPr>
          <w:noProof/>
        </w:rPr>
        <w:fldChar w:fldCharType="begin"/>
      </w:r>
      <w:r w:rsidR="00902AAB">
        <w:rPr>
          <w:noProof/>
        </w:rPr>
        <w:instrText xml:space="preserve"> SEQ Table \* ARABIC \s 1 </w:instrText>
      </w:r>
      <w:r w:rsidR="00902AAB">
        <w:rPr>
          <w:noProof/>
        </w:rPr>
        <w:fldChar w:fldCharType="separate"/>
      </w:r>
      <w:r>
        <w:rPr>
          <w:noProof/>
        </w:rPr>
        <w:t>3</w:t>
      </w:r>
      <w:r w:rsidR="00902AAB">
        <w:rPr>
          <w:noProof/>
        </w:rPr>
        <w:fldChar w:fldCharType="end"/>
      </w:r>
      <w:bookmarkEnd w:id="406"/>
      <w:r w:rsidRPr="0049763F">
        <w:t xml:space="preserve">: </w:t>
      </w:r>
      <w:r>
        <w:t>Lifecycle Dependencies of Associations</w:t>
      </w:r>
      <w:bookmarkEnd w:id="407"/>
    </w:p>
    <w:tbl>
      <w:tblPr>
        <w:tblStyle w:val="Tabellenraster1"/>
        <w:tblW w:w="9291" w:type="dxa"/>
        <w:tblLayout w:type="fixed"/>
        <w:tblLook w:val="04A0" w:firstRow="1" w:lastRow="0" w:firstColumn="1" w:lastColumn="0" w:noHBand="0" w:noVBand="1"/>
      </w:tblPr>
      <w:tblGrid>
        <w:gridCol w:w="5949"/>
        <w:gridCol w:w="1671"/>
        <w:gridCol w:w="1671"/>
      </w:tblGrid>
      <w:tr w:rsidR="00B2694C" w:rsidRPr="000819C3" w14:paraId="1094DCC6" w14:textId="77777777" w:rsidTr="00F30908">
        <w:trPr>
          <w:cantSplit/>
          <w:tblHeader/>
        </w:trPr>
        <w:tc>
          <w:tcPr>
            <w:tcW w:w="5949" w:type="dxa"/>
            <w:shd w:val="clear" w:color="auto" w:fill="FBD4B4"/>
            <w:vAlign w:val="center"/>
          </w:tcPr>
          <w:p w14:paraId="43DB0914" w14:textId="1744D8A6" w:rsidR="00B2694C" w:rsidRPr="00E35300" w:rsidRDefault="00B2694C" w:rsidP="00F30908">
            <w:pPr>
              <w:spacing w:after="0"/>
              <w:jc w:val="center"/>
              <w:rPr>
                <w:rFonts w:ascii="Calibri" w:hAnsi="Calibri" w:cs="Times New Roman"/>
                <w:color w:val="auto"/>
                <w:sz w:val="22"/>
                <w:szCs w:val="22"/>
                <w:lang w:val="en-US"/>
              </w:rPr>
            </w:pPr>
            <w:r w:rsidRPr="00B2694C">
              <w:rPr>
                <w:rFonts w:ascii="Calibri" w:hAnsi="Calibri" w:cs="Times New Roman"/>
                <w:color w:val="auto"/>
                <w:sz w:val="22"/>
                <w:szCs w:val="22"/>
                <w:lang w:val="en-US"/>
              </w:rPr>
              <w:t>Association</w:t>
            </w:r>
            <w:r w:rsidRPr="00B2694C">
              <w:rPr>
                <w:rFonts w:ascii="Calibri" w:hAnsi="Calibri" w:cs="Times New Roman"/>
                <w:color w:val="auto"/>
                <w:sz w:val="22"/>
                <w:szCs w:val="22"/>
                <w:lang w:val="en-US"/>
              </w:rPr>
              <w:br/>
            </w:r>
            <w:r>
              <w:rPr>
                <w:rFonts w:ascii="Calibri" w:hAnsi="Calibri" w:cs="Times New Roman"/>
                <w:color w:val="auto"/>
                <w:sz w:val="22"/>
                <w:szCs w:val="22"/>
                <w:lang w:val="en-US"/>
              </w:rPr>
              <w:t>C</w:t>
            </w:r>
            <w:r w:rsidRPr="00B2694C">
              <w:rPr>
                <w:rFonts w:ascii="Calibri" w:hAnsi="Calibri" w:cs="Times New Roman"/>
                <w:color w:val="auto"/>
                <w:sz w:val="22"/>
                <w:szCs w:val="22"/>
                <w:lang w:val="en-US"/>
              </w:rPr>
              <w:t xml:space="preserve">ase is valid for any combination of </w:t>
            </w:r>
            <w:r>
              <w:rPr>
                <w:rFonts w:ascii="Calibri" w:hAnsi="Calibri" w:cs="Times New Roman"/>
                <w:color w:val="auto"/>
                <w:sz w:val="22"/>
                <w:szCs w:val="22"/>
                <w:lang w:val="en-US"/>
              </w:rPr>
              <w:t>shown multiplicities</w:t>
            </w:r>
            <w:r w:rsidRPr="00B2694C">
              <w:rPr>
                <w:rFonts w:ascii="Calibri" w:hAnsi="Calibri" w:cs="Times New Roman"/>
                <w:color w:val="auto"/>
                <w:sz w:val="18"/>
                <w:szCs w:val="22"/>
                <w:lang w:val="en-US"/>
              </w:rPr>
              <w:br/>
              <w:t>(Note: class diagrams are not UML conform)</w:t>
            </w:r>
          </w:p>
        </w:tc>
        <w:tc>
          <w:tcPr>
            <w:tcW w:w="1671" w:type="dxa"/>
            <w:shd w:val="clear" w:color="auto" w:fill="FBD4B4"/>
            <w:vAlign w:val="center"/>
          </w:tcPr>
          <w:p w14:paraId="44F81616" w14:textId="77777777" w:rsidR="00B2694C" w:rsidRPr="00E35300" w:rsidRDefault="00B2694C" w:rsidP="00F30908">
            <w:pPr>
              <w:spacing w:after="0"/>
              <w:jc w:val="center"/>
              <w:rPr>
                <w:rFonts w:ascii="Calibri" w:hAnsi="Calibri" w:cs="Times New Roman"/>
                <w:color w:val="auto"/>
                <w:sz w:val="22"/>
                <w:szCs w:val="22"/>
                <w:lang w:val="en-US"/>
              </w:rPr>
            </w:pPr>
            <w:r w:rsidRPr="00E35300">
              <w:rPr>
                <w:rFonts w:ascii="Calibri" w:hAnsi="Calibri" w:cs="Times New Roman"/>
                <w:color w:val="auto"/>
                <w:sz w:val="22"/>
                <w:szCs w:val="22"/>
                <w:lang w:val="en-US"/>
              </w:rPr>
              <w:t>ClassA requires ClassB</w:t>
            </w:r>
          </w:p>
        </w:tc>
        <w:tc>
          <w:tcPr>
            <w:tcW w:w="1671" w:type="dxa"/>
            <w:shd w:val="clear" w:color="auto" w:fill="FBD4B4"/>
            <w:vAlign w:val="center"/>
          </w:tcPr>
          <w:p w14:paraId="7C743151" w14:textId="77777777" w:rsidR="00B2694C" w:rsidRPr="00E35300" w:rsidRDefault="00B2694C" w:rsidP="00F30908">
            <w:pPr>
              <w:spacing w:after="0"/>
              <w:jc w:val="center"/>
              <w:rPr>
                <w:rFonts w:ascii="Calibri" w:hAnsi="Calibri" w:cs="Times New Roman"/>
                <w:color w:val="auto"/>
                <w:sz w:val="22"/>
                <w:szCs w:val="22"/>
                <w:lang w:val="en-US"/>
              </w:rPr>
            </w:pPr>
            <w:r w:rsidRPr="00E35300">
              <w:rPr>
                <w:rFonts w:ascii="Calibri" w:hAnsi="Calibri" w:cs="Times New Roman"/>
                <w:color w:val="auto"/>
                <w:sz w:val="22"/>
                <w:szCs w:val="22"/>
                <w:lang w:val="en-US"/>
              </w:rPr>
              <w:t>ClassB requires</w:t>
            </w:r>
            <w:r w:rsidRPr="00E35300">
              <w:rPr>
                <w:rFonts w:ascii="Calibri" w:hAnsi="Calibri" w:cs="Times New Roman"/>
                <w:color w:val="auto"/>
                <w:sz w:val="22"/>
                <w:szCs w:val="22"/>
                <w:lang w:val="en-US"/>
              </w:rPr>
              <w:br/>
              <w:t>ClassA</w:t>
            </w:r>
          </w:p>
        </w:tc>
      </w:tr>
      <w:tr w:rsidR="00B2694C" w:rsidRPr="000819C3" w14:paraId="3D7738C3" w14:textId="77777777" w:rsidTr="00F30908">
        <w:trPr>
          <w:cantSplit/>
        </w:trPr>
        <w:tc>
          <w:tcPr>
            <w:tcW w:w="5949" w:type="dxa"/>
            <w:shd w:val="clear" w:color="auto" w:fill="D6E3BC"/>
          </w:tcPr>
          <w:p w14:paraId="39E66495" w14:textId="03DE7288" w:rsidR="00B2694C" w:rsidRPr="00E35300" w:rsidRDefault="00155CE7" w:rsidP="00F30908">
            <w:pPr>
              <w:spacing w:after="0"/>
              <w:rPr>
                <w:rFonts w:ascii="Calibri" w:hAnsi="Calibri" w:cs="Times New Roman"/>
                <w:color w:val="auto"/>
                <w:sz w:val="22"/>
                <w:szCs w:val="22"/>
                <w:lang w:val="en-US"/>
              </w:rPr>
            </w:pPr>
            <w:ins w:id="408" w:author="Bernd Zeuner [2]" w:date="2023-06-02T12:04:00Z">
              <w:r w:rsidRPr="00155CE7">
                <w:rPr>
                  <w:rFonts w:ascii="Calibri" w:hAnsi="Calibri" w:cs="Times New Roman"/>
                  <w:noProof/>
                  <w:color w:val="auto"/>
                  <w:sz w:val="22"/>
                  <w:szCs w:val="22"/>
                </w:rPr>
                <w:drawing>
                  <wp:inline distT="0" distB="0" distL="0" distR="0" wp14:anchorId="7E5DCDD8" wp14:editId="6FAEDBB7">
                    <wp:extent cx="3515216" cy="514422"/>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5216" cy="514422"/>
                            </a:xfrm>
                            <a:prstGeom prst="rect">
                              <a:avLst/>
                            </a:prstGeom>
                          </pic:spPr>
                        </pic:pic>
                      </a:graphicData>
                    </a:graphic>
                  </wp:inline>
                </w:drawing>
              </w:r>
            </w:ins>
            <w:del w:id="409" w:author="Bernd Zeuner [2]" w:date="2023-06-02T12:04:00Z">
              <w:r w:rsidR="00B2694C" w:rsidRPr="000819C3" w:rsidDel="00155CE7">
                <w:rPr>
                  <w:rFonts w:ascii="Calibri" w:hAnsi="Calibri" w:cs="Times New Roman"/>
                  <w:noProof/>
                  <w:color w:val="auto"/>
                  <w:sz w:val="22"/>
                  <w:szCs w:val="22"/>
                </w:rPr>
                <w:drawing>
                  <wp:inline distT="0" distB="0" distL="0" distR="0" wp14:anchorId="3A0B330D" wp14:editId="07DC89AD">
                    <wp:extent cx="3553321" cy="685896"/>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3321" cy="685896"/>
                            </a:xfrm>
                            <a:prstGeom prst="rect">
                              <a:avLst/>
                            </a:prstGeom>
                          </pic:spPr>
                        </pic:pic>
                      </a:graphicData>
                    </a:graphic>
                  </wp:inline>
                </w:drawing>
              </w:r>
            </w:del>
          </w:p>
        </w:tc>
        <w:tc>
          <w:tcPr>
            <w:tcW w:w="1671" w:type="dxa"/>
            <w:shd w:val="clear" w:color="auto" w:fill="D6E3BC"/>
            <w:vAlign w:val="center"/>
          </w:tcPr>
          <w:p w14:paraId="56AD7B00" w14:textId="77777777" w:rsidR="00B2694C" w:rsidRPr="00E35300" w:rsidRDefault="00B2694C" w:rsidP="00F30908">
            <w:pPr>
              <w:spacing w:after="0"/>
              <w:jc w:val="center"/>
              <w:rPr>
                <w:rFonts w:ascii="Calibri" w:hAnsi="Calibri" w:cs="Times New Roman"/>
                <w:color w:val="auto"/>
                <w:sz w:val="22"/>
                <w:szCs w:val="22"/>
                <w:lang w:val="en-US"/>
              </w:rPr>
            </w:pPr>
          </w:p>
        </w:tc>
        <w:tc>
          <w:tcPr>
            <w:tcW w:w="1671" w:type="dxa"/>
            <w:shd w:val="clear" w:color="auto" w:fill="D6E3BC"/>
            <w:vAlign w:val="center"/>
          </w:tcPr>
          <w:p w14:paraId="585484CB" w14:textId="77777777" w:rsidR="00B2694C" w:rsidRPr="00E35300" w:rsidRDefault="00B2694C" w:rsidP="00F30908">
            <w:pPr>
              <w:spacing w:after="0"/>
              <w:jc w:val="center"/>
              <w:rPr>
                <w:rFonts w:ascii="Calibri" w:hAnsi="Calibri" w:cs="Times New Roman"/>
                <w:color w:val="auto"/>
                <w:sz w:val="22"/>
                <w:szCs w:val="22"/>
                <w:lang w:val="en-US"/>
              </w:rPr>
            </w:pPr>
          </w:p>
        </w:tc>
      </w:tr>
      <w:tr w:rsidR="00B2694C" w:rsidRPr="000819C3" w14:paraId="0BAC6B1A" w14:textId="77777777" w:rsidTr="00F30908">
        <w:trPr>
          <w:cantSplit/>
        </w:trPr>
        <w:tc>
          <w:tcPr>
            <w:tcW w:w="5949" w:type="dxa"/>
            <w:shd w:val="clear" w:color="auto" w:fill="D6E3BC"/>
          </w:tcPr>
          <w:p w14:paraId="21C96297" w14:textId="684717E4" w:rsidR="00B2694C" w:rsidRPr="00E35300" w:rsidRDefault="00B2694C" w:rsidP="00F30908">
            <w:pPr>
              <w:spacing w:after="0"/>
              <w:rPr>
                <w:rFonts w:ascii="Calibri" w:hAnsi="Calibri" w:cs="Times New Roman"/>
                <w:color w:val="auto"/>
                <w:sz w:val="22"/>
                <w:szCs w:val="22"/>
                <w:lang w:val="en-US"/>
              </w:rPr>
            </w:pPr>
            <w:del w:id="410" w:author="Bernd Zeuner [2]" w:date="2023-06-02T12:05:00Z">
              <w:r w:rsidRPr="002752C5" w:rsidDel="00155CE7">
                <w:rPr>
                  <w:rFonts w:ascii="Calibri" w:hAnsi="Calibri" w:cs="Times New Roman"/>
                  <w:noProof/>
                  <w:color w:val="auto"/>
                  <w:sz w:val="22"/>
                  <w:szCs w:val="22"/>
                </w:rPr>
                <w:drawing>
                  <wp:inline distT="0" distB="0" distL="0" distR="0" wp14:anchorId="03022222" wp14:editId="5759CD3F">
                    <wp:extent cx="3553321" cy="771633"/>
                    <wp:effectExtent l="0" t="0" r="0" b="9525"/>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53321" cy="771633"/>
                            </a:xfrm>
                            <a:prstGeom prst="rect">
                              <a:avLst/>
                            </a:prstGeom>
                          </pic:spPr>
                        </pic:pic>
                      </a:graphicData>
                    </a:graphic>
                  </wp:inline>
                </w:drawing>
              </w:r>
            </w:del>
            <w:ins w:id="411" w:author="Bernd Zeuner [2]" w:date="2023-06-02T12:05:00Z">
              <w:r w:rsidR="00155CE7" w:rsidRPr="00155CE7">
                <w:rPr>
                  <w:rFonts w:ascii="Calibri" w:hAnsi="Calibri" w:cs="Times New Roman"/>
                  <w:noProof/>
                  <w:color w:val="auto"/>
                  <w:sz w:val="22"/>
                  <w:szCs w:val="22"/>
                </w:rPr>
                <w:drawing>
                  <wp:inline distT="0" distB="0" distL="0" distR="0" wp14:anchorId="4613AACF" wp14:editId="7B8C8F94">
                    <wp:extent cx="3515216" cy="514422"/>
                    <wp:effectExtent l="0" t="0" r="0" b="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15216" cy="514422"/>
                            </a:xfrm>
                            <a:prstGeom prst="rect">
                              <a:avLst/>
                            </a:prstGeom>
                          </pic:spPr>
                        </pic:pic>
                      </a:graphicData>
                    </a:graphic>
                  </wp:inline>
                </w:drawing>
              </w:r>
            </w:ins>
          </w:p>
        </w:tc>
        <w:tc>
          <w:tcPr>
            <w:tcW w:w="1671" w:type="dxa"/>
            <w:shd w:val="clear" w:color="auto" w:fill="D6E3BC"/>
            <w:vAlign w:val="center"/>
          </w:tcPr>
          <w:p w14:paraId="45D7F4DA" w14:textId="77777777" w:rsidR="00B2694C" w:rsidRPr="00E35300" w:rsidRDefault="00B2694C" w:rsidP="00F30908">
            <w:pPr>
              <w:spacing w:after="0"/>
              <w:jc w:val="center"/>
              <w:rPr>
                <w:rFonts w:ascii="Calibri" w:hAnsi="Calibri" w:cs="Times New Roman"/>
                <w:color w:val="auto"/>
                <w:sz w:val="22"/>
                <w:szCs w:val="22"/>
                <w:lang w:val="en-US"/>
              </w:rPr>
            </w:pPr>
            <w:r w:rsidRPr="00B362DC">
              <w:rPr>
                <w:noProof/>
              </w:rPr>
              <w:drawing>
                <wp:inline distT="0" distB="0" distL="0" distR="0" wp14:anchorId="614A162C" wp14:editId="72418790">
                  <wp:extent cx="274955" cy="274955"/>
                  <wp:effectExtent l="0" t="0" r="0" b="0"/>
                  <wp:docPr id="125"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1"/>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5397" cy="275397"/>
                          </a:xfrm>
                          <a:prstGeom prst="rect">
                            <a:avLst/>
                          </a:prstGeom>
                        </pic:spPr>
                      </pic:pic>
                    </a:graphicData>
                  </a:graphic>
                </wp:inline>
              </w:drawing>
            </w:r>
          </w:p>
        </w:tc>
        <w:tc>
          <w:tcPr>
            <w:tcW w:w="1671" w:type="dxa"/>
            <w:shd w:val="clear" w:color="auto" w:fill="D6E3BC"/>
            <w:vAlign w:val="center"/>
          </w:tcPr>
          <w:p w14:paraId="08D9194E" w14:textId="77777777" w:rsidR="00B2694C" w:rsidRPr="00E35300" w:rsidRDefault="00B2694C" w:rsidP="00F30908">
            <w:pPr>
              <w:spacing w:after="0"/>
              <w:jc w:val="center"/>
              <w:rPr>
                <w:rFonts w:ascii="Calibri" w:hAnsi="Calibri" w:cs="Times New Roman"/>
                <w:color w:val="auto"/>
                <w:sz w:val="22"/>
                <w:szCs w:val="22"/>
                <w:lang w:val="en-US"/>
              </w:rPr>
            </w:pPr>
          </w:p>
        </w:tc>
      </w:tr>
      <w:tr w:rsidR="00B2694C" w:rsidRPr="000819C3" w14:paraId="51CA6BBA" w14:textId="77777777" w:rsidTr="00F30908">
        <w:trPr>
          <w:cantSplit/>
        </w:trPr>
        <w:tc>
          <w:tcPr>
            <w:tcW w:w="5949" w:type="dxa"/>
            <w:shd w:val="clear" w:color="auto" w:fill="D6E3BC"/>
          </w:tcPr>
          <w:p w14:paraId="70958CE6" w14:textId="0A06281C" w:rsidR="00B2694C" w:rsidRPr="00E35300" w:rsidRDefault="00155CE7" w:rsidP="00F30908">
            <w:pPr>
              <w:spacing w:after="0"/>
              <w:rPr>
                <w:rFonts w:ascii="Calibri" w:hAnsi="Calibri" w:cs="Times New Roman"/>
                <w:color w:val="auto"/>
                <w:sz w:val="22"/>
                <w:szCs w:val="22"/>
                <w:lang w:val="en-US"/>
              </w:rPr>
            </w:pPr>
            <w:ins w:id="412" w:author="Bernd Zeuner [2]" w:date="2023-06-02T12:06:00Z">
              <w:r w:rsidRPr="00155CE7">
                <w:rPr>
                  <w:rFonts w:ascii="Calibri" w:hAnsi="Calibri" w:cs="Times New Roman"/>
                  <w:noProof/>
                  <w:color w:val="auto"/>
                  <w:sz w:val="22"/>
                  <w:szCs w:val="22"/>
                </w:rPr>
                <w:lastRenderedPageBreak/>
                <w:drawing>
                  <wp:inline distT="0" distB="0" distL="0" distR="0" wp14:anchorId="6609EC5F" wp14:editId="25BDF724">
                    <wp:extent cx="3524742" cy="533474"/>
                    <wp:effectExtent l="0" t="0" r="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24742" cy="533474"/>
                            </a:xfrm>
                            <a:prstGeom prst="rect">
                              <a:avLst/>
                            </a:prstGeom>
                          </pic:spPr>
                        </pic:pic>
                      </a:graphicData>
                    </a:graphic>
                  </wp:inline>
                </w:drawing>
              </w:r>
            </w:ins>
            <w:del w:id="413" w:author="Bernd Zeuner [2]" w:date="2023-06-02T12:07:00Z">
              <w:r w:rsidR="00B2694C" w:rsidRPr="002752C5" w:rsidDel="00155CE7">
                <w:rPr>
                  <w:rFonts w:ascii="Calibri" w:hAnsi="Calibri" w:cs="Times New Roman"/>
                  <w:noProof/>
                  <w:color w:val="auto"/>
                  <w:sz w:val="22"/>
                  <w:szCs w:val="22"/>
                </w:rPr>
                <w:drawing>
                  <wp:inline distT="0" distB="0" distL="0" distR="0" wp14:anchorId="56FA9E51" wp14:editId="293D7A76">
                    <wp:extent cx="3553321" cy="771633"/>
                    <wp:effectExtent l="0" t="0" r="0" b="9525"/>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53321" cy="771633"/>
                            </a:xfrm>
                            <a:prstGeom prst="rect">
                              <a:avLst/>
                            </a:prstGeom>
                          </pic:spPr>
                        </pic:pic>
                      </a:graphicData>
                    </a:graphic>
                  </wp:inline>
                </w:drawing>
              </w:r>
            </w:del>
          </w:p>
        </w:tc>
        <w:tc>
          <w:tcPr>
            <w:tcW w:w="1671" w:type="dxa"/>
            <w:shd w:val="clear" w:color="auto" w:fill="D6E3BC"/>
            <w:vAlign w:val="center"/>
          </w:tcPr>
          <w:p w14:paraId="344B4632" w14:textId="77777777" w:rsidR="00B2694C" w:rsidRPr="00E35300" w:rsidRDefault="00B2694C" w:rsidP="00F30908">
            <w:pPr>
              <w:spacing w:after="0"/>
              <w:jc w:val="center"/>
              <w:rPr>
                <w:noProof/>
                <w:lang w:val="en-US"/>
              </w:rPr>
            </w:pPr>
          </w:p>
        </w:tc>
        <w:tc>
          <w:tcPr>
            <w:tcW w:w="1671" w:type="dxa"/>
            <w:shd w:val="clear" w:color="auto" w:fill="D6E3BC"/>
            <w:vAlign w:val="center"/>
          </w:tcPr>
          <w:p w14:paraId="46D0C2B5" w14:textId="77777777" w:rsidR="00B2694C" w:rsidRPr="00E35300" w:rsidRDefault="00B2694C" w:rsidP="00F30908">
            <w:pPr>
              <w:spacing w:after="0"/>
              <w:jc w:val="center"/>
              <w:rPr>
                <w:rFonts w:ascii="Calibri" w:hAnsi="Calibri" w:cs="Times New Roman"/>
                <w:color w:val="auto"/>
                <w:sz w:val="22"/>
                <w:szCs w:val="22"/>
                <w:lang w:val="en-US"/>
              </w:rPr>
            </w:pPr>
            <w:r w:rsidRPr="00B362DC">
              <w:rPr>
                <w:noProof/>
              </w:rPr>
              <w:drawing>
                <wp:inline distT="0" distB="0" distL="0" distR="0" wp14:anchorId="5B788122" wp14:editId="38FEDFD3">
                  <wp:extent cx="274955" cy="274955"/>
                  <wp:effectExtent l="0" t="0" r="0" b="0"/>
                  <wp:docPr id="128"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1"/>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5397" cy="275397"/>
                          </a:xfrm>
                          <a:prstGeom prst="rect">
                            <a:avLst/>
                          </a:prstGeom>
                        </pic:spPr>
                      </pic:pic>
                    </a:graphicData>
                  </a:graphic>
                </wp:inline>
              </w:drawing>
            </w:r>
          </w:p>
        </w:tc>
      </w:tr>
      <w:tr w:rsidR="00B2694C" w:rsidRPr="000819C3" w14:paraId="2226800D" w14:textId="77777777" w:rsidTr="00F30908">
        <w:trPr>
          <w:cantSplit/>
        </w:trPr>
        <w:tc>
          <w:tcPr>
            <w:tcW w:w="5949" w:type="dxa"/>
            <w:shd w:val="clear" w:color="auto" w:fill="D6E3BC"/>
          </w:tcPr>
          <w:p w14:paraId="5D938D78" w14:textId="7B6AFA1A" w:rsidR="00B2694C" w:rsidRPr="00E35300" w:rsidRDefault="00155CE7" w:rsidP="00F30908">
            <w:pPr>
              <w:spacing w:after="0"/>
              <w:rPr>
                <w:rFonts w:ascii="Calibri" w:hAnsi="Calibri" w:cs="Times New Roman"/>
                <w:color w:val="auto"/>
                <w:sz w:val="22"/>
                <w:szCs w:val="22"/>
                <w:lang w:val="en-US"/>
              </w:rPr>
            </w:pPr>
            <w:ins w:id="414" w:author="Bernd Zeuner [2]" w:date="2023-06-02T12:07:00Z">
              <w:r w:rsidRPr="00155CE7">
                <w:rPr>
                  <w:rFonts w:ascii="Calibri" w:hAnsi="Calibri" w:cs="Times New Roman"/>
                  <w:noProof/>
                  <w:color w:val="auto"/>
                  <w:sz w:val="22"/>
                  <w:szCs w:val="22"/>
                </w:rPr>
                <w:drawing>
                  <wp:inline distT="0" distB="0" distL="0" distR="0" wp14:anchorId="510A0170" wp14:editId="07E61855">
                    <wp:extent cx="3534268" cy="533474"/>
                    <wp:effectExtent l="0" t="0" r="9525"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34268" cy="533474"/>
                            </a:xfrm>
                            <a:prstGeom prst="rect">
                              <a:avLst/>
                            </a:prstGeom>
                          </pic:spPr>
                        </pic:pic>
                      </a:graphicData>
                    </a:graphic>
                  </wp:inline>
                </w:drawing>
              </w:r>
            </w:ins>
            <w:del w:id="415" w:author="Bernd Zeuner [2]" w:date="2023-06-02T12:07:00Z">
              <w:r w:rsidR="00B2694C" w:rsidRPr="002752C5" w:rsidDel="00155CE7">
                <w:rPr>
                  <w:rFonts w:ascii="Calibri" w:hAnsi="Calibri" w:cs="Times New Roman"/>
                  <w:noProof/>
                  <w:color w:val="auto"/>
                  <w:sz w:val="22"/>
                  <w:szCs w:val="22"/>
                </w:rPr>
                <w:drawing>
                  <wp:inline distT="0" distB="0" distL="0" distR="0" wp14:anchorId="24DD7FC4" wp14:editId="5209AAC2">
                    <wp:extent cx="3553321" cy="771633"/>
                    <wp:effectExtent l="0" t="0" r="0" b="952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53321" cy="771633"/>
                            </a:xfrm>
                            <a:prstGeom prst="rect">
                              <a:avLst/>
                            </a:prstGeom>
                          </pic:spPr>
                        </pic:pic>
                      </a:graphicData>
                    </a:graphic>
                  </wp:inline>
                </w:drawing>
              </w:r>
            </w:del>
          </w:p>
        </w:tc>
        <w:tc>
          <w:tcPr>
            <w:tcW w:w="1671" w:type="dxa"/>
            <w:shd w:val="clear" w:color="auto" w:fill="D6E3BC"/>
            <w:vAlign w:val="center"/>
          </w:tcPr>
          <w:p w14:paraId="00A718B4" w14:textId="77777777" w:rsidR="00B2694C" w:rsidRPr="00E35300" w:rsidRDefault="00B2694C" w:rsidP="00F30908">
            <w:pPr>
              <w:spacing w:after="0"/>
              <w:jc w:val="center"/>
              <w:rPr>
                <w:noProof/>
                <w:lang w:val="en-US"/>
              </w:rPr>
            </w:pPr>
            <w:r w:rsidRPr="00B362DC">
              <w:rPr>
                <w:noProof/>
              </w:rPr>
              <w:drawing>
                <wp:inline distT="0" distB="0" distL="0" distR="0" wp14:anchorId="72961C92" wp14:editId="03D2F09F">
                  <wp:extent cx="274955" cy="274955"/>
                  <wp:effectExtent l="0" t="0" r="0" b="0"/>
                  <wp:docPr id="130"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1"/>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5397" cy="275397"/>
                          </a:xfrm>
                          <a:prstGeom prst="rect">
                            <a:avLst/>
                          </a:prstGeom>
                        </pic:spPr>
                      </pic:pic>
                    </a:graphicData>
                  </a:graphic>
                </wp:inline>
              </w:drawing>
            </w:r>
          </w:p>
        </w:tc>
        <w:tc>
          <w:tcPr>
            <w:tcW w:w="1671" w:type="dxa"/>
            <w:shd w:val="clear" w:color="auto" w:fill="D6E3BC"/>
            <w:vAlign w:val="center"/>
          </w:tcPr>
          <w:p w14:paraId="256B5848" w14:textId="77777777" w:rsidR="00B2694C" w:rsidRPr="00E35300" w:rsidRDefault="00B2694C" w:rsidP="00F30908">
            <w:pPr>
              <w:spacing w:after="0"/>
              <w:jc w:val="center"/>
              <w:rPr>
                <w:noProof/>
                <w:lang w:val="en-US"/>
              </w:rPr>
            </w:pPr>
            <w:r w:rsidRPr="00B362DC">
              <w:rPr>
                <w:noProof/>
              </w:rPr>
              <w:drawing>
                <wp:inline distT="0" distB="0" distL="0" distR="0" wp14:anchorId="4E65C6AC" wp14:editId="31839631">
                  <wp:extent cx="274955" cy="274955"/>
                  <wp:effectExtent l="0" t="0" r="0" b="0"/>
                  <wp:docPr id="13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1"/>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5397" cy="275397"/>
                          </a:xfrm>
                          <a:prstGeom prst="rect">
                            <a:avLst/>
                          </a:prstGeom>
                        </pic:spPr>
                      </pic:pic>
                    </a:graphicData>
                  </a:graphic>
                </wp:inline>
              </w:drawing>
            </w:r>
          </w:p>
        </w:tc>
      </w:tr>
    </w:tbl>
    <w:p w14:paraId="70650D4B" w14:textId="10082A33" w:rsidR="000819C3" w:rsidRDefault="000819C3" w:rsidP="00AA77F7">
      <w:pPr>
        <w:rPr>
          <w:lang w:eastAsia="de-DE"/>
        </w:rPr>
      </w:pPr>
    </w:p>
    <w:p w14:paraId="334DBA25" w14:textId="79A57D20" w:rsidR="00044789" w:rsidRDefault="00044789" w:rsidP="00AA77F7">
      <w:pPr>
        <w:rPr>
          <w:lang w:eastAsia="de-DE"/>
        </w:rPr>
      </w:pPr>
      <w:r>
        <w:rPr>
          <w:lang w:eastAsia="de-DE"/>
        </w:rPr>
        <w:t xml:space="preserve">UML allows only one composite aggregation association </w:t>
      </w:r>
      <w:r w:rsidR="00CF4172">
        <w:rPr>
          <w:lang w:eastAsia="de-DE"/>
        </w:rPr>
        <w:t>to a component class</w:t>
      </w:r>
      <w:r w:rsidR="00047012">
        <w:rPr>
          <w:lang w:eastAsia="de-DE"/>
        </w:rPr>
        <w:t xml:space="preserve"> at the same time</w:t>
      </w:r>
      <w:r w:rsidR="00172384">
        <w:rPr>
          <w:lang w:eastAsia="de-DE"/>
        </w:rPr>
        <w:t>; regardless of the multiplicity</w:t>
      </w:r>
      <w:r w:rsidR="00CF4172">
        <w:rPr>
          <w:lang w:eastAsia="de-DE"/>
        </w:rPr>
        <w:t xml:space="preserve">. </w:t>
      </w:r>
      <w:r w:rsidR="00047012">
        <w:rPr>
          <w:lang w:eastAsia="de-DE"/>
        </w:rPr>
        <w:t xml:space="preserve">Multiple </w:t>
      </w:r>
      <w:r w:rsidR="00047012" w:rsidRPr="00047012">
        <w:rPr>
          <w:lang w:eastAsia="de-DE"/>
        </w:rPr>
        <w:t>composite aggregation association</w:t>
      </w:r>
      <w:r w:rsidR="00047012">
        <w:rPr>
          <w:lang w:eastAsia="de-DE"/>
        </w:rPr>
        <w:t>s</w:t>
      </w:r>
      <w:r w:rsidR="00047012" w:rsidRPr="00047012">
        <w:rPr>
          <w:lang w:eastAsia="de-DE"/>
        </w:rPr>
        <w:t xml:space="preserve"> to </w:t>
      </w:r>
      <w:r w:rsidR="00047012">
        <w:rPr>
          <w:lang w:eastAsia="de-DE"/>
        </w:rPr>
        <w:t xml:space="preserve">the same </w:t>
      </w:r>
      <w:r w:rsidR="00047012" w:rsidRPr="00047012">
        <w:rPr>
          <w:lang w:eastAsia="de-DE"/>
        </w:rPr>
        <w:t xml:space="preserve">component class </w:t>
      </w:r>
      <w:r w:rsidR="00047012">
        <w:rPr>
          <w:lang w:eastAsia="de-DE"/>
        </w:rPr>
        <w:t>need to be related by an {xor} constraint.</w:t>
      </w:r>
      <w:r w:rsidR="00047012">
        <w:rPr>
          <w:lang w:eastAsia="de-DE"/>
        </w:rPr>
        <w:br/>
      </w:r>
      <w:r w:rsidR="005C6EC3">
        <w:rPr>
          <w:lang w:eastAsia="de-DE"/>
        </w:rPr>
        <w:t>A f</w:t>
      </w:r>
      <w:r w:rsidR="00CF4172">
        <w:rPr>
          <w:lang w:eastAsia="de-DE"/>
        </w:rPr>
        <w:t>urther</w:t>
      </w:r>
      <w:r w:rsidR="00047012">
        <w:rPr>
          <w:lang w:eastAsia="de-DE"/>
        </w:rPr>
        <w:t>, parallel</w:t>
      </w:r>
      <w:r w:rsidR="00CF4172">
        <w:rPr>
          <w:lang w:eastAsia="de-DE"/>
        </w:rPr>
        <w:t xml:space="preserve"> aggregation to the same component class ha</w:t>
      </w:r>
      <w:r w:rsidR="005C6EC3">
        <w:rPr>
          <w:lang w:eastAsia="de-DE"/>
        </w:rPr>
        <w:t>s</w:t>
      </w:r>
      <w:r w:rsidR="00CF4172">
        <w:rPr>
          <w:lang w:eastAsia="de-DE"/>
        </w:rPr>
        <w:t xml:space="preserve"> to be modelled by </w:t>
      </w:r>
      <w:r w:rsidR="005C6EC3">
        <w:rPr>
          <w:lang w:eastAsia="de-DE"/>
        </w:rPr>
        <w:t xml:space="preserve">a </w:t>
      </w:r>
      <w:r w:rsidR="00CF4172">
        <w:rPr>
          <w:lang w:eastAsia="de-DE"/>
        </w:rPr>
        <w:t xml:space="preserve">shared aggregation association. </w:t>
      </w:r>
      <w:r w:rsidR="005C6EC3">
        <w:rPr>
          <w:lang w:eastAsia="de-DE"/>
        </w:rPr>
        <w:t xml:space="preserve">Lifecycle dependency can be modelled by setting the </w:t>
      </w:r>
      <w:r w:rsidR="00172384">
        <w:rPr>
          <w:lang w:eastAsia="de-DE"/>
        </w:rPr>
        <w:t xml:space="preserve">lower value of the </w:t>
      </w:r>
      <w:r>
        <w:rPr>
          <w:lang w:eastAsia="de-DE"/>
        </w:rPr>
        <w:t xml:space="preserve">multiplicity </w:t>
      </w:r>
      <w:r w:rsidR="005C6EC3">
        <w:rPr>
          <w:lang w:eastAsia="de-DE"/>
        </w:rPr>
        <w:t>to</w:t>
      </w:r>
      <w:r>
        <w:rPr>
          <w:lang w:eastAsia="de-DE"/>
        </w:rPr>
        <w:t xml:space="preserve"> </w:t>
      </w:r>
      <w:r w:rsidR="00172384">
        <w:rPr>
          <w:lang w:eastAsia="de-DE"/>
        </w:rPr>
        <w:t xml:space="preserve">at least </w:t>
      </w:r>
      <w:r w:rsidR="00194CAA">
        <w:rPr>
          <w:lang w:eastAsia="de-DE"/>
        </w:rPr>
        <w:t>one</w:t>
      </w:r>
      <w:r w:rsidR="005C6EC3">
        <w:rPr>
          <w:lang w:eastAsia="de-DE"/>
        </w:rPr>
        <w:t xml:space="preserve"> </w:t>
      </w:r>
      <w:r>
        <w:rPr>
          <w:lang w:eastAsia="de-DE"/>
        </w:rPr>
        <w:t>at the aggregation end</w:t>
      </w:r>
      <w:r w:rsidR="00047012">
        <w:rPr>
          <w:lang w:eastAsia="de-DE"/>
        </w:rPr>
        <w:t xml:space="preserve"> (hollow diamond)</w:t>
      </w:r>
      <w:r>
        <w:rPr>
          <w:lang w:eastAsia="de-DE"/>
        </w:rPr>
        <w:t>.</w:t>
      </w:r>
      <w:r w:rsidR="005C6EC3">
        <w:rPr>
          <w:lang w:eastAsia="de-DE"/>
        </w:rPr>
        <w:t xml:space="preserve"> More than one a</w:t>
      </w:r>
      <w:r>
        <w:rPr>
          <w:lang w:eastAsia="de-DE"/>
        </w:rPr>
        <w:t>dditional lifecycle dependency shared aggregation association</w:t>
      </w:r>
      <w:r w:rsidR="005C6EC3">
        <w:rPr>
          <w:lang w:eastAsia="de-DE"/>
        </w:rPr>
        <w:t xml:space="preserve">s </w:t>
      </w:r>
      <w:r>
        <w:rPr>
          <w:lang w:eastAsia="de-DE"/>
        </w:rPr>
        <w:t>are always related by an {xor} constraint.</w:t>
      </w:r>
    </w:p>
    <w:p w14:paraId="411AC226" w14:textId="1606005F" w:rsidR="007941A3" w:rsidRDefault="007941A3" w:rsidP="007941A3">
      <w:pPr>
        <w:rPr>
          <w:moveTo w:id="416" w:author="Bernd Zeuner [2]" w:date="2022-09-02T13:44:00Z"/>
          <w:lang w:eastAsia="de-DE"/>
        </w:rPr>
      </w:pPr>
      <w:bookmarkStart w:id="417" w:name="_Ref472952585"/>
      <w:bookmarkStart w:id="418" w:name="_Toc516068495"/>
      <w:bookmarkStart w:id="419" w:name="_Toc79148975"/>
      <w:ins w:id="420" w:author="Bernd Zeuner [2]" w:date="2022-09-02T13:44:00Z">
        <w:r>
          <w:rPr>
            <w:lang w:eastAsia="de-DE"/>
          </w:rPr>
          <w:t xml:space="preserve">Note: </w:t>
        </w:r>
      </w:ins>
      <w:moveToRangeStart w:id="421" w:author="Bernd Zeuner [2]" w:date="2022-09-02T13:44:00Z" w:name="move113018684"/>
      <w:moveTo w:id="422" w:author="Bernd Zeuner [2]" w:date="2022-09-02T13:44:00Z">
        <w:r>
          <w:rPr>
            <w:lang w:eastAsia="de-DE"/>
          </w:rPr>
          <w:t>Association classes are not used.</w:t>
        </w:r>
      </w:moveTo>
    </w:p>
    <w:moveToRangeEnd w:id="421"/>
    <w:p w14:paraId="4AB06AE5" w14:textId="77777777" w:rsidR="009C0E9D" w:rsidRDefault="00206D78" w:rsidP="00CA746A">
      <w:pPr>
        <w:pStyle w:val="berschrift3"/>
        <w:rPr>
          <w:lang w:eastAsia="de-DE"/>
        </w:rPr>
      </w:pPr>
      <w:r>
        <w:rPr>
          <w:lang w:eastAsia="de-DE"/>
        </w:rPr>
        <w:t>Relationship</w:t>
      </w:r>
      <w:r w:rsidR="009C0E9D">
        <w:rPr>
          <w:lang w:eastAsia="de-DE"/>
        </w:rPr>
        <w:t xml:space="preserve"> Notation</w:t>
      </w:r>
      <w:bookmarkEnd w:id="401"/>
      <w:bookmarkEnd w:id="402"/>
      <w:bookmarkEnd w:id="417"/>
      <w:bookmarkEnd w:id="418"/>
      <w:bookmarkEnd w:id="419"/>
    </w:p>
    <w:p w14:paraId="6D01C202" w14:textId="77777777" w:rsidR="009C0E9D" w:rsidRDefault="009C0E9D" w:rsidP="009831CB">
      <w:pPr>
        <w:rPr>
          <w:lang w:eastAsia="de-DE"/>
        </w:rPr>
      </w:pPr>
      <w:r>
        <w:rPr>
          <w:lang w:eastAsia="de-DE"/>
        </w:rPr>
        <w:t>The following examples show the different kind</w:t>
      </w:r>
      <w:r w:rsidR="00125F85">
        <w:rPr>
          <w:lang w:eastAsia="de-DE"/>
        </w:rPr>
        <w:t>s</w:t>
      </w:r>
      <w:r>
        <w:rPr>
          <w:lang w:eastAsia="de-DE"/>
        </w:rPr>
        <w:t xml:space="preserve"> of </w:t>
      </w:r>
      <w:r w:rsidR="00206D78">
        <w:rPr>
          <w:lang w:eastAsia="de-DE"/>
        </w:rPr>
        <w:t>relationships</w:t>
      </w:r>
      <w:r>
        <w:rPr>
          <w:lang w:eastAsia="de-DE"/>
        </w:rPr>
        <w:t xml:space="preserve"> that are used in the model.</w:t>
      </w:r>
    </w:p>
    <w:p w14:paraId="777CB95D" w14:textId="25CFA513" w:rsidR="00330BE3" w:rsidRPr="00330BE3" w:rsidDel="002C0FD1" w:rsidRDefault="00330BE3" w:rsidP="00330BE3">
      <w:pPr>
        <w:pStyle w:val="berschrift4"/>
        <w:rPr>
          <w:del w:id="423" w:author="Bernd Zeuner [2]" w:date="2022-05-20T10:22:00Z"/>
          <w:lang w:val="en-GB"/>
        </w:rPr>
      </w:pPr>
      <w:bookmarkStart w:id="424" w:name="_Ref479671868"/>
      <w:del w:id="425" w:author="Bernd Zeuner [2]" w:date="2022-05-20T10:22:00Z">
        <w:r w:rsidDel="002C0FD1">
          <w:rPr>
            <w:lang w:val="en-GB"/>
          </w:rPr>
          <w:delText>Association</w:delText>
        </w:r>
        <w:r w:rsidRPr="00330BE3" w:rsidDel="002C0FD1">
          <w:rPr>
            <w:lang w:val="en-GB"/>
          </w:rPr>
          <w:delText xml:space="preserve"> Notation</w:delText>
        </w:r>
        <w:bookmarkEnd w:id="424"/>
      </w:del>
    </w:p>
    <w:p w14:paraId="06E021B2" w14:textId="359DED1E" w:rsidR="009C0E9D" w:rsidRDefault="00ED61A2" w:rsidP="009831CB">
      <w:pPr>
        <w:rPr>
          <w:lang w:eastAsia="de-DE"/>
        </w:rPr>
      </w:pPr>
      <w:r>
        <w:rPr>
          <w:lang w:eastAsia="de-DE"/>
        </w:rPr>
        <w:fldChar w:fldCharType="begin"/>
      </w:r>
      <w:r w:rsidR="00D1741B">
        <w:rPr>
          <w:lang w:eastAsia="de-DE"/>
        </w:rPr>
        <w:instrText xml:space="preserve"> REF _Ref394398470 \h </w:instrText>
      </w:r>
      <w:r>
        <w:rPr>
          <w:lang w:eastAsia="de-DE"/>
        </w:rPr>
      </w:r>
      <w:r>
        <w:rPr>
          <w:lang w:eastAsia="de-DE"/>
        </w:rPr>
        <w:fldChar w:fldCharType="separate"/>
      </w:r>
      <w:r w:rsidR="000E3F29">
        <w:t xml:space="preserve">Figure </w:t>
      </w:r>
      <w:r w:rsidR="000E3F29">
        <w:rPr>
          <w:noProof/>
        </w:rPr>
        <w:t>5</w:t>
      </w:r>
      <w:r w:rsidR="000E3F29">
        <w:t>.</w:t>
      </w:r>
      <w:r w:rsidR="000E3F29">
        <w:rPr>
          <w:noProof/>
        </w:rPr>
        <w:t>18</w:t>
      </w:r>
      <w:r>
        <w:rPr>
          <w:lang w:eastAsia="de-DE"/>
        </w:rPr>
        <w:fldChar w:fldCharType="end"/>
      </w:r>
      <w:r w:rsidR="009C0E9D">
        <w:rPr>
          <w:lang w:eastAsia="de-DE"/>
        </w:rPr>
        <w:t xml:space="preserve"> shows a bi-directional navigable association where </w:t>
      </w:r>
      <w:r w:rsidR="00C9418B">
        <w:rPr>
          <w:lang w:eastAsia="de-DE"/>
        </w:rPr>
        <w:t xml:space="preserve">each class </w:t>
      </w:r>
      <w:r w:rsidR="009C0E9D">
        <w:rPr>
          <w:lang w:eastAsia="de-DE"/>
        </w:rPr>
        <w:t xml:space="preserve">has a pointer to the other. </w:t>
      </w:r>
      <w:r w:rsidR="00C9418B">
        <w:rPr>
          <w:lang w:eastAsia="de-DE"/>
        </w:rPr>
        <w:t xml:space="preserve">The association end role </w:t>
      </w:r>
      <w:r w:rsidR="009C0E9D">
        <w:rPr>
          <w:lang w:eastAsia="de-DE"/>
        </w:rPr>
        <w:t>name becomes the name of the corresponding attribute. I.e., in the example: ClassA will have an attribute named “</w:t>
      </w:r>
      <w:r w:rsidR="00517EC1">
        <w:rPr>
          <w:lang w:eastAsia="de-DE"/>
        </w:rPr>
        <w:t>_</w:t>
      </w:r>
      <w:r w:rsidR="009C0E9D">
        <w:rPr>
          <w:lang w:eastAsia="de-DE"/>
        </w:rPr>
        <w:t>classB” pointing to ClassB and vice versa.</w:t>
      </w:r>
    </w:p>
    <w:p w14:paraId="5F795558" w14:textId="77777777" w:rsidR="00125F85" w:rsidRDefault="003229D7" w:rsidP="009831CB">
      <w:pPr>
        <w:jc w:val="center"/>
        <w:rPr>
          <w:noProof/>
          <w:lang w:val="de-DE" w:eastAsia="de-DE"/>
        </w:rPr>
      </w:pPr>
      <w:r>
        <w:rPr>
          <w:noProof/>
          <w:lang w:val="de-DE" w:eastAsia="de-DE"/>
        </w:rPr>
        <w:drawing>
          <wp:inline distT="0" distB="0" distL="0" distR="0" wp14:anchorId="6D7A133B" wp14:editId="7F40C21E">
            <wp:extent cx="4829175" cy="619125"/>
            <wp:effectExtent l="19050" t="0" r="9525" b="0"/>
            <wp:docPr id="10"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srcRect/>
                    <a:stretch>
                      <a:fillRect/>
                    </a:stretch>
                  </pic:blipFill>
                  <pic:spPr bwMode="auto">
                    <a:xfrm>
                      <a:off x="0" y="0"/>
                      <a:ext cx="4829175" cy="619125"/>
                    </a:xfrm>
                    <a:prstGeom prst="rect">
                      <a:avLst/>
                    </a:prstGeom>
                    <a:noFill/>
                    <a:ln w="9525">
                      <a:noFill/>
                      <a:miter lim="800000"/>
                      <a:headEnd/>
                      <a:tailEnd/>
                    </a:ln>
                  </pic:spPr>
                </pic:pic>
              </a:graphicData>
            </a:graphic>
          </wp:inline>
        </w:drawing>
      </w:r>
    </w:p>
    <w:p w14:paraId="4CCC0D33" w14:textId="77777777" w:rsidR="00D60067" w:rsidRDefault="005C5D4A" w:rsidP="009831CB">
      <w:pPr>
        <w:jc w:val="center"/>
        <w:rPr>
          <w:noProof/>
          <w:lang w:val="de-DE" w:eastAsia="de-DE"/>
        </w:rPr>
      </w:pPr>
      <w:r>
        <w:rPr>
          <w:noProof/>
          <w:lang w:val="de-DE" w:eastAsia="de-DE"/>
        </w:rPr>
        <w:drawing>
          <wp:inline distT="0" distB="0" distL="0" distR="0" wp14:anchorId="7263EEE8" wp14:editId="7ED13DC7">
            <wp:extent cx="4800600" cy="600075"/>
            <wp:effectExtent l="19050" t="0" r="0" b="0"/>
            <wp:docPr id="87"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srcRect/>
                    <a:stretch>
                      <a:fillRect/>
                    </a:stretch>
                  </pic:blipFill>
                  <pic:spPr bwMode="auto">
                    <a:xfrm>
                      <a:off x="0" y="0"/>
                      <a:ext cx="4800600" cy="600075"/>
                    </a:xfrm>
                    <a:prstGeom prst="rect">
                      <a:avLst/>
                    </a:prstGeom>
                    <a:noFill/>
                    <a:ln w="9525">
                      <a:noFill/>
                      <a:miter lim="800000"/>
                      <a:headEnd/>
                      <a:tailEnd/>
                    </a:ln>
                  </pic:spPr>
                </pic:pic>
              </a:graphicData>
            </a:graphic>
          </wp:inline>
        </w:drawing>
      </w:r>
    </w:p>
    <w:p w14:paraId="4B233D83" w14:textId="7126D0B7" w:rsidR="00125F85" w:rsidRDefault="00125F85" w:rsidP="00427868">
      <w:pPr>
        <w:pStyle w:val="FigureCaption"/>
      </w:pPr>
      <w:bookmarkStart w:id="426" w:name="_Ref394398470"/>
      <w:bookmarkStart w:id="427" w:name="_Toc409162990"/>
      <w:bookmarkStart w:id="428" w:name="_Toc410656429"/>
      <w:bookmarkStart w:id="429" w:name="_Toc516068650"/>
      <w:bookmarkStart w:id="430" w:name="_Toc79149055"/>
      <w:r>
        <w:t xml:space="preserve">Figure </w:t>
      </w:r>
      <w:r w:rsidR="00ED61A2">
        <w:fldChar w:fldCharType="begin"/>
      </w:r>
      <w:r w:rsidR="006308AF">
        <w:instrText xml:space="preserve"> STYLEREF 1 \s </w:instrText>
      </w:r>
      <w:r w:rsidR="00ED61A2">
        <w:fldChar w:fldCharType="separate"/>
      </w:r>
      <w:r w:rsidR="005D7611">
        <w:rPr>
          <w:noProof/>
        </w:rPr>
        <w:t>5</w:t>
      </w:r>
      <w:r w:rsidR="00ED61A2">
        <w:fldChar w:fldCharType="end"/>
      </w:r>
      <w:r>
        <w:t>.</w:t>
      </w:r>
      <w:r w:rsidR="00ED61A2">
        <w:fldChar w:fldCharType="begin"/>
      </w:r>
      <w:r w:rsidR="006308AF">
        <w:instrText xml:space="preserve"> SEQ Figure \* ARABIC \s 1 </w:instrText>
      </w:r>
      <w:r w:rsidR="00ED61A2">
        <w:fldChar w:fldCharType="separate"/>
      </w:r>
      <w:r w:rsidR="005D7611">
        <w:rPr>
          <w:noProof/>
        </w:rPr>
        <w:t>17</w:t>
      </w:r>
      <w:r w:rsidR="00ED61A2">
        <w:fldChar w:fldCharType="end"/>
      </w:r>
      <w:bookmarkEnd w:id="426"/>
      <w:r>
        <w:t xml:space="preserve">: </w:t>
      </w:r>
      <w:r w:rsidR="00D3718D" w:rsidRPr="00D3718D">
        <w:t>Bidirectional Association Relationship Notation</w:t>
      </w:r>
      <w:bookmarkEnd w:id="427"/>
      <w:bookmarkEnd w:id="428"/>
      <w:r w:rsidR="00F65EE8">
        <w:t xml:space="preserve"> Example</w:t>
      </w:r>
      <w:r w:rsidR="00D60067">
        <w:t>s</w:t>
      </w:r>
      <w:bookmarkEnd w:id="429"/>
      <w:bookmarkEnd w:id="430"/>
    </w:p>
    <w:p w14:paraId="21FB9838" w14:textId="77777777" w:rsidR="009C0E9D" w:rsidRDefault="009C0E9D" w:rsidP="00A211BB">
      <w:pPr>
        <w:rPr>
          <w:lang w:eastAsia="de-DE"/>
        </w:rPr>
      </w:pPr>
    </w:p>
    <w:p w14:paraId="4C0B56B6" w14:textId="00EB2AA2" w:rsidR="00A211BB" w:rsidRDefault="00A211BB" w:rsidP="009831CB">
      <w:pPr>
        <w:rPr>
          <w:lang w:eastAsia="de-DE"/>
        </w:rPr>
      </w:pPr>
      <w:r>
        <w:rPr>
          <w:lang w:eastAsia="de-DE"/>
        </w:rPr>
        <w:t xml:space="preserve">Both ways of displaying navigable association end role names are allowed in class diagrams; i.e., as role names (top of </w:t>
      </w:r>
      <w:r w:rsidR="00ED61A2">
        <w:rPr>
          <w:lang w:eastAsia="de-DE"/>
        </w:rPr>
        <w:fldChar w:fldCharType="begin"/>
      </w:r>
      <w:r>
        <w:rPr>
          <w:lang w:eastAsia="de-DE"/>
        </w:rPr>
        <w:instrText xml:space="preserve"> REF _Ref394398470 \h </w:instrText>
      </w:r>
      <w:r w:rsidR="00ED61A2">
        <w:rPr>
          <w:lang w:eastAsia="de-DE"/>
        </w:rPr>
      </w:r>
      <w:r w:rsidR="00ED61A2">
        <w:rPr>
          <w:lang w:eastAsia="de-DE"/>
        </w:rPr>
        <w:fldChar w:fldCharType="separate"/>
      </w:r>
      <w:r w:rsidR="00C506F4">
        <w:t xml:space="preserve">Figure </w:t>
      </w:r>
      <w:r w:rsidR="00C506F4">
        <w:rPr>
          <w:noProof/>
        </w:rPr>
        <w:t>5</w:t>
      </w:r>
      <w:r w:rsidR="00C506F4">
        <w:t>.</w:t>
      </w:r>
      <w:r w:rsidR="00C506F4">
        <w:rPr>
          <w:noProof/>
        </w:rPr>
        <w:t>17</w:t>
      </w:r>
      <w:r w:rsidR="00ED61A2">
        <w:rPr>
          <w:lang w:eastAsia="de-DE"/>
        </w:rPr>
        <w:fldChar w:fldCharType="end"/>
      </w:r>
      <w:r>
        <w:rPr>
          <w:lang w:eastAsia="de-DE"/>
        </w:rPr>
        <w:t xml:space="preserve">) and as attributes (bottom of </w:t>
      </w:r>
      <w:r w:rsidR="00ED61A2">
        <w:rPr>
          <w:lang w:eastAsia="de-DE"/>
        </w:rPr>
        <w:fldChar w:fldCharType="begin"/>
      </w:r>
      <w:r>
        <w:rPr>
          <w:lang w:eastAsia="de-DE"/>
        </w:rPr>
        <w:instrText xml:space="preserve"> REF _Ref394398470 \h </w:instrText>
      </w:r>
      <w:r w:rsidR="00ED61A2">
        <w:rPr>
          <w:lang w:eastAsia="de-DE"/>
        </w:rPr>
      </w:r>
      <w:r w:rsidR="00ED61A2">
        <w:rPr>
          <w:lang w:eastAsia="de-DE"/>
        </w:rPr>
        <w:fldChar w:fldCharType="separate"/>
      </w:r>
      <w:r w:rsidR="00C506F4">
        <w:t xml:space="preserve">Figure </w:t>
      </w:r>
      <w:r w:rsidR="00C506F4">
        <w:rPr>
          <w:noProof/>
        </w:rPr>
        <w:t>5</w:t>
      </w:r>
      <w:r w:rsidR="00C506F4">
        <w:t>.</w:t>
      </w:r>
      <w:r w:rsidR="00C506F4">
        <w:rPr>
          <w:noProof/>
        </w:rPr>
        <w:t>17</w:t>
      </w:r>
      <w:r w:rsidR="00ED61A2">
        <w:rPr>
          <w:lang w:eastAsia="de-DE"/>
        </w:rPr>
        <w:fldChar w:fldCharType="end"/>
      </w:r>
      <w:r>
        <w:rPr>
          <w:lang w:eastAsia="de-DE"/>
        </w:rPr>
        <w:t>).</w:t>
      </w:r>
      <w:r>
        <w:rPr>
          <w:lang w:eastAsia="de-DE"/>
        </w:rPr>
        <w:br/>
        <w:t>It is not recommended to use both ways in a single class diagram since it provides redundant information.</w:t>
      </w:r>
    </w:p>
    <w:p w14:paraId="6A0A7110" w14:textId="4F704D3D" w:rsidR="009C0E9D" w:rsidRDefault="00ED61A2" w:rsidP="009831CB">
      <w:pPr>
        <w:rPr>
          <w:lang w:eastAsia="de-DE"/>
        </w:rPr>
      </w:pPr>
      <w:r>
        <w:rPr>
          <w:lang w:eastAsia="de-DE"/>
        </w:rPr>
        <w:fldChar w:fldCharType="begin"/>
      </w:r>
      <w:r w:rsidR="00D1741B">
        <w:rPr>
          <w:lang w:eastAsia="de-DE"/>
        </w:rPr>
        <w:instrText xml:space="preserve"> REF _Ref394398474 \h </w:instrText>
      </w:r>
      <w:r>
        <w:rPr>
          <w:lang w:eastAsia="de-DE"/>
        </w:rPr>
      </w:r>
      <w:r>
        <w:rPr>
          <w:lang w:eastAsia="de-DE"/>
        </w:rPr>
        <w:fldChar w:fldCharType="separate"/>
      </w:r>
      <w:r w:rsidR="00C506F4">
        <w:t xml:space="preserve">Figure </w:t>
      </w:r>
      <w:r w:rsidR="00C506F4">
        <w:rPr>
          <w:noProof/>
        </w:rPr>
        <w:t>5</w:t>
      </w:r>
      <w:r w:rsidR="00C506F4">
        <w:t>.</w:t>
      </w:r>
      <w:r w:rsidR="00C506F4">
        <w:rPr>
          <w:noProof/>
        </w:rPr>
        <w:t>18</w:t>
      </w:r>
      <w:r>
        <w:rPr>
          <w:lang w:eastAsia="de-DE"/>
        </w:rPr>
        <w:fldChar w:fldCharType="end"/>
      </w:r>
      <w:r w:rsidR="009C0E9D">
        <w:rPr>
          <w:lang w:eastAsia="de-DE"/>
        </w:rPr>
        <w:t xml:space="preserve"> shows a unidirectional association (shown with an open arrow at the </w:t>
      </w:r>
      <w:r w:rsidR="00C9418B">
        <w:rPr>
          <w:lang w:eastAsia="de-DE"/>
        </w:rPr>
        <w:t xml:space="preserve">target class) where only the source class </w:t>
      </w:r>
      <w:r w:rsidR="009C0E9D">
        <w:rPr>
          <w:lang w:eastAsia="de-DE"/>
        </w:rPr>
        <w:t xml:space="preserve">has a pointer to the </w:t>
      </w:r>
      <w:r w:rsidR="00C9418B">
        <w:rPr>
          <w:lang w:eastAsia="de-DE"/>
        </w:rPr>
        <w:t xml:space="preserve">target class </w:t>
      </w:r>
      <w:r w:rsidR="009C0E9D">
        <w:rPr>
          <w:lang w:eastAsia="de-DE"/>
        </w:rPr>
        <w:t>and not vice-versa.</w:t>
      </w:r>
      <w:ins w:id="431" w:author="Bernd Zeuner" w:date="2022-02-04T14:30:00Z">
        <w:r w:rsidR="000524FF">
          <w:rPr>
            <w:lang w:eastAsia="de-DE"/>
          </w:rPr>
          <w:br/>
        </w:r>
      </w:ins>
      <w:ins w:id="432" w:author="Bernd Zeuner" w:date="2022-02-04T14:35:00Z">
        <w:r w:rsidR="00B404B1">
          <w:rPr>
            <w:lang w:eastAsia="de-DE"/>
          </w:rPr>
          <w:t xml:space="preserve">Even though it is not </w:t>
        </w:r>
      </w:ins>
      <w:ins w:id="433" w:author="Bernd Zeuner" w:date="2022-02-04T14:39:00Z">
        <w:r w:rsidR="00B404B1">
          <w:rPr>
            <w:lang w:eastAsia="de-DE"/>
          </w:rPr>
          <w:t xml:space="preserve">a meaningful </w:t>
        </w:r>
      </w:ins>
      <w:ins w:id="434" w:author="Bernd Zeuner" w:date="2022-02-04T14:35:00Z">
        <w:r w:rsidR="00B404B1">
          <w:rPr>
            <w:lang w:eastAsia="de-DE"/>
          </w:rPr>
          <w:t>part of the model</w:t>
        </w:r>
      </w:ins>
      <w:ins w:id="435" w:author="Bernd Zeuner" w:date="2022-02-04T14:36:00Z">
        <w:r w:rsidR="00B404B1">
          <w:rPr>
            <w:lang w:eastAsia="de-DE"/>
          </w:rPr>
          <w:t>, i</w:t>
        </w:r>
      </w:ins>
      <w:ins w:id="436" w:author="Bernd Zeuner" w:date="2022-02-04T14:30:00Z">
        <w:r w:rsidR="000524FF">
          <w:rPr>
            <w:lang w:eastAsia="de-DE"/>
          </w:rPr>
          <w:t xml:space="preserve">t is recommended to </w:t>
        </w:r>
      </w:ins>
      <w:ins w:id="437" w:author="Bernd Zeuner" w:date="2022-02-04T14:40:00Z">
        <w:r w:rsidR="00B40C44">
          <w:rPr>
            <w:lang w:eastAsia="de-DE"/>
          </w:rPr>
          <w:t>also define</w:t>
        </w:r>
      </w:ins>
      <w:ins w:id="438" w:author="Bernd Zeuner" w:date="2022-02-04T14:31:00Z">
        <w:r w:rsidR="000524FF">
          <w:rPr>
            <w:lang w:eastAsia="de-DE"/>
          </w:rPr>
          <w:t xml:space="preserve"> a name for </w:t>
        </w:r>
        <w:r w:rsidR="000524FF">
          <w:rPr>
            <w:lang w:eastAsia="de-DE"/>
          </w:rPr>
          <w:lastRenderedPageBreak/>
          <w:t xml:space="preserve">the non-navigable </w:t>
        </w:r>
      </w:ins>
      <w:ins w:id="439" w:author="Bernd Zeuner" w:date="2022-02-04T14:32:00Z">
        <w:r w:rsidR="000524FF" w:rsidRPr="000524FF">
          <w:rPr>
            <w:lang w:eastAsia="de-DE"/>
          </w:rPr>
          <w:t>association end role</w:t>
        </w:r>
      </w:ins>
      <w:ins w:id="440" w:author="Bernd Zeuner" w:date="2022-03-18T14:47:00Z">
        <w:r w:rsidR="00C63A6D">
          <w:rPr>
            <w:lang w:eastAsia="de-DE"/>
          </w:rPr>
          <w:t xml:space="preserve"> following the naming conventions for role names</w:t>
        </w:r>
      </w:ins>
      <w:ins w:id="441" w:author="Bernd Zeuner" w:date="2022-02-04T14:36:00Z">
        <w:r w:rsidR="00B404B1">
          <w:rPr>
            <w:lang w:eastAsia="de-DE"/>
          </w:rPr>
          <w:t>.</w:t>
        </w:r>
      </w:ins>
      <w:ins w:id="442" w:author="Bernd Zeuner" w:date="2022-04-22T14:40:00Z">
        <w:r w:rsidR="00A072AA">
          <w:rPr>
            <w:lang w:eastAsia="de-DE"/>
          </w:rPr>
          <w:t xml:space="preserve"> </w:t>
        </w:r>
      </w:ins>
      <w:ins w:id="443" w:author="Bernd Zeuner" w:date="2022-04-22T17:14:00Z">
        <w:r w:rsidR="006273C0" w:rsidRPr="006273C0">
          <w:rPr>
            <w:lang w:eastAsia="de-DE"/>
          </w:rPr>
          <w:t>Nevertheless</w:t>
        </w:r>
        <w:r w:rsidR="006273C0">
          <w:rPr>
            <w:lang w:eastAsia="de-DE"/>
          </w:rPr>
          <w:t>, r</w:t>
        </w:r>
      </w:ins>
      <w:ins w:id="444" w:author="Bernd Zeuner" w:date="2022-04-22T14:41:00Z">
        <w:r w:rsidR="00A072AA">
          <w:rPr>
            <w:lang w:eastAsia="de-DE"/>
          </w:rPr>
          <w:t xml:space="preserve">ole names of non-navigable </w:t>
        </w:r>
        <w:r w:rsidR="00A072AA" w:rsidRPr="000524FF">
          <w:rPr>
            <w:lang w:eastAsia="de-DE"/>
          </w:rPr>
          <w:t>association end</w:t>
        </w:r>
        <w:r w:rsidR="00A072AA">
          <w:rPr>
            <w:lang w:eastAsia="de-DE"/>
          </w:rPr>
          <w:t>s must not be visible in the diagram.</w:t>
        </w:r>
      </w:ins>
    </w:p>
    <w:p w14:paraId="2DA050B3" w14:textId="77777777" w:rsidR="00125F85" w:rsidRDefault="003229D7" w:rsidP="009831CB">
      <w:pPr>
        <w:jc w:val="center"/>
        <w:rPr>
          <w:noProof/>
          <w:lang w:val="de-DE" w:eastAsia="de-DE"/>
        </w:rPr>
      </w:pPr>
      <w:r>
        <w:rPr>
          <w:noProof/>
          <w:lang w:val="de-DE" w:eastAsia="de-DE"/>
        </w:rPr>
        <w:drawing>
          <wp:inline distT="0" distB="0" distL="0" distR="0" wp14:anchorId="3C3BF31B" wp14:editId="62EA175E">
            <wp:extent cx="4810125" cy="609600"/>
            <wp:effectExtent l="19050" t="0" r="9525" b="0"/>
            <wp:docPr id="4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srcRect/>
                    <a:stretch>
                      <a:fillRect/>
                    </a:stretch>
                  </pic:blipFill>
                  <pic:spPr bwMode="auto">
                    <a:xfrm>
                      <a:off x="0" y="0"/>
                      <a:ext cx="4810125" cy="609600"/>
                    </a:xfrm>
                    <a:prstGeom prst="rect">
                      <a:avLst/>
                    </a:prstGeom>
                    <a:noFill/>
                    <a:ln w="9525">
                      <a:noFill/>
                      <a:miter lim="800000"/>
                      <a:headEnd/>
                      <a:tailEnd/>
                    </a:ln>
                  </pic:spPr>
                </pic:pic>
              </a:graphicData>
            </a:graphic>
          </wp:inline>
        </w:drawing>
      </w:r>
    </w:p>
    <w:p w14:paraId="7A44AD5A" w14:textId="6819ED2B" w:rsidR="00125F85" w:rsidRDefault="00125F85" w:rsidP="00427868">
      <w:pPr>
        <w:pStyle w:val="FigureCaption"/>
      </w:pPr>
      <w:bookmarkStart w:id="445" w:name="_Ref394398474"/>
      <w:bookmarkStart w:id="446" w:name="_Toc409162991"/>
      <w:bookmarkStart w:id="447" w:name="_Toc410656430"/>
      <w:bookmarkStart w:id="448" w:name="_Toc516068651"/>
      <w:bookmarkStart w:id="449" w:name="_Toc79149056"/>
      <w:r>
        <w:t xml:space="preserve">Figure </w:t>
      </w:r>
      <w:r w:rsidR="00ED61A2">
        <w:fldChar w:fldCharType="begin"/>
      </w:r>
      <w:r w:rsidR="006308AF">
        <w:instrText xml:space="preserve"> STYLEREF 1 \s </w:instrText>
      </w:r>
      <w:r w:rsidR="00ED61A2">
        <w:fldChar w:fldCharType="separate"/>
      </w:r>
      <w:r w:rsidR="005D7611">
        <w:rPr>
          <w:noProof/>
        </w:rPr>
        <w:t>5</w:t>
      </w:r>
      <w:r w:rsidR="00ED61A2">
        <w:fldChar w:fldCharType="end"/>
      </w:r>
      <w:r>
        <w:t>.</w:t>
      </w:r>
      <w:r w:rsidR="00ED61A2">
        <w:fldChar w:fldCharType="begin"/>
      </w:r>
      <w:r w:rsidR="006308AF">
        <w:instrText xml:space="preserve"> SEQ Figure \* ARABIC \s 1 </w:instrText>
      </w:r>
      <w:r w:rsidR="00ED61A2">
        <w:fldChar w:fldCharType="separate"/>
      </w:r>
      <w:r w:rsidR="005D7611">
        <w:rPr>
          <w:noProof/>
        </w:rPr>
        <w:t>18</w:t>
      </w:r>
      <w:r w:rsidR="00ED61A2">
        <w:fldChar w:fldCharType="end"/>
      </w:r>
      <w:bookmarkEnd w:id="445"/>
      <w:r>
        <w:t xml:space="preserve">: </w:t>
      </w:r>
      <w:r w:rsidR="00D1741B" w:rsidRPr="00D1741B">
        <w:t>Unidirectional Association Relationship Notation</w:t>
      </w:r>
      <w:bookmarkEnd w:id="446"/>
      <w:bookmarkEnd w:id="447"/>
      <w:bookmarkEnd w:id="448"/>
      <w:bookmarkEnd w:id="449"/>
      <w:r w:rsidR="00F65EE8">
        <w:t xml:space="preserve"> Example</w:t>
      </w:r>
    </w:p>
    <w:p w14:paraId="37BB5D17" w14:textId="77777777" w:rsidR="009C0E9D" w:rsidRDefault="009C0E9D" w:rsidP="009831CB">
      <w:pPr>
        <w:rPr>
          <w:lang w:eastAsia="de-DE"/>
        </w:rPr>
      </w:pPr>
    </w:p>
    <w:p w14:paraId="29EF1DE3" w14:textId="578046A3" w:rsidR="009C0E9D" w:rsidRDefault="00ED61A2" w:rsidP="009831CB">
      <w:pPr>
        <w:rPr>
          <w:lang w:eastAsia="de-DE"/>
        </w:rPr>
      </w:pPr>
      <w:r>
        <w:rPr>
          <w:lang w:eastAsia="de-DE"/>
        </w:rPr>
        <w:fldChar w:fldCharType="begin"/>
      </w:r>
      <w:r w:rsidR="00D1741B">
        <w:rPr>
          <w:lang w:eastAsia="de-DE"/>
        </w:rPr>
        <w:instrText xml:space="preserve"> REF _Ref394398516 \h </w:instrText>
      </w:r>
      <w:r>
        <w:rPr>
          <w:lang w:eastAsia="de-DE"/>
        </w:rPr>
      </w:r>
      <w:r>
        <w:rPr>
          <w:lang w:eastAsia="de-DE"/>
        </w:rPr>
        <w:fldChar w:fldCharType="separate"/>
      </w:r>
      <w:r w:rsidR="00C506F4">
        <w:t xml:space="preserve">Figure </w:t>
      </w:r>
      <w:r w:rsidR="00C506F4">
        <w:rPr>
          <w:noProof/>
        </w:rPr>
        <w:t>5</w:t>
      </w:r>
      <w:r w:rsidR="00C506F4">
        <w:t>.</w:t>
      </w:r>
      <w:r w:rsidR="00C506F4">
        <w:rPr>
          <w:noProof/>
        </w:rPr>
        <w:t>19</w:t>
      </w:r>
      <w:r>
        <w:rPr>
          <w:lang w:eastAsia="de-DE"/>
        </w:rPr>
        <w:fldChar w:fldCharType="end"/>
      </w:r>
      <w:r w:rsidR="009C0E9D">
        <w:rPr>
          <w:lang w:eastAsia="de-DE"/>
        </w:rPr>
        <w:t xml:space="preserve"> shows a non-navigable association where </w:t>
      </w:r>
      <w:r w:rsidR="00D316EE">
        <w:rPr>
          <w:lang w:eastAsia="de-DE"/>
        </w:rPr>
        <w:t>none of the</w:t>
      </w:r>
      <w:r w:rsidR="00C9418B">
        <w:rPr>
          <w:lang w:eastAsia="de-DE"/>
        </w:rPr>
        <w:t xml:space="preserve"> class</w:t>
      </w:r>
      <w:r w:rsidR="00D316EE">
        <w:rPr>
          <w:lang w:eastAsia="de-DE"/>
        </w:rPr>
        <w:t>es</w:t>
      </w:r>
      <w:r w:rsidR="00C9418B">
        <w:rPr>
          <w:lang w:eastAsia="de-DE"/>
        </w:rPr>
        <w:t xml:space="preserve"> </w:t>
      </w:r>
      <w:r w:rsidR="009C0E9D">
        <w:rPr>
          <w:lang w:eastAsia="de-DE"/>
        </w:rPr>
        <w:t xml:space="preserve">have a pointer to the </w:t>
      </w:r>
      <w:proofErr w:type="gramStart"/>
      <w:r w:rsidR="009C0E9D">
        <w:rPr>
          <w:lang w:eastAsia="de-DE"/>
        </w:rPr>
        <w:t>other;</w:t>
      </w:r>
      <w:proofErr w:type="gramEnd"/>
      <w:r w:rsidR="009C0E9D">
        <w:rPr>
          <w:lang w:eastAsia="de-DE"/>
        </w:rPr>
        <w:t xml:space="preserve"> i.e., </w:t>
      </w:r>
      <w:r w:rsidR="007D5D34">
        <w:rPr>
          <w:lang w:eastAsia="de-DE"/>
        </w:rPr>
        <w:t>such associations are just for illustration purposes.</w:t>
      </w:r>
      <w:r w:rsidR="00D316EE">
        <w:rPr>
          <w:lang w:eastAsia="de-DE"/>
        </w:rPr>
        <w:t xml:space="preserve"> Non-navigable associations should have a name.</w:t>
      </w:r>
    </w:p>
    <w:p w14:paraId="555A61D5" w14:textId="77777777" w:rsidR="00125F85" w:rsidRPr="00D316EE" w:rsidRDefault="003B58AA" w:rsidP="009831CB">
      <w:pPr>
        <w:jc w:val="center"/>
        <w:rPr>
          <w:noProof/>
          <w:lang w:eastAsia="de-DE"/>
        </w:rPr>
      </w:pPr>
      <w:r>
        <w:rPr>
          <w:noProof/>
          <w:lang w:val="de-DE" w:eastAsia="de-DE"/>
        </w:rPr>
        <w:drawing>
          <wp:inline distT="0" distB="0" distL="0" distR="0" wp14:anchorId="498F52B4" wp14:editId="1A64B044">
            <wp:extent cx="4821555" cy="617220"/>
            <wp:effectExtent l="19050" t="0" r="0" b="0"/>
            <wp:docPr id="5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srcRect/>
                    <a:stretch>
                      <a:fillRect/>
                    </a:stretch>
                  </pic:blipFill>
                  <pic:spPr bwMode="auto">
                    <a:xfrm>
                      <a:off x="0" y="0"/>
                      <a:ext cx="4821555" cy="617220"/>
                    </a:xfrm>
                    <a:prstGeom prst="rect">
                      <a:avLst/>
                    </a:prstGeom>
                    <a:noFill/>
                    <a:ln w="9525">
                      <a:noFill/>
                      <a:miter lim="800000"/>
                      <a:headEnd/>
                      <a:tailEnd/>
                    </a:ln>
                  </pic:spPr>
                </pic:pic>
              </a:graphicData>
            </a:graphic>
          </wp:inline>
        </w:drawing>
      </w:r>
    </w:p>
    <w:p w14:paraId="07681674" w14:textId="74C70D29" w:rsidR="00125F85" w:rsidRDefault="00125F85" w:rsidP="00427868">
      <w:pPr>
        <w:pStyle w:val="FigureCaption"/>
      </w:pPr>
      <w:bookmarkStart w:id="450" w:name="_Ref394398516"/>
      <w:bookmarkStart w:id="451" w:name="_Toc409162992"/>
      <w:bookmarkStart w:id="452" w:name="_Toc410656431"/>
      <w:bookmarkStart w:id="453" w:name="_Toc516068652"/>
      <w:bookmarkStart w:id="454" w:name="_Toc79149057"/>
      <w:r>
        <w:t xml:space="preserve">Figure </w:t>
      </w:r>
      <w:r w:rsidR="00ED61A2">
        <w:fldChar w:fldCharType="begin"/>
      </w:r>
      <w:r w:rsidR="001E5868">
        <w:instrText xml:space="preserve"> STYLEREF 1 \s </w:instrText>
      </w:r>
      <w:r w:rsidR="00ED61A2">
        <w:fldChar w:fldCharType="separate"/>
      </w:r>
      <w:r w:rsidR="005D7611">
        <w:rPr>
          <w:noProof/>
        </w:rPr>
        <w:t>5</w:t>
      </w:r>
      <w:r w:rsidR="00ED61A2">
        <w:fldChar w:fldCharType="end"/>
      </w:r>
      <w:r>
        <w:t>.</w:t>
      </w:r>
      <w:r w:rsidR="00ED61A2">
        <w:fldChar w:fldCharType="begin"/>
      </w:r>
      <w:r w:rsidR="001E5868">
        <w:instrText xml:space="preserve"> SEQ Figure \* ARABIC \s 1 </w:instrText>
      </w:r>
      <w:r w:rsidR="00ED61A2">
        <w:fldChar w:fldCharType="separate"/>
      </w:r>
      <w:r w:rsidR="005D7611">
        <w:rPr>
          <w:noProof/>
        </w:rPr>
        <w:t>19</w:t>
      </w:r>
      <w:r w:rsidR="00ED61A2">
        <w:fldChar w:fldCharType="end"/>
      </w:r>
      <w:bookmarkEnd w:id="450"/>
      <w:r>
        <w:t xml:space="preserve">: </w:t>
      </w:r>
      <w:r w:rsidRPr="00DF1F86">
        <w:t xml:space="preserve">– </w:t>
      </w:r>
      <w:r w:rsidR="00D3718D" w:rsidRPr="00D3718D">
        <w:t>Non-navigable Association Relationship Notation</w:t>
      </w:r>
      <w:bookmarkEnd w:id="451"/>
      <w:bookmarkEnd w:id="452"/>
      <w:bookmarkEnd w:id="453"/>
      <w:bookmarkEnd w:id="454"/>
      <w:r w:rsidR="00F65EE8">
        <w:t xml:space="preserve"> Example</w:t>
      </w:r>
    </w:p>
    <w:p w14:paraId="3F320D19" w14:textId="77777777" w:rsidR="009C0E9D" w:rsidRDefault="009C0E9D" w:rsidP="009831CB">
      <w:pPr>
        <w:rPr>
          <w:lang w:eastAsia="de-DE"/>
        </w:rPr>
      </w:pPr>
    </w:p>
    <w:p w14:paraId="1BC841A8" w14:textId="5458EFC3" w:rsidR="00AB0E01" w:rsidRDefault="00AB0E01" w:rsidP="00AB0E01">
      <w:pPr>
        <w:rPr>
          <w:lang w:eastAsia="de-DE"/>
        </w:rPr>
      </w:pPr>
      <w:r>
        <w:rPr>
          <w:lang w:eastAsia="de-DE"/>
        </w:rPr>
        <w:t xml:space="preserve">A </w:t>
      </w:r>
      <w:r w:rsidRPr="00AB0E01">
        <w:rPr>
          <w:b/>
          <w:lang w:eastAsia="de-DE"/>
        </w:rPr>
        <w:t>reference pointer</w:t>
      </w:r>
      <w:r>
        <w:rPr>
          <w:lang w:eastAsia="de-DE"/>
        </w:rPr>
        <w:t xml:space="preserve"> is a navigable association </w:t>
      </w:r>
      <w:r w:rsidR="008E5CEF">
        <w:rPr>
          <w:lang w:eastAsia="de-DE"/>
        </w:rPr>
        <w:t xml:space="preserve">to a class. Such a class may be instantiated in more than one naming </w:t>
      </w:r>
      <w:r w:rsidR="00114420">
        <w:rPr>
          <w:lang w:eastAsia="de-DE"/>
        </w:rPr>
        <w:t>path/</w:t>
      </w:r>
      <w:r w:rsidR="008E5CEF">
        <w:rPr>
          <w:lang w:eastAsia="de-DE"/>
        </w:rPr>
        <w:t xml:space="preserve">tree. </w:t>
      </w:r>
      <w:r w:rsidR="00114420">
        <w:rPr>
          <w:lang w:eastAsia="de-DE"/>
        </w:rPr>
        <w:t xml:space="preserve">In order to identify the specific naming path/tree for a reference pointer a “REFERENCE_DEPENDENCY” constraint </w:t>
      </w:r>
      <w:ins w:id="455" w:author="Bernd Zeuner [2]" w:date="2022-11-25T13:47:00Z">
        <w:r w:rsidR="00806BDB">
          <w:rPr>
            <w:lang w:eastAsia="de-DE"/>
          </w:rPr>
          <w:t xml:space="preserve">(for the definition of constraints refer to </w:t>
        </w:r>
      </w:ins>
      <w:ins w:id="456" w:author="Bernd Zeuner [2]" w:date="2022-11-25T13:48:00Z">
        <w:r w:rsidR="00806BDB">
          <w:rPr>
            <w:lang w:eastAsia="de-DE"/>
          </w:rPr>
          <w:t xml:space="preserve">section </w:t>
        </w:r>
        <w:r w:rsidR="00806BDB">
          <w:rPr>
            <w:lang w:eastAsia="de-DE"/>
          </w:rPr>
          <w:fldChar w:fldCharType="begin"/>
        </w:r>
        <w:r w:rsidR="00806BDB">
          <w:rPr>
            <w:lang w:eastAsia="de-DE"/>
          </w:rPr>
          <w:instrText xml:space="preserve"> REF _Ref120273004 \r \h </w:instrText>
        </w:r>
      </w:ins>
      <w:r w:rsidR="00806BDB">
        <w:rPr>
          <w:lang w:eastAsia="de-DE"/>
        </w:rPr>
      </w:r>
      <w:r w:rsidR="00806BDB">
        <w:rPr>
          <w:lang w:eastAsia="de-DE"/>
        </w:rPr>
        <w:fldChar w:fldCharType="separate"/>
      </w:r>
      <w:ins w:id="457" w:author="Bernd Zeuner [2]" w:date="2022-11-25T13:48:00Z">
        <w:r w:rsidR="00806BDB">
          <w:rPr>
            <w:lang w:eastAsia="de-DE"/>
          </w:rPr>
          <w:t>7.5</w:t>
        </w:r>
        <w:r w:rsidR="00806BDB">
          <w:rPr>
            <w:lang w:eastAsia="de-DE"/>
          </w:rPr>
          <w:fldChar w:fldCharType="end"/>
        </w:r>
      </w:ins>
      <w:ins w:id="458" w:author="Bernd Zeuner [2]" w:date="2022-11-25T13:47:00Z">
        <w:r w:rsidR="00806BDB">
          <w:rPr>
            <w:lang w:eastAsia="de-DE"/>
          </w:rPr>
          <w:t xml:space="preserve">) </w:t>
        </w:r>
      </w:ins>
      <w:r w:rsidR="00114420">
        <w:rPr>
          <w:lang w:eastAsia="de-DE"/>
        </w:rPr>
        <w:t>is added</w:t>
      </w:r>
      <w:r w:rsidR="004B5811">
        <w:rPr>
          <w:lang w:eastAsia="de-DE"/>
        </w:rPr>
        <w:t xml:space="preserve"> </w:t>
      </w:r>
      <w:r w:rsidR="001B69FC">
        <w:rPr>
          <w:lang w:eastAsia="de-DE"/>
        </w:rPr>
        <w:t xml:space="preserve">where the </w:t>
      </w:r>
      <w:r w:rsidR="004B5811">
        <w:rPr>
          <w:lang w:eastAsia="de-DE"/>
        </w:rPr>
        <w:t xml:space="preserve">context is the reference </w:t>
      </w:r>
      <w:proofErr w:type="gramStart"/>
      <w:r w:rsidR="004B5811">
        <w:rPr>
          <w:lang w:eastAsia="de-DE"/>
        </w:rPr>
        <w:t>pointer</w:t>
      </w:r>
      <w:proofErr w:type="gramEnd"/>
      <w:r w:rsidR="001B69FC">
        <w:rPr>
          <w:lang w:eastAsia="de-DE"/>
        </w:rPr>
        <w:t xml:space="preserve"> and the constrained element is the related naming path/tree composite aggregation association</w:t>
      </w:r>
      <w:r w:rsidR="00114420">
        <w:rPr>
          <w:lang w:eastAsia="de-DE"/>
        </w:rPr>
        <w:t>.</w:t>
      </w:r>
      <w:r w:rsidR="00BD6381">
        <w:rPr>
          <w:lang w:eastAsia="de-DE"/>
        </w:rPr>
        <w:t xml:space="preserve"> This constraint relates the reference pointer to an individual composition aggregation </w:t>
      </w:r>
      <w:r w:rsidR="00A670C7">
        <w:rPr>
          <w:lang w:eastAsia="de-DE"/>
        </w:rPr>
        <w:t>association.</w:t>
      </w:r>
    </w:p>
    <w:p w14:paraId="14E9B3BC" w14:textId="501F6D73" w:rsidR="00BD6381" w:rsidRPr="00D316EE" w:rsidRDefault="0084456F" w:rsidP="00BD6381">
      <w:pPr>
        <w:jc w:val="center"/>
        <w:rPr>
          <w:noProof/>
          <w:lang w:eastAsia="de-DE"/>
        </w:rPr>
      </w:pPr>
      <w:r w:rsidRPr="0084456F">
        <w:rPr>
          <w:noProof/>
        </w:rPr>
        <w:lastRenderedPageBreak/>
        <w:t xml:space="preserve"> </w:t>
      </w:r>
      <w:r w:rsidR="00C506F4" w:rsidRPr="00C506F4">
        <w:rPr>
          <w:noProof/>
        </w:rPr>
        <w:drawing>
          <wp:inline distT="0" distB="0" distL="0" distR="0" wp14:anchorId="2D8E5202" wp14:editId="47ECE7B9">
            <wp:extent cx="5943600" cy="3384550"/>
            <wp:effectExtent l="0" t="0" r="0" b="635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84550"/>
                    </a:xfrm>
                    <a:prstGeom prst="rect">
                      <a:avLst/>
                    </a:prstGeom>
                  </pic:spPr>
                </pic:pic>
              </a:graphicData>
            </a:graphic>
          </wp:inline>
        </w:drawing>
      </w:r>
    </w:p>
    <w:p w14:paraId="64A10245" w14:textId="5C9871DA" w:rsidR="00BD6381" w:rsidRDefault="00BD6381" w:rsidP="00BD6381">
      <w:pPr>
        <w:pStyle w:val="FigureCaption"/>
      </w:pPr>
      <w:bookmarkStart w:id="459" w:name="_Ref517176918"/>
      <w:bookmarkStart w:id="460" w:name="_Toc516068653"/>
      <w:bookmarkStart w:id="461" w:name="_Toc79149058"/>
      <w:r>
        <w:t xml:space="preserve">Figure </w:t>
      </w:r>
      <w:r w:rsidR="00902AAB">
        <w:rPr>
          <w:noProof/>
        </w:rPr>
        <w:fldChar w:fldCharType="begin"/>
      </w:r>
      <w:r w:rsidR="00902AAB">
        <w:rPr>
          <w:noProof/>
        </w:rPr>
        <w:instrText xml:space="preserve"> STYLEREF 1 \s </w:instrText>
      </w:r>
      <w:r w:rsidR="00902AAB">
        <w:rPr>
          <w:noProof/>
        </w:rPr>
        <w:fldChar w:fldCharType="separate"/>
      </w:r>
      <w:r w:rsidR="001B69FC">
        <w:rPr>
          <w:noProof/>
        </w:rPr>
        <w:t>5</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1B69FC">
        <w:rPr>
          <w:noProof/>
        </w:rPr>
        <w:t>20</w:t>
      </w:r>
      <w:r w:rsidR="00902AAB">
        <w:rPr>
          <w:noProof/>
        </w:rPr>
        <w:fldChar w:fldCharType="end"/>
      </w:r>
      <w:bookmarkEnd w:id="459"/>
      <w:r>
        <w:t>: Reference Pointer to Classes with more than one C</w:t>
      </w:r>
      <w:r>
        <w:rPr>
          <w:lang w:eastAsia="de-DE"/>
        </w:rPr>
        <w:t xml:space="preserve">omposition Aggregation </w:t>
      </w:r>
      <w:r w:rsidRPr="00D3718D">
        <w:t>Association Relationship Notation</w:t>
      </w:r>
      <w:bookmarkEnd w:id="460"/>
      <w:bookmarkEnd w:id="461"/>
      <w:r w:rsidR="00F65EE8">
        <w:t xml:space="preserve"> Example</w:t>
      </w:r>
    </w:p>
    <w:p w14:paraId="6C8B928F" w14:textId="77777777" w:rsidR="00AB0E01" w:rsidRDefault="00AB0E01" w:rsidP="00AB0E01">
      <w:pPr>
        <w:rPr>
          <w:lang w:eastAsia="de-DE"/>
        </w:rPr>
      </w:pPr>
    </w:p>
    <w:p w14:paraId="7E2D5151" w14:textId="619CD357" w:rsidR="009C0E9D" w:rsidRDefault="009C0E9D" w:rsidP="009831CB">
      <w:pPr>
        <w:rPr>
          <w:lang w:eastAsia="de-DE"/>
        </w:rPr>
      </w:pPr>
      <w:r>
        <w:rPr>
          <w:lang w:eastAsia="de-DE"/>
        </w:rPr>
        <w:t xml:space="preserve">A </w:t>
      </w:r>
      <w:r w:rsidR="00090B99">
        <w:rPr>
          <w:lang w:eastAsia="de-DE"/>
        </w:rPr>
        <w:t xml:space="preserve">shared </w:t>
      </w:r>
      <w:r w:rsidRPr="00F0627B">
        <w:rPr>
          <w:b/>
          <w:lang w:eastAsia="de-DE"/>
        </w:rPr>
        <w:t>aggregation</w:t>
      </w:r>
      <w:r>
        <w:rPr>
          <w:lang w:eastAsia="de-DE"/>
        </w:rPr>
        <w:t xml:space="preserve"> is a special type of association in which objects are assembled or configured together to create a more complex object. Aggregation protects the integrity of an assembly of objects by defining a single point </w:t>
      </w:r>
      <w:r w:rsidR="00C73FFE">
        <w:rPr>
          <w:lang w:eastAsia="de-DE"/>
        </w:rPr>
        <w:t xml:space="preserve">of coordination called </w:t>
      </w:r>
      <w:r>
        <w:rPr>
          <w:lang w:eastAsia="de-DE"/>
        </w:rPr>
        <w:t>aggregate, in the object that represents the assembly.</w:t>
      </w:r>
    </w:p>
    <w:p w14:paraId="2B959D71" w14:textId="77777777" w:rsidR="00125F85" w:rsidRDefault="003229D7" w:rsidP="009831CB">
      <w:pPr>
        <w:jc w:val="center"/>
        <w:rPr>
          <w:noProof/>
          <w:lang w:val="de-DE" w:eastAsia="de-DE"/>
        </w:rPr>
      </w:pPr>
      <w:r>
        <w:rPr>
          <w:noProof/>
          <w:lang w:val="de-DE" w:eastAsia="de-DE"/>
        </w:rPr>
        <w:drawing>
          <wp:inline distT="0" distB="0" distL="0" distR="0" wp14:anchorId="23CAD142" wp14:editId="36CA9F6D">
            <wp:extent cx="4829175" cy="628650"/>
            <wp:effectExtent l="19050" t="0" r="9525" b="0"/>
            <wp:docPr id="50"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srcRect/>
                    <a:stretch>
                      <a:fillRect/>
                    </a:stretch>
                  </pic:blipFill>
                  <pic:spPr bwMode="auto">
                    <a:xfrm>
                      <a:off x="0" y="0"/>
                      <a:ext cx="4829175" cy="628650"/>
                    </a:xfrm>
                    <a:prstGeom prst="rect">
                      <a:avLst/>
                    </a:prstGeom>
                    <a:noFill/>
                    <a:ln w="9525">
                      <a:noFill/>
                      <a:miter lim="800000"/>
                      <a:headEnd/>
                      <a:tailEnd/>
                    </a:ln>
                  </pic:spPr>
                </pic:pic>
              </a:graphicData>
            </a:graphic>
          </wp:inline>
        </w:drawing>
      </w:r>
    </w:p>
    <w:p w14:paraId="25C5CC32" w14:textId="127F5FC4" w:rsidR="00125F85" w:rsidRDefault="00125F85" w:rsidP="00427868">
      <w:pPr>
        <w:pStyle w:val="FigureCaption"/>
      </w:pPr>
      <w:bookmarkStart w:id="462" w:name="_Toc409162993"/>
      <w:bookmarkStart w:id="463" w:name="_Toc410656432"/>
      <w:bookmarkStart w:id="464" w:name="_Toc516068654"/>
      <w:bookmarkStart w:id="465" w:name="_Toc79149059"/>
      <w:r>
        <w:t xml:space="preserve">Figure </w:t>
      </w:r>
      <w:r w:rsidR="00ED61A2">
        <w:fldChar w:fldCharType="begin"/>
      </w:r>
      <w:r w:rsidR="001E5868">
        <w:instrText xml:space="preserve"> STYLEREF 1 \s </w:instrText>
      </w:r>
      <w:r w:rsidR="00ED61A2">
        <w:fldChar w:fldCharType="separate"/>
      </w:r>
      <w:r w:rsidR="005D7611">
        <w:rPr>
          <w:noProof/>
        </w:rPr>
        <w:t>5</w:t>
      </w:r>
      <w:r w:rsidR="00ED61A2">
        <w:fldChar w:fldCharType="end"/>
      </w:r>
      <w:r>
        <w:t>.</w:t>
      </w:r>
      <w:r w:rsidR="00ED61A2">
        <w:fldChar w:fldCharType="begin"/>
      </w:r>
      <w:r w:rsidR="001E5868">
        <w:instrText xml:space="preserve"> SEQ Figure \* ARABIC \s 1 </w:instrText>
      </w:r>
      <w:r w:rsidR="00ED61A2">
        <w:fldChar w:fldCharType="separate"/>
      </w:r>
      <w:r w:rsidR="005D7611">
        <w:rPr>
          <w:noProof/>
        </w:rPr>
        <w:t>21</w:t>
      </w:r>
      <w:r w:rsidR="00ED61A2">
        <w:fldChar w:fldCharType="end"/>
      </w:r>
      <w:r>
        <w:t xml:space="preserve">: </w:t>
      </w:r>
      <w:r w:rsidR="0011665F">
        <w:t xml:space="preserve">Shared </w:t>
      </w:r>
      <w:r w:rsidR="00B51A95" w:rsidRPr="00B51A95">
        <w:t>Aggregation Association Relationship Notation</w:t>
      </w:r>
      <w:bookmarkEnd w:id="462"/>
      <w:bookmarkEnd w:id="463"/>
      <w:bookmarkEnd w:id="464"/>
      <w:bookmarkEnd w:id="465"/>
      <w:r w:rsidR="00F65EE8">
        <w:t xml:space="preserve"> Example</w:t>
      </w:r>
    </w:p>
    <w:p w14:paraId="30377354" w14:textId="77777777" w:rsidR="009C0E9D" w:rsidRDefault="009C0E9D" w:rsidP="009831CB">
      <w:pPr>
        <w:rPr>
          <w:lang w:eastAsia="de-DE"/>
        </w:rPr>
      </w:pPr>
    </w:p>
    <w:p w14:paraId="4E5AE9AD" w14:textId="3B3634A2" w:rsidR="0011665F" w:rsidRDefault="0011665F" w:rsidP="00090B99">
      <w:pPr>
        <w:rPr>
          <w:lang w:eastAsia="de-DE"/>
        </w:rPr>
      </w:pPr>
      <w:r>
        <w:rPr>
          <w:lang w:eastAsia="de-DE"/>
        </w:rPr>
        <w:t>A shared aggregation association can also be used to indicate an additional lifecycle dependency</w:t>
      </w:r>
      <w:r w:rsidR="00A978A2">
        <w:rPr>
          <w:lang w:eastAsia="de-DE"/>
        </w:rPr>
        <w:t xml:space="preserve"> (in addition to an already defined composite aggregation association) when </w:t>
      </w:r>
      <w:r w:rsidR="00A978A2" w:rsidRPr="00A978A2">
        <w:rPr>
          <w:lang w:eastAsia="de-DE"/>
        </w:rPr>
        <w:t>the multiplicity at the aggregation end</w:t>
      </w:r>
      <w:r w:rsidR="00A978A2">
        <w:rPr>
          <w:lang w:eastAsia="de-DE"/>
        </w:rPr>
        <w:t>s</w:t>
      </w:r>
      <w:r w:rsidR="00A978A2" w:rsidRPr="00A978A2">
        <w:rPr>
          <w:lang w:eastAsia="de-DE"/>
        </w:rPr>
        <w:t xml:space="preserve"> (diamond)</w:t>
      </w:r>
      <w:r w:rsidR="00A978A2">
        <w:rPr>
          <w:lang w:eastAsia="de-DE"/>
        </w:rPr>
        <w:t xml:space="preserve"> is set </w:t>
      </w:r>
      <w:r w:rsidR="00A978A2" w:rsidRPr="00A978A2">
        <w:rPr>
          <w:lang w:eastAsia="de-DE"/>
        </w:rPr>
        <w:t xml:space="preserve">to </w:t>
      </w:r>
      <w:r w:rsidR="00194CAA">
        <w:rPr>
          <w:lang w:eastAsia="de-DE"/>
        </w:rPr>
        <w:t>at least one</w:t>
      </w:r>
      <w:r w:rsidR="00A978A2">
        <w:rPr>
          <w:lang w:eastAsia="de-DE"/>
        </w:rPr>
        <w:t>.</w:t>
      </w:r>
    </w:p>
    <w:p w14:paraId="7E1A5FEA" w14:textId="4F0CBD1F" w:rsidR="00A978A2" w:rsidRDefault="00194CAA" w:rsidP="00A978A2">
      <w:pPr>
        <w:jc w:val="center"/>
        <w:rPr>
          <w:lang w:eastAsia="de-DE"/>
        </w:rPr>
      </w:pPr>
      <w:r w:rsidRPr="00194CAA">
        <w:rPr>
          <w:noProof/>
          <w:lang w:eastAsia="de-DE"/>
        </w:rPr>
        <w:lastRenderedPageBreak/>
        <w:drawing>
          <wp:inline distT="0" distB="0" distL="0" distR="0" wp14:anchorId="36C01D63" wp14:editId="0334319D">
            <wp:extent cx="3562847" cy="1600423"/>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2847" cy="1600423"/>
                    </a:xfrm>
                    <a:prstGeom prst="rect">
                      <a:avLst/>
                    </a:prstGeom>
                  </pic:spPr>
                </pic:pic>
              </a:graphicData>
            </a:graphic>
          </wp:inline>
        </w:drawing>
      </w:r>
    </w:p>
    <w:p w14:paraId="027F0BF0" w14:textId="7BD30705" w:rsidR="00A978A2" w:rsidRDefault="00A978A2" w:rsidP="00A978A2">
      <w:pPr>
        <w:pStyle w:val="FigureCaption"/>
      </w:pPr>
      <w:bookmarkStart w:id="466" w:name="_Toc79149060"/>
      <w:r>
        <w:t xml:space="preserve">Figure </w:t>
      </w:r>
      <w:r w:rsidR="00902AAB">
        <w:rPr>
          <w:noProof/>
        </w:rPr>
        <w:fldChar w:fldCharType="begin"/>
      </w:r>
      <w:r w:rsidR="00902AAB">
        <w:rPr>
          <w:noProof/>
        </w:rPr>
        <w:instrText xml:space="preserve"> STYLEREF 1 \s </w:instrText>
      </w:r>
      <w:r w:rsidR="00902AAB">
        <w:rPr>
          <w:noProof/>
        </w:rPr>
        <w:fldChar w:fldCharType="separate"/>
      </w:r>
      <w:r>
        <w:rPr>
          <w:noProof/>
        </w:rPr>
        <w:t>5</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Pr>
          <w:noProof/>
        </w:rPr>
        <w:t>22</w:t>
      </w:r>
      <w:r w:rsidR="00902AAB">
        <w:rPr>
          <w:noProof/>
        </w:rPr>
        <w:fldChar w:fldCharType="end"/>
      </w:r>
      <w:r>
        <w:t xml:space="preserve">: Multiple Lifecycle Dependency </w:t>
      </w:r>
      <w:r w:rsidRPr="00B51A95">
        <w:t>Aggregation Association</w:t>
      </w:r>
      <w:r>
        <w:t>s</w:t>
      </w:r>
      <w:r w:rsidRPr="00B51A95">
        <w:t xml:space="preserve"> Relationship Notation</w:t>
      </w:r>
      <w:bookmarkEnd w:id="466"/>
      <w:r w:rsidR="00F65EE8">
        <w:t xml:space="preserve"> Example</w:t>
      </w:r>
    </w:p>
    <w:p w14:paraId="3DBFA028" w14:textId="18BAD659" w:rsidR="00A978A2" w:rsidRDefault="00194CAA" w:rsidP="00090B99">
      <w:pPr>
        <w:rPr>
          <w:lang w:eastAsia="de-DE"/>
        </w:rPr>
      </w:pPr>
      <w:r>
        <w:rPr>
          <w:lang w:eastAsia="de-DE"/>
        </w:rPr>
        <w:t xml:space="preserve">Note: </w:t>
      </w:r>
      <w:r w:rsidRPr="00194CAA">
        <w:rPr>
          <w:lang w:eastAsia="de-DE"/>
        </w:rPr>
        <w:t>More than one additional lifecycle dependency shared aggregation associations are always related by an {xor} constraint.</w:t>
      </w:r>
    </w:p>
    <w:p w14:paraId="5A503D33" w14:textId="6FD98696" w:rsidR="00284EC3" w:rsidRPr="00582134" w:rsidRDefault="00DE7A5C" w:rsidP="00090B99">
      <w:pPr>
        <w:rPr>
          <w:color w:val="BFBFBF" w:themeColor="background1" w:themeShade="BF"/>
          <w:lang w:eastAsia="de-DE"/>
        </w:rPr>
      </w:pPr>
      <w:r w:rsidRPr="00DE7A5C">
        <w:rPr>
          <w:color w:val="FF0000"/>
          <w:lang w:eastAsia="de-DE"/>
        </w:rPr>
        <w:t xml:space="preserve">Obsolete: </w:t>
      </w:r>
      <w:r w:rsidR="00090B99" w:rsidRPr="00582134">
        <w:rPr>
          <w:color w:val="BFBFBF" w:themeColor="background1" w:themeShade="BF"/>
          <w:lang w:eastAsia="de-DE"/>
        </w:rPr>
        <w:t xml:space="preserve">A </w:t>
      </w:r>
      <w:r w:rsidR="00090B99" w:rsidRPr="00582134">
        <w:rPr>
          <w:b/>
          <w:color w:val="BFBFBF" w:themeColor="background1" w:themeShade="BF"/>
          <w:lang w:eastAsia="de-DE"/>
        </w:rPr>
        <w:t>«LifecycleAggregate»</w:t>
      </w:r>
      <w:r w:rsidR="00090B99" w:rsidRPr="00582134">
        <w:rPr>
          <w:color w:val="BFBFBF" w:themeColor="background1" w:themeShade="BF"/>
          <w:lang w:eastAsia="de-DE"/>
        </w:rPr>
        <w:t xml:space="preserve"> aggregation is a shared aggregation which indicates a lifecycle dependency between </w:t>
      </w:r>
      <w:r w:rsidR="00EE203B" w:rsidRPr="00582134">
        <w:rPr>
          <w:color w:val="BFBFBF" w:themeColor="background1" w:themeShade="BF"/>
          <w:lang w:eastAsia="de-DE"/>
        </w:rPr>
        <w:t>a</w:t>
      </w:r>
      <w:r w:rsidR="00090B99" w:rsidRPr="00582134">
        <w:rPr>
          <w:color w:val="BFBFBF" w:themeColor="background1" w:themeShade="BF"/>
          <w:lang w:eastAsia="de-DE"/>
        </w:rPr>
        <w:t xml:space="preserve"> group</w:t>
      </w:r>
      <w:r w:rsidR="00EE203B" w:rsidRPr="00582134">
        <w:rPr>
          <w:color w:val="BFBFBF" w:themeColor="background1" w:themeShade="BF"/>
          <w:lang w:eastAsia="de-DE"/>
        </w:rPr>
        <w:t>ing</w:t>
      </w:r>
      <w:r w:rsidR="00090B99" w:rsidRPr="00582134">
        <w:rPr>
          <w:color w:val="BFBFBF" w:themeColor="background1" w:themeShade="BF"/>
          <w:lang w:eastAsia="de-DE"/>
        </w:rPr>
        <w:t xml:space="preserve"> instance and </w:t>
      </w:r>
      <w:r w:rsidR="00EE203B" w:rsidRPr="00582134">
        <w:rPr>
          <w:color w:val="BFBFBF" w:themeColor="background1" w:themeShade="BF"/>
          <w:lang w:eastAsia="de-DE"/>
        </w:rPr>
        <w:t>its</w:t>
      </w:r>
      <w:r w:rsidR="00090B99" w:rsidRPr="00582134">
        <w:rPr>
          <w:color w:val="BFBFBF" w:themeColor="background1" w:themeShade="BF"/>
          <w:lang w:eastAsia="de-DE"/>
        </w:rPr>
        <w:t xml:space="preserve"> shared part instances; similar to the lifecycle dependency of a composite aggregation.</w:t>
      </w:r>
    </w:p>
    <w:p w14:paraId="5348A5A4" w14:textId="77777777" w:rsidR="004E3337" w:rsidRPr="00582134" w:rsidRDefault="004E3337" w:rsidP="00090B99">
      <w:pPr>
        <w:rPr>
          <w:color w:val="BFBFBF" w:themeColor="background1" w:themeShade="BF"/>
          <w:lang w:eastAsia="de-DE"/>
        </w:rPr>
      </w:pPr>
      <w:r w:rsidRPr="00582134">
        <w:rPr>
          <w:color w:val="BFBFBF" w:themeColor="background1" w:themeShade="BF"/>
          <w:lang w:eastAsia="de-DE"/>
        </w:rPr>
        <w:t xml:space="preserve">This option is intended to be used </w:t>
      </w:r>
      <w:r w:rsidR="00284EC3" w:rsidRPr="00582134">
        <w:rPr>
          <w:b/>
          <w:color w:val="BFBFBF" w:themeColor="background1" w:themeShade="BF"/>
          <w:lang w:eastAsia="de-DE"/>
        </w:rPr>
        <w:t>only</w:t>
      </w:r>
      <w:r w:rsidR="00284EC3" w:rsidRPr="00582134">
        <w:rPr>
          <w:color w:val="BFBFBF" w:themeColor="background1" w:themeShade="BF"/>
          <w:lang w:eastAsia="de-DE"/>
        </w:rPr>
        <w:t xml:space="preserve"> </w:t>
      </w:r>
      <w:r w:rsidRPr="00582134">
        <w:rPr>
          <w:color w:val="BFBFBF" w:themeColor="background1" w:themeShade="BF"/>
          <w:lang w:eastAsia="de-DE"/>
        </w:rPr>
        <w:t>when the shared part object class has another stronger lifecycle dependency (such as composition).</w:t>
      </w:r>
    </w:p>
    <w:p w14:paraId="250775CC" w14:textId="0B7DF304" w:rsidR="00090B99" w:rsidRPr="00582134" w:rsidRDefault="00284EC3" w:rsidP="00090B99">
      <w:pPr>
        <w:rPr>
          <w:color w:val="BFBFBF" w:themeColor="background1" w:themeShade="BF"/>
          <w:lang w:eastAsia="de-DE"/>
        </w:rPr>
      </w:pPr>
      <w:r w:rsidRPr="00582134">
        <w:rPr>
          <w:color w:val="BFBFBF" w:themeColor="background1" w:themeShade="BF"/>
          <w:lang w:eastAsia="de-DE"/>
        </w:rPr>
        <w:t xml:space="preserve">The multiplicity at the grouping side of the «LifecycleAggregate» relationship defines the mode: single = exclusive mode, </w:t>
      </w:r>
      <w:r w:rsidR="00955793" w:rsidRPr="00582134">
        <w:rPr>
          <w:color w:val="BFBFBF" w:themeColor="background1" w:themeShade="BF"/>
          <w:lang w:eastAsia="de-DE"/>
        </w:rPr>
        <w:t>one or more</w:t>
      </w:r>
      <w:r w:rsidRPr="00582134">
        <w:rPr>
          <w:color w:val="BFBFBF" w:themeColor="background1" w:themeShade="BF"/>
          <w:lang w:eastAsia="de-DE"/>
        </w:rPr>
        <w:t xml:space="preserve"> = shared mode.</w:t>
      </w:r>
      <w:r w:rsidRPr="00582134">
        <w:rPr>
          <w:color w:val="BFBFBF" w:themeColor="background1" w:themeShade="BF"/>
          <w:lang w:eastAsia="de-DE"/>
        </w:rPr>
        <w:br/>
        <w:t xml:space="preserve">In </w:t>
      </w:r>
      <w:r w:rsidRPr="00582134">
        <w:rPr>
          <w:i/>
          <w:color w:val="BFBFBF" w:themeColor="background1" w:themeShade="BF"/>
          <w:lang w:eastAsia="de-DE"/>
        </w:rPr>
        <w:t>exclusive mode</w:t>
      </w:r>
      <w:r w:rsidRPr="00582134">
        <w:rPr>
          <w:color w:val="BFBFBF" w:themeColor="background1" w:themeShade="BF"/>
          <w:lang w:eastAsia="de-DE"/>
        </w:rPr>
        <w:t xml:space="preserve">, a shared part object instance must not be </w:t>
      </w:r>
      <w:r w:rsidR="00955793" w:rsidRPr="00582134">
        <w:rPr>
          <w:color w:val="BFBFBF" w:themeColor="background1" w:themeShade="BF"/>
          <w:lang w:eastAsia="de-DE"/>
        </w:rPr>
        <w:t>aggregated</w:t>
      </w:r>
      <w:r w:rsidRPr="00582134">
        <w:rPr>
          <w:color w:val="BFBFBF" w:themeColor="background1" w:themeShade="BF"/>
          <w:lang w:eastAsia="de-DE"/>
        </w:rPr>
        <w:t xml:space="preserve"> by more than one group</w:t>
      </w:r>
      <w:r w:rsidR="001170D3" w:rsidRPr="00582134">
        <w:rPr>
          <w:color w:val="BFBFBF" w:themeColor="background1" w:themeShade="BF"/>
          <w:lang w:eastAsia="de-DE"/>
        </w:rPr>
        <w:t>ing</w:t>
      </w:r>
      <w:r w:rsidRPr="00582134">
        <w:rPr>
          <w:color w:val="BFBFBF" w:themeColor="background1" w:themeShade="BF"/>
          <w:lang w:eastAsia="de-DE"/>
        </w:rPr>
        <w:t xml:space="preserve"> instance via a </w:t>
      </w:r>
      <w:r w:rsidRPr="00582134">
        <w:rPr>
          <w:b/>
          <w:color w:val="BFBFBF" w:themeColor="background1" w:themeShade="BF"/>
          <w:lang w:eastAsia="de-DE"/>
        </w:rPr>
        <w:t>«</w:t>
      </w:r>
      <w:r w:rsidRPr="00582134">
        <w:rPr>
          <w:color w:val="BFBFBF" w:themeColor="background1" w:themeShade="BF"/>
          <w:lang w:eastAsia="de-DE"/>
        </w:rPr>
        <w:t>LifecycleAggregate» relationship.</w:t>
      </w:r>
      <w:r w:rsidRPr="00582134">
        <w:rPr>
          <w:color w:val="BFBFBF" w:themeColor="background1" w:themeShade="BF"/>
          <w:lang w:eastAsia="de-DE"/>
        </w:rPr>
        <w:br/>
      </w:r>
      <w:r w:rsidR="00F9215A" w:rsidRPr="00582134">
        <w:rPr>
          <w:color w:val="BFBFBF" w:themeColor="background1" w:themeShade="BF"/>
          <w:lang w:eastAsia="de-DE"/>
        </w:rPr>
        <w:t xml:space="preserve">In </w:t>
      </w:r>
      <w:r w:rsidR="00F9215A" w:rsidRPr="00582134">
        <w:rPr>
          <w:i/>
          <w:color w:val="BFBFBF" w:themeColor="background1" w:themeShade="BF"/>
          <w:lang w:eastAsia="de-DE"/>
        </w:rPr>
        <w:t>shared mode</w:t>
      </w:r>
      <w:r w:rsidR="00F9215A" w:rsidRPr="00582134">
        <w:rPr>
          <w:color w:val="BFBFBF" w:themeColor="background1" w:themeShade="BF"/>
          <w:lang w:eastAsia="de-DE"/>
        </w:rPr>
        <w:t xml:space="preserve">, a shared part object instance can be </w:t>
      </w:r>
      <w:r w:rsidR="00955793" w:rsidRPr="00582134">
        <w:rPr>
          <w:color w:val="BFBFBF" w:themeColor="background1" w:themeShade="BF"/>
          <w:lang w:eastAsia="de-DE"/>
        </w:rPr>
        <w:t>aggregated</w:t>
      </w:r>
      <w:r w:rsidR="00F9215A" w:rsidRPr="00582134">
        <w:rPr>
          <w:color w:val="BFBFBF" w:themeColor="background1" w:themeShade="BF"/>
          <w:lang w:eastAsia="de-DE"/>
        </w:rPr>
        <w:t xml:space="preserve"> by more than one group</w:t>
      </w:r>
      <w:r w:rsidR="001170D3" w:rsidRPr="00582134">
        <w:rPr>
          <w:color w:val="BFBFBF" w:themeColor="background1" w:themeShade="BF"/>
          <w:lang w:eastAsia="de-DE"/>
        </w:rPr>
        <w:t>ing</w:t>
      </w:r>
      <w:r w:rsidR="00F9215A" w:rsidRPr="00582134">
        <w:rPr>
          <w:color w:val="BFBFBF" w:themeColor="background1" w:themeShade="BF"/>
          <w:lang w:eastAsia="de-DE"/>
        </w:rPr>
        <w:t xml:space="preserve"> instance via a </w:t>
      </w:r>
      <w:r w:rsidR="00F9215A" w:rsidRPr="00582134">
        <w:rPr>
          <w:b/>
          <w:color w:val="BFBFBF" w:themeColor="background1" w:themeShade="BF"/>
          <w:lang w:eastAsia="de-DE"/>
        </w:rPr>
        <w:t>«</w:t>
      </w:r>
      <w:r w:rsidR="00F9215A" w:rsidRPr="00582134">
        <w:rPr>
          <w:color w:val="BFBFBF" w:themeColor="background1" w:themeShade="BF"/>
          <w:lang w:eastAsia="de-DE"/>
        </w:rPr>
        <w:t>LifecycleAggregate» relationship.</w:t>
      </w:r>
    </w:p>
    <w:p w14:paraId="55356CBF" w14:textId="4D530DE7" w:rsidR="00EE203B" w:rsidRPr="00582134" w:rsidRDefault="00EE203B" w:rsidP="00EE203B">
      <w:pPr>
        <w:rPr>
          <w:color w:val="BFBFBF" w:themeColor="background1" w:themeShade="BF"/>
          <w:lang w:eastAsia="de-DE"/>
        </w:rPr>
      </w:pPr>
      <w:r w:rsidRPr="00582134">
        <w:rPr>
          <w:color w:val="BFBFBF" w:themeColor="background1" w:themeShade="BF"/>
          <w:lang w:eastAsia="de-DE"/>
        </w:rPr>
        <w:t xml:space="preserve">A shared part instance has to have at all times a containing </w:t>
      </w:r>
      <w:r w:rsidR="00CE08CB" w:rsidRPr="00582134">
        <w:rPr>
          <w:color w:val="BFBFBF" w:themeColor="background1" w:themeShade="BF"/>
          <w:lang w:eastAsia="de-DE"/>
        </w:rPr>
        <w:t>composite</w:t>
      </w:r>
      <w:r w:rsidRPr="00582134">
        <w:rPr>
          <w:color w:val="BFBFBF" w:themeColor="background1" w:themeShade="BF"/>
          <w:lang w:eastAsia="de-DE"/>
        </w:rPr>
        <w:t xml:space="preserve"> instance AND a single (in case of exclusive mode) or at least one (in case of shared mode) aggregating </w:t>
      </w:r>
      <w:r w:rsidR="00CE08CB" w:rsidRPr="00582134">
        <w:rPr>
          <w:color w:val="BFBFBF" w:themeColor="background1" w:themeShade="BF"/>
          <w:lang w:eastAsia="de-DE"/>
        </w:rPr>
        <w:t>g</w:t>
      </w:r>
      <w:r w:rsidRPr="00582134">
        <w:rPr>
          <w:color w:val="BFBFBF" w:themeColor="background1" w:themeShade="BF"/>
          <w:lang w:eastAsia="de-DE"/>
        </w:rPr>
        <w:t>rouping instance.</w:t>
      </w:r>
    </w:p>
    <w:p w14:paraId="2A3ED832" w14:textId="28E03443" w:rsidR="00090B99" w:rsidRPr="00582134" w:rsidRDefault="00E74405" w:rsidP="00090B99">
      <w:pPr>
        <w:jc w:val="center"/>
        <w:rPr>
          <w:noProof/>
          <w:color w:val="BFBFBF" w:themeColor="background1" w:themeShade="BF"/>
          <w:lang w:val="de-DE" w:eastAsia="de-DE"/>
        </w:rPr>
      </w:pPr>
      <w:r w:rsidRPr="00582134">
        <w:rPr>
          <w:noProof/>
          <w:color w:val="BFBFBF" w:themeColor="background1" w:themeShade="BF"/>
          <w:lang w:val="de-DE" w:eastAsia="de-DE"/>
        </w:rPr>
        <w:lastRenderedPageBreak/>
        <w:drawing>
          <wp:inline distT="0" distB="0" distL="0" distR="0" wp14:anchorId="2EC15B57" wp14:editId="4AD9E063">
            <wp:extent cx="3096057" cy="3115110"/>
            <wp:effectExtent l="0" t="0" r="9525" b="952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96057" cy="3115110"/>
                    </a:xfrm>
                    <a:prstGeom prst="rect">
                      <a:avLst/>
                    </a:prstGeom>
                  </pic:spPr>
                </pic:pic>
              </a:graphicData>
            </a:graphic>
          </wp:inline>
        </w:drawing>
      </w:r>
    </w:p>
    <w:p w14:paraId="47F8BBC6" w14:textId="76D91BBD" w:rsidR="00090B99" w:rsidRPr="00582134" w:rsidRDefault="00090B99" w:rsidP="00090B99">
      <w:pPr>
        <w:pStyle w:val="FigureCaption"/>
        <w:rPr>
          <w:color w:val="BFBFBF" w:themeColor="background1" w:themeShade="BF"/>
        </w:rPr>
      </w:pPr>
      <w:bookmarkStart w:id="467" w:name="_Toc516068655"/>
      <w:bookmarkStart w:id="468" w:name="_Toc79149061"/>
      <w:r w:rsidRPr="00582134">
        <w:rPr>
          <w:color w:val="BFBFBF" w:themeColor="background1" w:themeShade="BF"/>
        </w:rPr>
        <w:t xml:space="preserve">Figure </w:t>
      </w:r>
      <w:r w:rsidR="00ED61A2" w:rsidRPr="00582134">
        <w:rPr>
          <w:color w:val="BFBFBF" w:themeColor="background1" w:themeShade="BF"/>
        </w:rPr>
        <w:fldChar w:fldCharType="begin"/>
      </w:r>
      <w:r w:rsidRPr="00582134">
        <w:rPr>
          <w:color w:val="BFBFBF" w:themeColor="background1" w:themeShade="BF"/>
        </w:rPr>
        <w:instrText xml:space="preserve"> STYLEREF 1 \s </w:instrText>
      </w:r>
      <w:r w:rsidR="00ED61A2" w:rsidRPr="00582134">
        <w:rPr>
          <w:color w:val="BFBFBF" w:themeColor="background1" w:themeShade="BF"/>
        </w:rPr>
        <w:fldChar w:fldCharType="separate"/>
      </w:r>
      <w:r w:rsidR="00DE7A5C" w:rsidRPr="00582134">
        <w:rPr>
          <w:noProof/>
          <w:color w:val="BFBFBF" w:themeColor="background1" w:themeShade="BF"/>
        </w:rPr>
        <w:t>5</w:t>
      </w:r>
      <w:r w:rsidR="00ED61A2" w:rsidRPr="00582134">
        <w:rPr>
          <w:color w:val="BFBFBF" w:themeColor="background1" w:themeShade="BF"/>
        </w:rPr>
        <w:fldChar w:fldCharType="end"/>
      </w:r>
      <w:r w:rsidRPr="00582134">
        <w:rPr>
          <w:color w:val="BFBFBF" w:themeColor="background1" w:themeShade="BF"/>
        </w:rPr>
        <w:t>.</w:t>
      </w:r>
      <w:r w:rsidR="00ED61A2" w:rsidRPr="00582134">
        <w:rPr>
          <w:color w:val="BFBFBF" w:themeColor="background1" w:themeShade="BF"/>
        </w:rPr>
        <w:fldChar w:fldCharType="begin"/>
      </w:r>
      <w:r w:rsidRPr="00582134">
        <w:rPr>
          <w:color w:val="BFBFBF" w:themeColor="background1" w:themeShade="BF"/>
        </w:rPr>
        <w:instrText xml:space="preserve"> SEQ Figure \* ARABIC \s 1 </w:instrText>
      </w:r>
      <w:r w:rsidR="00ED61A2" w:rsidRPr="00582134">
        <w:rPr>
          <w:color w:val="BFBFBF" w:themeColor="background1" w:themeShade="BF"/>
        </w:rPr>
        <w:fldChar w:fldCharType="separate"/>
      </w:r>
      <w:r w:rsidR="000E3F29" w:rsidRPr="00582134">
        <w:rPr>
          <w:noProof/>
          <w:color w:val="BFBFBF" w:themeColor="background1" w:themeShade="BF"/>
        </w:rPr>
        <w:t>23</w:t>
      </w:r>
      <w:r w:rsidR="00ED61A2" w:rsidRPr="00582134">
        <w:rPr>
          <w:color w:val="BFBFBF" w:themeColor="background1" w:themeShade="BF"/>
        </w:rPr>
        <w:fldChar w:fldCharType="end"/>
      </w:r>
      <w:r w:rsidRPr="00582134">
        <w:rPr>
          <w:color w:val="BFBFBF" w:themeColor="background1" w:themeShade="BF"/>
        </w:rPr>
        <w:t>: «LifecycleAggregate» Aggregation Association Relationship Notation</w:t>
      </w:r>
      <w:bookmarkEnd w:id="467"/>
      <w:bookmarkEnd w:id="468"/>
    </w:p>
    <w:p w14:paraId="4918D8C0" w14:textId="2D86CEB2" w:rsidR="00D35B6B" w:rsidRPr="00582134" w:rsidRDefault="00D35B6B" w:rsidP="00CE08CB">
      <w:pPr>
        <w:rPr>
          <w:color w:val="BFBFBF" w:themeColor="background1" w:themeShade="BF"/>
          <w:lang w:eastAsia="de-DE"/>
        </w:rPr>
      </w:pPr>
      <w:r w:rsidRPr="00582134">
        <w:rPr>
          <w:color w:val="BFBFBF" w:themeColor="background1" w:themeShade="BF"/>
          <w:lang w:eastAsia="de-DE"/>
        </w:rPr>
        <w:t>Note: The «LifecycleAggregate» association cannot define the operational behavior which can be seen from containing or contained class point of view. Four deletion policies can be distinguished:</w:t>
      </w:r>
    </w:p>
    <w:p w14:paraId="5B3A5945" w14:textId="30D7FE29" w:rsidR="00CE08CB" w:rsidRPr="00582134" w:rsidRDefault="00C71FF8" w:rsidP="001371E5">
      <w:pPr>
        <w:pStyle w:val="Listenabsatz"/>
        <w:numPr>
          <w:ilvl w:val="0"/>
          <w:numId w:val="15"/>
        </w:numPr>
        <w:rPr>
          <w:color w:val="BFBFBF" w:themeColor="background1" w:themeShade="BF"/>
          <w:lang w:eastAsia="de-DE"/>
        </w:rPr>
      </w:pPr>
      <w:r w:rsidRPr="00582134">
        <w:rPr>
          <w:color w:val="BFBFBF" w:themeColor="background1" w:themeShade="BF"/>
          <w:lang w:eastAsia="de-DE"/>
        </w:rPr>
        <w:t xml:space="preserve">Deletion of </w:t>
      </w:r>
      <w:r w:rsidR="00CE08CB" w:rsidRPr="00582134">
        <w:rPr>
          <w:color w:val="BFBFBF" w:themeColor="background1" w:themeShade="BF"/>
          <w:lang w:eastAsia="de-DE"/>
        </w:rPr>
        <w:t xml:space="preserve">containing OwningClass instance deletes </w:t>
      </w:r>
      <w:r w:rsidRPr="00582134">
        <w:rPr>
          <w:color w:val="BFBFBF" w:themeColor="background1" w:themeShade="BF"/>
          <w:lang w:eastAsia="de-DE"/>
        </w:rPr>
        <w:t xml:space="preserve">all </w:t>
      </w:r>
      <w:r w:rsidR="00CE08CB" w:rsidRPr="00582134">
        <w:rPr>
          <w:color w:val="BFBFBF" w:themeColor="background1" w:themeShade="BF"/>
          <w:lang w:eastAsia="de-DE"/>
        </w:rPr>
        <w:t>contained instances</w:t>
      </w:r>
    </w:p>
    <w:p w14:paraId="0126B11A" w14:textId="2CB883C0" w:rsidR="00CE08CB" w:rsidRPr="00582134" w:rsidRDefault="00C71FF8" w:rsidP="001371E5">
      <w:pPr>
        <w:pStyle w:val="Listenabsatz"/>
        <w:numPr>
          <w:ilvl w:val="0"/>
          <w:numId w:val="15"/>
        </w:numPr>
        <w:rPr>
          <w:color w:val="BFBFBF" w:themeColor="background1" w:themeShade="BF"/>
          <w:lang w:eastAsia="de-DE"/>
        </w:rPr>
      </w:pPr>
      <w:r w:rsidRPr="00582134">
        <w:rPr>
          <w:color w:val="BFBFBF" w:themeColor="background1" w:themeShade="BF"/>
          <w:lang w:eastAsia="de-DE"/>
        </w:rPr>
        <w:t xml:space="preserve">Deletion of </w:t>
      </w:r>
      <w:r w:rsidR="00CE08CB" w:rsidRPr="00582134">
        <w:rPr>
          <w:color w:val="BFBFBF" w:themeColor="background1" w:themeShade="BF"/>
          <w:lang w:eastAsia="de-DE"/>
        </w:rPr>
        <w:t xml:space="preserve">containing GroupingClass instance deletes </w:t>
      </w:r>
      <w:r w:rsidRPr="00582134">
        <w:rPr>
          <w:color w:val="BFBFBF" w:themeColor="background1" w:themeShade="BF"/>
          <w:lang w:eastAsia="de-DE"/>
        </w:rPr>
        <w:t>aggregated</w:t>
      </w:r>
      <w:r w:rsidR="00CE08CB" w:rsidRPr="00582134">
        <w:rPr>
          <w:color w:val="BFBFBF" w:themeColor="background1" w:themeShade="BF"/>
          <w:lang w:eastAsia="de-DE"/>
        </w:rPr>
        <w:t xml:space="preserve"> instances</w:t>
      </w:r>
    </w:p>
    <w:p w14:paraId="107F31EE" w14:textId="09BB9C5C" w:rsidR="00CE08CB" w:rsidRPr="00582134" w:rsidRDefault="00C71FF8" w:rsidP="001371E5">
      <w:pPr>
        <w:pStyle w:val="Listenabsatz"/>
        <w:numPr>
          <w:ilvl w:val="0"/>
          <w:numId w:val="15"/>
        </w:numPr>
        <w:rPr>
          <w:color w:val="BFBFBF" w:themeColor="background1" w:themeShade="BF"/>
          <w:lang w:eastAsia="de-DE"/>
        </w:rPr>
      </w:pPr>
      <w:r w:rsidRPr="00582134">
        <w:rPr>
          <w:color w:val="BFBFBF" w:themeColor="background1" w:themeShade="BF"/>
          <w:lang w:eastAsia="de-DE"/>
        </w:rPr>
        <w:t>C</w:t>
      </w:r>
      <w:r w:rsidR="00CE08CB" w:rsidRPr="00582134">
        <w:rPr>
          <w:color w:val="BFBFBF" w:themeColor="background1" w:themeShade="BF"/>
          <w:lang w:eastAsia="de-DE"/>
        </w:rPr>
        <w:t>ontaining OwningClass instance must not be deleted as long as contained instance</w:t>
      </w:r>
      <w:r w:rsidRPr="00582134">
        <w:rPr>
          <w:color w:val="BFBFBF" w:themeColor="background1" w:themeShade="BF"/>
          <w:lang w:eastAsia="de-DE"/>
        </w:rPr>
        <w:t>s</w:t>
      </w:r>
      <w:r w:rsidR="00CE08CB" w:rsidRPr="00582134">
        <w:rPr>
          <w:color w:val="BFBFBF" w:themeColor="background1" w:themeShade="BF"/>
          <w:lang w:eastAsia="de-DE"/>
        </w:rPr>
        <w:t xml:space="preserve"> exist</w:t>
      </w:r>
    </w:p>
    <w:p w14:paraId="2EC0DD08" w14:textId="545C4EE1" w:rsidR="00CE08CB" w:rsidRPr="00582134" w:rsidRDefault="00C71FF8" w:rsidP="001371E5">
      <w:pPr>
        <w:pStyle w:val="Listenabsatz"/>
        <w:numPr>
          <w:ilvl w:val="0"/>
          <w:numId w:val="15"/>
        </w:numPr>
        <w:rPr>
          <w:color w:val="BFBFBF" w:themeColor="background1" w:themeShade="BF"/>
          <w:lang w:eastAsia="de-DE"/>
        </w:rPr>
      </w:pPr>
      <w:r w:rsidRPr="00582134">
        <w:rPr>
          <w:color w:val="BFBFBF" w:themeColor="background1" w:themeShade="BF"/>
          <w:lang w:eastAsia="de-DE"/>
        </w:rPr>
        <w:t>C</w:t>
      </w:r>
      <w:r w:rsidR="00CE08CB" w:rsidRPr="00582134">
        <w:rPr>
          <w:color w:val="BFBFBF" w:themeColor="background1" w:themeShade="BF"/>
          <w:lang w:eastAsia="de-DE"/>
        </w:rPr>
        <w:t>ontaining GroupingClass instance must not be deleted as long as contained instance</w:t>
      </w:r>
      <w:r w:rsidR="00007145" w:rsidRPr="00582134">
        <w:rPr>
          <w:color w:val="BFBFBF" w:themeColor="background1" w:themeShade="BF"/>
          <w:lang w:eastAsia="de-DE"/>
        </w:rPr>
        <w:t>s</w:t>
      </w:r>
      <w:r w:rsidR="00CE08CB" w:rsidRPr="00582134">
        <w:rPr>
          <w:color w:val="BFBFBF" w:themeColor="background1" w:themeShade="BF"/>
          <w:lang w:eastAsia="de-DE"/>
        </w:rPr>
        <w:t xml:space="preserve"> </w:t>
      </w:r>
      <w:r w:rsidR="006A3171" w:rsidRPr="00582134">
        <w:rPr>
          <w:color w:val="BFBFBF" w:themeColor="background1" w:themeShade="BF"/>
          <w:lang w:eastAsia="de-DE"/>
        </w:rPr>
        <w:t>exist</w:t>
      </w:r>
    </w:p>
    <w:p w14:paraId="713BEC2D" w14:textId="77777777" w:rsidR="0014403D" w:rsidRDefault="0014403D" w:rsidP="00090B99">
      <w:pPr>
        <w:rPr>
          <w:lang w:eastAsia="de-DE"/>
        </w:rPr>
      </w:pPr>
    </w:p>
    <w:p w14:paraId="1FE19633" w14:textId="2F54989E" w:rsidR="00040E60" w:rsidRDefault="00C9418B" w:rsidP="00C9418B">
      <w:pPr>
        <w:rPr>
          <w:lang w:eastAsia="de-DE"/>
        </w:rPr>
      </w:pPr>
      <w:r>
        <w:rPr>
          <w:lang w:eastAsia="de-DE"/>
        </w:rPr>
        <w:t xml:space="preserve">A </w:t>
      </w:r>
      <w:r w:rsidRPr="00F0627B">
        <w:rPr>
          <w:b/>
          <w:lang w:eastAsia="de-DE"/>
        </w:rPr>
        <w:t>composite</w:t>
      </w:r>
      <w:r>
        <w:rPr>
          <w:lang w:eastAsia="de-DE"/>
        </w:rPr>
        <w:t xml:space="preserve"> aggregation association is a strong form of aggregation that requires a part instance be </w:t>
      </w:r>
      <w:r w:rsidR="00272456" w:rsidRPr="00272456">
        <w:rPr>
          <w:lang w:eastAsia="de-DE"/>
        </w:rPr>
        <w:t>contained-by-value</w:t>
      </w:r>
      <w:r>
        <w:rPr>
          <w:lang w:eastAsia="de-DE"/>
        </w:rPr>
        <w:t xml:space="preserve"> in at most one composite </w:t>
      </w:r>
      <w:r w:rsidR="00FE7166">
        <w:rPr>
          <w:lang w:eastAsia="de-DE"/>
        </w:rPr>
        <w:t xml:space="preserve">instance </w:t>
      </w:r>
      <w:r>
        <w:rPr>
          <w:lang w:eastAsia="de-DE"/>
        </w:rPr>
        <w:t>at a time.</w:t>
      </w:r>
      <w:r w:rsidR="005D5E8A">
        <w:rPr>
          <w:lang w:eastAsia="de-DE"/>
        </w:rPr>
        <w:t xml:space="preserve"> </w:t>
      </w:r>
      <w:r w:rsidR="005C436F">
        <w:rPr>
          <w:lang w:eastAsia="de-DE"/>
        </w:rPr>
        <w:t>The multiplicity at the diamond end of the association can only be [0..1] or [1].</w:t>
      </w:r>
    </w:p>
    <w:p w14:paraId="22E07CE0" w14:textId="19445FF5" w:rsidR="00C9418B" w:rsidRDefault="00040E60" w:rsidP="00F11337">
      <w:pPr>
        <w:rPr>
          <w:lang w:eastAsia="de-DE"/>
        </w:rPr>
      </w:pPr>
      <w:r>
        <w:rPr>
          <w:lang w:eastAsia="de-DE"/>
        </w:rPr>
        <w:t xml:space="preserve">Part instances in a normal (i.e., not </w:t>
      </w:r>
      <w:r w:rsidRPr="00040E60">
        <w:rPr>
          <w:lang w:eastAsia="de-DE"/>
        </w:rPr>
        <w:t>«ExtendedComposite» aggregation</w:t>
      </w:r>
      <w:r>
        <w:rPr>
          <w:lang w:eastAsia="de-DE"/>
        </w:rPr>
        <w:t xml:space="preserve">) </w:t>
      </w:r>
      <w:r w:rsidRPr="00040E60">
        <w:rPr>
          <w:lang w:eastAsia="de-DE"/>
        </w:rPr>
        <w:t xml:space="preserve">composite aggregation association </w:t>
      </w:r>
      <w:r>
        <w:rPr>
          <w:lang w:eastAsia="de-DE"/>
        </w:rPr>
        <w:t>can be instantiated.</w:t>
      </w:r>
      <w:r>
        <w:rPr>
          <w:lang w:eastAsia="de-DE"/>
        </w:rPr>
        <w:br/>
        <w:t>Part instances which are associated to the aggregation class with a multiplicity of [0..1] at the diamond end can be instantiated stand-alone</w:t>
      </w:r>
      <w:r w:rsidR="00F11337">
        <w:rPr>
          <w:lang w:eastAsia="de-DE"/>
        </w:rPr>
        <w:t xml:space="preserve"> and </w:t>
      </w:r>
      <w:r>
        <w:rPr>
          <w:lang w:eastAsia="de-DE"/>
        </w:rPr>
        <w:t>will be stand-alone for their entire life</w:t>
      </w:r>
      <w:r w:rsidR="00F11337">
        <w:rPr>
          <w:lang w:eastAsia="de-DE"/>
        </w:rPr>
        <w:t>.</w:t>
      </w:r>
      <w:r w:rsidR="00F11337">
        <w:rPr>
          <w:lang w:eastAsia="de-DE"/>
        </w:rPr>
        <w:br/>
        <w:t>Part instances</w:t>
      </w:r>
      <w:r>
        <w:rPr>
          <w:lang w:eastAsia="de-DE"/>
        </w:rPr>
        <w:t xml:space="preserve"> which are created in the context of an aggregation class must have </w:t>
      </w:r>
      <w:r w:rsidR="00F11337">
        <w:rPr>
          <w:lang w:eastAsia="de-DE"/>
        </w:rPr>
        <w:t>this</w:t>
      </w:r>
      <w:r>
        <w:rPr>
          <w:lang w:eastAsia="de-DE"/>
        </w:rPr>
        <w:t xml:space="preserve"> associated aggregation class for their entire life and cannot be moved</w:t>
      </w:r>
      <w:r w:rsidR="00F228AD">
        <w:rPr>
          <w:lang w:eastAsia="de-DE"/>
        </w:rPr>
        <w:t xml:space="preserve"> (</w:t>
      </w:r>
      <w:r w:rsidR="00217092">
        <w:rPr>
          <w:lang w:eastAsia="de-DE"/>
        </w:rPr>
        <w:t>they</w:t>
      </w:r>
      <w:r w:rsidR="00F228AD">
        <w:rPr>
          <w:lang w:eastAsia="de-DE"/>
        </w:rPr>
        <w:t xml:space="preserve"> can only be deleted)</w:t>
      </w:r>
      <w:r w:rsidR="00F11337">
        <w:rPr>
          <w:lang w:eastAsia="de-DE"/>
        </w:rPr>
        <w:t>.</w:t>
      </w:r>
    </w:p>
    <w:p w14:paraId="1923610A" w14:textId="77777777" w:rsidR="009C0E9D" w:rsidRDefault="009C0E9D" w:rsidP="009831CB">
      <w:pPr>
        <w:rPr>
          <w:lang w:eastAsia="de-DE"/>
        </w:rPr>
      </w:pPr>
      <w:r>
        <w:rPr>
          <w:lang w:eastAsia="de-DE"/>
        </w:rPr>
        <w:t xml:space="preserve">Note: In the example below, ClassA </w:t>
      </w:r>
      <w:r w:rsidR="001F7F07">
        <w:rPr>
          <w:lang w:eastAsia="de-DE"/>
        </w:rPr>
        <w:t xml:space="preserve">also </w:t>
      </w:r>
      <w:r>
        <w:rPr>
          <w:lang w:eastAsia="de-DE"/>
        </w:rPr>
        <w:t>names ClassB instances; defined by the «</w:t>
      </w:r>
      <w:r w:rsidR="00004DBE">
        <w:rPr>
          <w:lang w:eastAsia="de-DE"/>
        </w:rPr>
        <w:t>N</w:t>
      </w:r>
      <w:r>
        <w:rPr>
          <w:lang w:eastAsia="de-DE"/>
        </w:rPr>
        <w:t>ames» stereotype.</w:t>
      </w:r>
    </w:p>
    <w:p w14:paraId="7D4E70EE" w14:textId="77777777" w:rsidR="00125F85" w:rsidRDefault="00326801" w:rsidP="009831CB">
      <w:pPr>
        <w:jc w:val="center"/>
        <w:rPr>
          <w:noProof/>
          <w:lang w:val="de-DE" w:eastAsia="de-DE"/>
        </w:rPr>
      </w:pPr>
      <w:r>
        <w:rPr>
          <w:noProof/>
          <w:lang w:val="de-DE" w:eastAsia="de-DE"/>
        </w:rPr>
        <w:lastRenderedPageBreak/>
        <w:drawing>
          <wp:inline distT="0" distB="0" distL="0" distR="0" wp14:anchorId="5E893ADC" wp14:editId="51A3FA3D">
            <wp:extent cx="4800600" cy="600075"/>
            <wp:effectExtent l="19050" t="0" r="0" b="0"/>
            <wp:docPr id="7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srcRect/>
                    <a:stretch>
                      <a:fillRect/>
                    </a:stretch>
                  </pic:blipFill>
                  <pic:spPr bwMode="auto">
                    <a:xfrm>
                      <a:off x="0" y="0"/>
                      <a:ext cx="4800600" cy="600075"/>
                    </a:xfrm>
                    <a:prstGeom prst="rect">
                      <a:avLst/>
                    </a:prstGeom>
                    <a:noFill/>
                    <a:ln w="9525">
                      <a:noFill/>
                      <a:miter lim="800000"/>
                      <a:headEnd/>
                      <a:tailEnd/>
                    </a:ln>
                  </pic:spPr>
                </pic:pic>
              </a:graphicData>
            </a:graphic>
          </wp:inline>
        </w:drawing>
      </w:r>
    </w:p>
    <w:p w14:paraId="454F526C" w14:textId="2D434713" w:rsidR="00125F85" w:rsidRDefault="00125F85" w:rsidP="00427868">
      <w:pPr>
        <w:pStyle w:val="FigureCaption"/>
      </w:pPr>
      <w:bookmarkStart w:id="469" w:name="_Toc409162994"/>
      <w:bookmarkStart w:id="470" w:name="_Toc410656433"/>
      <w:bookmarkStart w:id="471" w:name="_Toc516068656"/>
      <w:bookmarkStart w:id="472" w:name="_Toc79149062"/>
      <w:r>
        <w:t xml:space="preserve">Figure </w:t>
      </w:r>
      <w:r>
        <w:fldChar w:fldCharType="begin"/>
      </w:r>
      <w:r w:rsidR="001E5868">
        <w:instrText xml:space="preserve"> STYLEREF 1 \s </w:instrText>
      </w:r>
      <w:r>
        <w:fldChar w:fldCharType="separate"/>
      </w:r>
      <w:r w:rsidR="00DE7A5C">
        <w:rPr>
          <w:noProof/>
        </w:rPr>
        <w:t>5</w:t>
      </w:r>
      <w:r>
        <w:fldChar w:fldCharType="end"/>
      </w:r>
      <w:r w:rsidR="00ED61A2">
        <w:t>.</w:t>
      </w:r>
      <w:r w:rsidR="00ED61A2">
        <w:fldChar w:fldCharType="begin"/>
      </w:r>
      <w:r w:rsidR="001E5868">
        <w:instrText xml:space="preserve"> SEQ Figure \* ARABIC \s 1 </w:instrText>
      </w:r>
      <w:r w:rsidR="00ED61A2">
        <w:fldChar w:fldCharType="separate"/>
      </w:r>
      <w:r w:rsidR="00DE7A5C">
        <w:rPr>
          <w:noProof/>
        </w:rPr>
        <w:t>24</w:t>
      </w:r>
      <w:r w:rsidR="00ED61A2">
        <w:fldChar w:fldCharType="end"/>
      </w:r>
      <w:r>
        <w:t xml:space="preserve">: </w:t>
      </w:r>
      <w:bookmarkStart w:id="473" w:name="OLE_LINK1"/>
      <w:r w:rsidR="00B51A95" w:rsidRPr="00B51A95">
        <w:t xml:space="preserve">Composite Aggregation </w:t>
      </w:r>
      <w:bookmarkEnd w:id="473"/>
      <w:r w:rsidR="00B51A95" w:rsidRPr="00B51A95">
        <w:t>Association Relationship Notation</w:t>
      </w:r>
      <w:bookmarkEnd w:id="469"/>
      <w:bookmarkEnd w:id="470"/>
      <w:bookmarkEnd w:id="471"/>
      <w:bookmarkEnd w:id="472"/>
      <w:r w:rsidR="00504B1B">
        <w:t xml:space="preserve"> Example</w:t>
      </w:r>
    </w:p>
    <w:p w14:paraId="0F19CBBC" w14:textId="77777777" w:rsidR="009C0E9D" w:rsidRDefault="009C0E9D" w:rsidP="009831CB">
      <w:pPr>
        <w:rPr>
          <w:lang w:eastAsia="de-DE"/>
        </w:rPr>
      </w:pPr>
    </w:p>
    <w:p w14:paraId="6BA99E3F" w14:textId="3332A837" w:rsidR="00905D46" w:rsidRPr="00582134" w:rsidRDefault="00272456" w:rsidP="00905D46">
      <w:pPr>
        <w:rPr>
          <w:color w:val="BFBFBF" w:themeColor="background1" w:themeShade="BF"/>
          <w:lang w:eastAsia="de-DE"/>
        </w:rPr>
      </w:pPr>
      <w:r w:rsidRPr="00272456">
        <w:rPr>
          <w:color w:val="FF0000"/>
          <w:lang w:eastAsia="de-DE"/>
        </w:rPr>
        <w:t>Obsolete:</w:t>
      </w:r>
      <w:r>
        <w:rPr>
          <w:lang w:eastAsia="de-DE"/>
        </w:rPr>
        <w:t xml:space="preserve"> </w:t>
      </w:r>
      <w:r w:rsidR="00905D46" w:rsidRPr="00582134">
        <w:rPr>
          <w:color w:val="BFBFBF" w:themeColor="background1" w:themeShade="BF"/>
          <w:lang w:eastAsia="de-DE"/>
        </w:rPr>
        <w:t xml:space="preserve">A </w:t>
      </w:r>
      <w:r w:rsidR="00905D46" w:rsidRPr="00582134">
        <w:rPr>
          <w:rFonts w:cs="Times New Roman"/>
          <w:b/>
          <w:color w:val="BFBFBF" w:themeColor="background1" w:themeShade="BF"/>
          <w:lang w:eastAsia="de-DE"/>
        </w:rPr>
        <w:t>«</w:t>
      </w:r>
      <w:r w:rsidR="00905D46" w:rsidRPr="00582134">
        <w:rPr>
          <w:b/>
          <w:color w:val="BFBFBF" w:themeColor="background1" w:themeShade="BF"/>
          <w:lang w:eastAsia="de-DE"/>
        </w:rPr>
        <w:t>StrictComposite</w:t>
      </w:r>
      <w:r w:rsidR="00905D46" w:rsidRPr="00582134">
        <w:rPr>
          <w:rFonts w:cs="Times New Roman"/>
          <w:b/>
          <w:color w:val="BFBFBF" w:themeColor="background1" w:themeShade="BF"/>
          <w:lang w:eastAsia="de-DE"/>
        </w:rPr>
        <w:t>»</w:t>
      </w:r>
      <w:r w:rsidR="00905D46" w:rsidRPr="00582134">
        <w:rPr>
          <w:color w:val="BFBFBF" w:themeColor="background1" w:themeShade="BF"/>
          <w:lang w:eastAsia="de-DE"/>
        </w:rPr>
        <w:t xml:space="preserve"> aggregation association is a composite aggregation where it is NOT possible for the part instance to move from one parent instance to another (as is allowed in regular compositions).</w:t>
      </w:r>
    </w:p>
    <w:p w14:paraId="6528C481" w14:textId="77777777" w:rsidR="00905D46" w:rsidRPr="00582134" w:rsidRDefault="005C5D4A" w:rsidP="00905D46">
      <w:pPr>
        <w:jc w:val="center"/>
        <w:rPr>
          <w:noProof/>
          <w:color w:val="BFBFBF" w:themeColor="background1" w:themeShade="BF"/>
          <w:lang w:val="de-DE" w:eastAsia="de-DE"/>
        </w:rPr>
      </w:pPr>
      <w:r w:rsidRPr="00582134">
        <w:rPr>
          <w:noProof/>
          <w:color w:val="BFBFBF" w:themeColor="background1" w:themeShade="BF"/>
          <w:lang w:val="de-DE" w:eastAsia="de-DE"/>
        </w:rPr>
        <w:drawing>
          <wp:inline distT="0" distB="0" distL="0" distR="0" wp14:anchorId="1AC3DAB7" wp14:editId="64F6A84D">
            <wp:extent cx="4819650" cy="619125"/>
            <wp:effectExtent l="19050" t="0" r="0" b="0"/>
            <wp:docPr id="100"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srcRect/>
                    <a:stretch>
                      <a:fillRect/>
                    </a:stretch>
                  </pic:blipFill>
                  <pic:spPr bwMode="auto">
                    <a:xfrm>
                      <a:off x="0" y="0"/>
                      <a:ext cx="4819650" cy="619125"/>
                    </a:xfrm>
                    <a:prstGeom prst="rect">
                      <a:avLst/>
                    </a:prstGeom>
                    <a:noFill/>
                    <a:ln w="9525">
                      <a:noFill/>
                      <a:miter lim="800000"/>
                      <a:headEnd/>
                      <a:tailEnd/>
                    </a:ln>
                  </pic:spPr>
                </pic:pic>
              </a:graphicData>
            </a:graphic>
          </wp:inline>
        </w:drawing>
      </w:r>
    </w:p>
    <w:p w14:paraId="68077F2C" w14:textId="5F160610" w:rsidR="00905D46" w:rsidRPr="00582134" w:rsidRDefault="00905D46" w:rsidP="00905D46">
      <w:pPr>
        <w:pStyle w:val="FigureCaption"/>
        <w:rPr>
          <w:color w:val="BFBFBF" w:themeColor="background1" w:themeShade="BF"/>
        </w:rPr>
      </w:pPr>
      <w:bookmarkStart w:id="474" w:name="_Toc516068657"/>
      <w:bookmarkStart w:id="475" w:name="_Toc79149063"/>
      <w:r w:rsidRPr="00582134">
        <w:rPr>
          <w:color w:val="BFBFBF" w:themeColor="background1" w:themeShade="BF"/>
        </w:rPr>
        <w:t xml:space="preserve">Figure </w:t>
      </w:r>
      <w:r w:rsidR="00ED61A2" w:rsidRPr="00582134">
        <w:rPr>
          <w:color w:val="BFBFBF" w:themeColor="background1" w:themeShade="BF"/>
        </w:rPr>
        <w:fldChar w:fldCharType="begin"/>
      </w:r>
      <w:r w:rsidRPr="00582134">
        <w:rPr>
          <w:color w:val="BFBFBF" w:themeColor="background1" w:themeShade="BF"/>
        </w:rPr>
        <w:instrText xml:space="preserve"> STYLEREF 1 \s </w:instrText>
      </w:r>
      <w:r w:rsidR="00ED61A2" w:rsidRPr="00582134">
        <w:rPr>
          <w:color w:val="BFBFBF" w:themeColor="background1" w:themeShade="BF"/>
        </w:rPr>
        <w:fldChar w:fldCharType="separate"/>
      </w:r>
      <w:r w:rsidR="00DE7A5C" w:rsidRPr="00582134">
        <w:rPr>
          <w:noProof/>
          <w:color w:val="BFBFBF" w:themeColor="background1" w:themeShade="BF"/>
        </w:rPr>
        <w:t>5</w:t>
      </w:r>
      <w:r w:rsidR="00ED61A2" w:rsidRPr="00582134">
        <w:rPr>
          <w:color w:val="BFBFBF" w:themeColor="background1" w:themeShade="BF"/>
        </w:rPr>
        <w:fldChar w:fldCharType="end"/>
      </w:r>
      <w:r w:rsidRPr="00582134">
        <w:rPr>
          <w:color w:val="BFBFBF" w:themeColor="background1" w:themeShade="BF"/>
        </w:rPr>
        <w:t>.</w:t>
      </w:r>
      <w:r w:rsidR="00ED61A2" w:rsidRPr="00582134">
        <w:rPr>
          <w:color w:val="BFBFBF" w:themeColor="background1" w:themeShade="BF"/>
        </w:rPr>
        <w:fldChar w:fldCharType="begin"/>
      </w:r>
      <w:r w:rsidRPr="00582134">
        <w:rPr>
          <w:color w:val="BFBFBF" w:themeColor="background1" w:themeShade="BF"/>
        </w:rPr>
        <w:instrText xml:space="preserve"> SEQ Figure \* ARABIC \s 1 </w:instrText>
      </w:r>
      <w:r w:rsidR="00ED61A2" w:rsidRPr="00582134">
        <w:rPr>
          <w:color w:val="BFBFBF" w:themeColor="background1" w:themeShade="BF"/>
        </w:rPr>
        <w:fldChar w:fldCharType="separate"/>
      </w:r>
      <w:r w:rsidR="00DE7A5C" w:rsidRPr="00582134">
        <w:rPr>
          <w:noProof/>
          <w:color w:val="BFBFBF" w:themeColor="background1" w:themeShade="BF"/>
        </w:rPr>
        <w:t>25</w:t>
      </w:r>
      <w:r w:rsidR="00ED61A2" w:rsidRPr="00582134">
        <w:rPr>
          <w:color w:val="BFBFBF" w:themeColor="background1" w:themeShade="BF"/>
        </w:rPr>
        <w:fldChar w:fldCharType="end"/>
      </w:r>
      <w:r w:rsidRPr="00582134">
        <w:rPr>
          <w:color w:val="BFBFBF" w:themeColor="background1" w:themeShade="BF"/>
        </w:rPr>
        <w:t xml:space="preserve">: </w:t>
      </w:r>
      <w:r w:rsidR="00F56DD6" w:rsidRPr="00582134">
        <w:rPr>
          <w:color w:val="BFBFBF" w:themeColor="background1" w:themeShade="BF"/>
        </w:rPr>
        <w:t xml:space="preserve">«StrictComposite» </w:t>
      </w:r>
      <w:r w:rsidRPr="00582134">
        <w:rPr>
          <w:color w:val="BFBFBF" w:themeColor="background1" w:themeShade="BF"/>
        </w:rPr>
        <w:t>Aggregation Association Relationship Notation</w:t>
      </w:r>
      <w:bookmarkEnd w:id="474"/>
      <w:bookmarkEnd w:id="475"/>
    </w:p>
    <w:p w14:paraId="02A6B3EC" w14:textId="77777777" w:rsidR="00905D46" w:rsidRDefault="00905D46" w:rsidP="00905D46">
      <w:pPr>
        <w:rPr>
          <w:lang w:eastAsia="de-DE"/>
        </w:rPr>
      </w:pPr>
    </w:p>
    <w:p w14:paraId="4E9CFCC6" w14:textId="1191B677" w:rsidR="00913A3A" w:rsidRDefault="00913A3A" w:rsidP="00913A3A">
      <w:pPr>
        <w:pStyle w:val="berschrift3"/>
        <w:rPr>
          <w:ins w:id="476" w:author="Bernd Zeuner [2]" w:date="2022-05-20T08:34:00Z"/>
          <w:lang w:eastAsia="de-DE"/>
        </w:rPr>
      </w:pPr>
      <w:bookmarkStart w:id="477" w:name="_Ref113018239"/>
      <w:ins w:id="478" w:author="Bernd Zeuner [2]" w:date="2022-05-20T08:34:00Z">
        <w:r>
          <w:rPr>
            <w:lang w:eastAsia="de-DE"/>
          </w:rPr>
          <w:t xml:space="preserve">Model </w:t>
        </w:r>
      </w:ins>
      <w:ins w:id="479" w:author="Bernd Zeuner [2]" w:date="2022-05-20T10:06:00Z">
        <w:r w:rsidR="00024E72">
          <w:rPr>
            <w:lang w:eastAsia="de-DE"/>
          </w:rPr>
          <w:t xml:space="preserve">Artefact </w:t>
        </w:r>
      </w:ins>
      <w:ins w:id="480" w:author="Bernd Zeuner [2]" w:date="2022-05-20T08:34:00Z">
        <w:r>
          <w:rPr>
            <w:lang w:eastAsia="de-DE"/>
          </w:rPr>
          <w:t xml:space="preserve">Extensions using </w:t>
        </w:r>
      </w:ins>
      <w:ins w:id="481" w:author="Bernd Zeuner [2]" w:date="2022-05-20T08:32:00Z">
        <w:r>
          <w:rPr>
            <w:lang w:eastAsia="de-DE"/>
          </w:rPr>
          <w:t>Relationship</w:t>
        </w:r>
      </w:ins>
      <w:ins w:id="482" w:author="Bernd Zeuner [2]" w:date="2022-05-20T08:34:00Z">
        <w:r>
          <w:rPr>
            <w:lang w:eastAsia="de-DE"/>
          </w:rPr>
          <w:t>s</w:t>
        </w:r>
        <w:bookmarkEnd w:id="477"/>
      </w:ins>
    </w:p>
    <w:p w14:paraId="776BCB93" w14:textId="0ADB243A" w:rsidR="00913A3A" w:rsidRDefault="00913A3A" w:rsidP="00913A3A">
      <w:pPr>
        <w:rPr>
          <w:ins w:id="483" w:author="Bernd Zeuner [2]" w:date="2022-05-20T08:40:00Z"/>
          <w:lang w:eastAsia="de-DE"/>
        </w:rPr>
      </w:pPr>
      <w:ins w:id="484" w:author="Bernd Zeuner [2]" w:date="2022-05-20T08:34:00Z">
        <w:r>
          <w:rPr>
            <w:lang w:eastAsia="de-DE"/>
          </w:rPr>
          <w:t>UM</w:t>
        </w:r>
      </w:ins>
      <w:ins w:id="485" w:author="Bernd Zeuner [2]" w:date="2022-05-20T08:35:00Z">
        <w:r>
          <w:rPr>
            <w:lang w:eastAsia="de-DE"/>
          </w:rPr>
          <w:t xml:space="preserve">L defines several ways to model </w:t>
        </w:r>
      </w:ins>
      <w:ins w:id="486" w:author="Bernd Zeuner [2]" w:date="2022-05-20T08:36:00Z">
        <w:r>
          <w:rPr>
            <w:lang w:eastAsia="de-DE"/>
          </w:rPr>
          <w:t>the extension of artefact (classes, data types, enumerations)</w:t>
        </w:r>
      </w:ins>
      <w:ins w:id="487" w:author="Bernd Zeuner [2]" w:date="2022-05-20T08:37:00Z">
        <w:r>
          <w:rPr>
            <w:lang w:eastAsia="de-DE"/>
          </w:rPr>
          <w:t>.</w:t>
        </w:r>
      </w:ins>
      <w:ins w:id="488" w:author="Bernd Zeuner [2]" w:date="2022-05-20T08:38:00Z">
        <w:r w:rsidR="00EC450A">
          <w:rPr>
            <w:lang w:eastAsia="de-DE"/>
          </w:rPr>
          <w:t xml:space="preserve"> It is irrelevant for such extensions if the </w:t>
        </w:r>
      </w:ins>
      <w:ins w:id="489" w:author="Bernd Zeuner [2]" w:date="2022-05-20T08:39:00Z">
        <w:r w:rsidR="00EC450A">
          <w:rPr>
            <w:lang w:eastAsia="de-DE"/>
          </w:rPr>
          <w:t>extended artefact and the extending artefact</w:t>
        </w:r>
      </w:ins>
      <w:ins w:id="490" w:author="Bernd Zeuner [2]" w:date="2022-05-20T08:40:00Z">
        <w:r w:rsidR="00EC450A">
          <w:rPr>
            <w:lang w:eastAsia="de-DE"/>
          </w:rPr>
          <w:t xml:space="preserve"> are in the same or in different models.</w:t>
        </w:r>
      </w:ins>
      <w:ins w:id="491" w:author="Bernd Zeuner [2]" w:date="2022-05-20T08:41:00Z">
        <w:r w:rsidR="00EC450A">
          <w:rPr>
            <w:lang w:eastAsia="de-DE"/>
          </w:rPr>
          <w:t xml:space="preserve"> One </w:t>
        </w:r>
      </w:ins>
      <w:ins w:id="492" w:author="Bernd Zeuner [2]" w:date="2022-05-20T08:45:00Z">
        <w:r w:rsidR="00661AD7">
          <w:rPr>
            <w:lang w:eastAsia="de-DE"/>
          </w:rPr>
          <w:t xml:space="preserve">important </w:t>
        </w:r>
      </w:ins>
      <w:ins w:id="493" w:author="Bernd Zeuner [2]" w:date="2022-05-20T08:41:00Z">
        <w:r w:rsidR="00EC450A">
          <w:rPr>
            <w:lang w:eastAsia="de-DE"/>
          </w:rPr>
          <w:t>differentiating factor is</w:t>
        </w:r>
      </w:ins>
      <w:ins w:id="494" w:author="Bernd Zeuner [2]" w:date="2022-05-20T08:42:00Z">
        <w:r w:rsidR="00EC450A">
          <w:rPr>
            <w:lang w:eastAsia="de-DE"/>
          </w:rPr>
          <w:t xml:space="preserve">, which artefact (extended or extending) is getting </w:t>
        </w:r>
        <w:r w:rsidR="00BE647A">
          <w:rPr>
            <w:lang w:eastAsia="de-DE"/>
          </w:rPr>
          <w:t>instantiated</w:t>
        </w:r>
        <w:r w:rsidR="00EC450A">
          <w:rPr>
            <w:lang w:eastAsia="de-DE"/>
          </w:rPr>
          <w:t>.</w:t>
        </w:r>
      </w:ins>
    </w:p>
    <w:p w14:paraId="4AB21DE9" w14:textId="7D81E520" w:rsidR="00B67AF8" w:rsidRDefault="00B67AF8" w:rsidP="00B67AF8">
      <w:pPr>
        <w:pStyle w:val="TableCaption"/>
        <w:rPr>
          <w:ins w:id="495" w:author="Bernd Zeuner [2]" w:date="2022-05-20T10:19:00Z"/>
        </w:rPr>
      </w:pPr>
      <w:ins w:id="496" w:author="Bernd Zeuner [2]" w:date="2022-05-20T10:19:00Z">
        <w:r>
          <w:t xml:space="preserve">Table </w:t>
        </w:r>
        <w:r>
          <w:fldChar w:fldCharType="begin"/>
        </w:r>
        <w:r>
          <w:instrText xml:space="preserve"> STYLEREF 1 \s </w:instrText>
        </w:r>
        <w:r>
          <w:fldChar w:fldCharType="separate"/>
        </w:r>
      </w:ins>
      <w:r>
        <w:rPr>
          <w:noProof/>
        </w:rPr>
        <w:t>5</w:t>
      </w:r>
      <w:ins w:id="497" w:author="Bernd Zeuner [2]" w:date="2022-05-20T10:19:00Z">
        <w:r>
          <w:fldChar w:fldCharType="end"/>
        </w:r>
        <w:r>
          <w:t>.</w:t>
        </w:r>
        <w:r>
          <w:fldChar w:fldCharType="begin"/>
        </w:r>
        <w:r>
          <w:instrText xml:space="preserve"> SEQ Table \* ARABIC \s 1 </w:instrText>
        </w:r>
        <w:r>
          <w:fldChar w:fldCharType="separate"/>
        </w:r>
        <w:r>
          <w:rPr>
            <w:noProof/>
          </w:rPr>
          <w:t>4</w:t>
        </w:r>
        <w:r>
          <w:rPr>
            <w:noProof/>
          </w:rPr>
          <w:fldChar w:fldCharType="end"/>
        </w:r>
        <w:r>
          <w:t xml:space="preserve">: </w:t>
        </w:r>
        <w:r w:rsidRPr="00B67AF8">
          <w:t>Model Artefact Extension</w:t>
        </w:r>
        <w:r>
          <w:t xml:space="preserve"> Over</w:t>
        </w:r>
      </w:ins>
      <w:ins w:id="498" w:author="Bernd Zeuner [2]" w:date="2022-05-20T10:20:00Z">
        <w:r>
          <w:t>view</w:t>
        </w:r>
      </w:ins>
    </w:p>
    <w:tbl>
      <w:tblPr>
        <w:tblStyle w:val="Tabellenraster"/>
        <w:tblW w:w="0" w:type="auto"/>
        <w:tblLook w:val="04A0" w:firstRow="1" w:lastRow="0" w:firstColumn="1" w:lastColumn="0" w:noHBand="0" w:noVBand="1"/>
      </w:tblPr>
      <w:tblGrid>
        <w:gridCol w:w="2403"/>
        <w:gridCol w:w="2315"/>
        <w:gridCol w:w="2317"/>
        <w:gridCol w:w="2315"/>
      </w:tblGrid>
      <w:tr w:rsidR="004B31ED" w14:paraId="41EF1639" w14:textId="77777777" w:rsidTr="00B67AF8">
        <w:trPr>
          <w:ins w:id="499" w:author="Bernd Zeuner [2]" w:date="2022-05-20T10:09:00Z"/>
        </w:trPr>
        <w:tc>
          <w:tcPr>
            <w:tcW w:w="2403" w:type="dxa"/>
            <w:shd w:val="clear" w:color="auto" w:fill="F3DAA9" w:themeFill="accent4" w:themeFillTint="66"/>
          </w:tcPr>
          <w:p w14:paraId="632121FB" w14:textId="200558A3" w:rsidR="00024E72" w:rsidRDefault="00272E73" w:rsidP="00B67AF8">
            <w:pPr>
              <w:rPr>
                <w:ins w:id="500" w:author="Bernd Zeuner [2]" w:date="2022-05-20T10:09:00Z"/>
                <w:lang w:eastAsia="de-DE"/>
              </w:rPr>
            </w:pPr>
            <w:ins w:id="501" w:author="Bernd Zeuner [2]" w:date="2022-05-20T10:11:00Z">
              <w:r>
                <w:rPr>
                  <w:lang w:eastAsia="de-DE"/>
                </w:rPr>
                <w:t>Extending Relationship</w:t>
              </w:r>
            </w:ins>
          </w:p>
        </w:tc>
        <w:tc>
          <w:tcPr>
            <w:tcW w:w="2315" w:type="dxa"/>
            <w:shd w:val="clear" w:color="auto" w:fill="F3DAA9" w:themeFill="accent4" w:themeFillTint="66"/>
          </w:tcPr>
          <w:p w14:paraId="09217C0B" w14:textId="03F78DE6" w:rsidR="00024E72" w:rsidRDefault="00272E73" w:rsidP="00B67AF8">
            <w:pPr>
              <w:rPr>
                <w:ins w:id="502" w:author="Bernd Zeuner [2]" w:date="2022-05-20T10:09:00Z"/>
                <w:lang w:eastAsia="de-DE"/>
              </w:rPr>
            </w:pPr>
            <w:ins w:id="503" w:author="Bernd Zeuner [2]" w:date="2022-05-20T10:12:00Z">
              <w:r>
                <w:rPr>
                  <w:lang w:eastAsia="de-DE"/>
                </w:rPr>
                <w:t>Applicable Artefact</w:t>
              </w:r>
            </w:ins>
            <w:ins w:id="504" w:author="Bernd Zeuner [2]" w:date="2022-05-20T10:14:00Z">
              <w:r>
                <w:rPr>
                  <w:lang w:eastAsia="de-DE"/>
                </w:rPr>
                <w:t>s</w:t>
              </w:r>
            </w:ins>
          </w:p>
        </w:tc>
        <w:tc>
          <w:tcPr>
            <w:tcW w:w="2317" w:type="dxa"/>
            <w:shd w:val="clear" w:color="auto" w:fill="F3DAA9" w:themeFill="accent4" w:themeFillTint="66"/>
          </w:tcPr>
          <w:p w14:paraId="64A06E03" w14:textId="567662A2" w:rsidR="00024E72" w:rsidRDefault="00272E73" w:rsidP="00B67AF8">
            <w:pPr>
              <w:rPr>
                <w:ins w:id="505" w:author="Bernd Zeuner [2]" w:date="2022-05-20T10:09:00Z"/>
                <w:lang w:eastAsia="de-DE"/>
              </w:rPr>
            </w:pPr>
            <w:ins w:id="506" w:author="Bernd Zeuner [2]" w:date="2022-05-20T10:13:00Z">
              <w:r>
                <w:rPr>
                  <w:lang w:eastAsia="de-DE"/>
                </w:rPr>
                <w:t>Instantiated Artefact</w:t>
              </w:r>
            </w:ins>
          </w:p>
        </w:tc>
        <w:tc>
          <w:tcPr>
            <w:tcW w:w="2315" w:type="dxa"/>
            <w:shd w:val="clear" w:color="auto" w:fill="F3DAA9" w:themeFill="accent4" w:themeFillTint="66"/>
          </w:tcPr>
          <w:p w14:paraId="79A955E2" w14:textId="56BBBE8C" w:rsidR="00024E72" w:rsidRDefault="00272E73" w:rsidP="00B67AF8">
            <w:pPr>
              <w:rPr>
                <w:ins w:id="507" w:author="Bernd Zeuner [2]" w:date="2022-05-20T10:09:00Z"/>
                <w:lang w:eastAsia="de-DE"/>
              </w:rPr>
            </w:pPr>
            <w:ins w:id="508" w:author="Bernd Zeuner [2]" w:date="2022-05-20T10:13:00Z">
              <w:r>
                <w:rPr>
                  <w:lang w:eastAsia="de-DE"/>
                </w:rPr>
                <w:t>Comments</w:t>
              </w:r>
            </w:ins>
          </w:p>
        </w:tc>
      </w:tr>
      <w:tr w:rsidR="004B31ED" w14:paraId="501CE4D2" w14:textId="77777777" w:rsidTr="00B67AF8">
        <w:trPr>
          <w:ins w:id="509" w:author="Bernd Zeuner [2]" w:date="2022-05-20T10:09:00Z"/>
        </w:trPr>
        <w:tc>
          <w:tcPr>
            <w:tcW w:w="2403" w:type="dxa"/>
          </w:tcPr>
          <w:p w14:paraId="634C7627" w14:textId="3A119BF2" w:rsidR="00024E72" w:rsidRDefault="00272E73" w:rsidP="00B67AF8">
            <w:pPr>
              <w:rPr>
                <w:ins w:id="510" w:author="Bernd Zeuner [2]" w:date="2022-05-20T10:09:00Z"/>
                <w:lang w:eastAsia="de-DE"/>
              </w:rPr>
            </w:pPr>
            <w:ins w:id="511" w:author="Bernd Zeuner [2]" w:date="2022-05-20T10:13:00Z">
              <w:r w:rsidRPr="00272E73">
                <w:rPr>
                  <w:lang w:eastAsia="de-DE"/>
                </w:rPr>
                <w:t>«ExtendedComposite»</w:t>
              </w:r>
            </w:ins>
          </w:p>
        </w:tc>
        <w:tc>
          <w:tcPr>
            <w:tcW w:w="2315" w:type="dxa"/>
          </w:tcPr>
          <w:p w14:paraId="075D9D7F" w14:textId="18CB1739" w:rsidR="00024E72" w:rsidRDefault="00272E73" w:rsidP="00B67AF8">
            <w:pPr>
              <w:rPr>
                <w:ins w:id="512" w:author="Bernd Zeuner [2]" w:date="2022-05-20T10:09:00Z"/>
                <w:lang w:eastAsia="de-DE"/>
              </w:rPr>
            </w:pPr>
            <w:ins w:id="513" w:author="Bernd Zeuner [2]" w:date="2022-05-20T10:15:00Z">
              <w:r>
                <w:rPr>
                  <w:lang w:eastAsia="de-DE"/>
                </w:rPr>
                <w:t>Object Classes</w:t>
              </w:r>
            </w:ins>
            <w:ins w:id="514" w:author="Bernd Zeuner [2]" w:date="2022-05-20T14:25:00Z">
              <w:r w:rsidR="00115253">
                <w:rPr>
                  <w:lang w:eastAsia="de-DE"/>
                </w:rPr>
                <w:br/>
                <w:t>Interfaces</w:t>
              </w:r>
              <w:r w:rsidR="00115253">
                <w:rPr>
                  <w:lang w:eastAsia="de-DE"/>
                </w:rPr>
                <w:br/>
                <w:t>Signals</w:t>
              </w:r>
            </w:ins>
          </w:p>
        </w:tc>
        <w:tc>
          <w:tcPr>
            <w:tcW w:w="2317" w:type="dxa"/>
          </w:tcPr>
          <w:p w14:paraId="2D6FD71F" w14:textId="23880E68" w:rsidR="00024E72" w:rsidRDefault="00B67AF8" w:rsidP="00B67AF8">
            <w:pPr>
              <w:rPr>
                <w:ins w:id="515" w:author="Bernd Zeuner [2]" w:date="2022-05-20T10:09:00Z"/>
                <w:lang w:eastAsia="de-DE"/>
              </w:rPr>
            </w:pPr>
            <w:ins w:id="516" w:author="Bernd Zeuner [2]" w:date="2022-05-20T10:15:00Z">
              <w:r>
                <w:rPr>
                  <w:lang w:eastAsia="de-DE"/>
                </w:rPr>
                <w:t>Extended</w:t>
              </w:r>
            </w:ins>
          </w:p>
        </w:tc>
        <w:tc>
          <w:tcPr>
            <w:tcW w:w="2315" w:type="dxa"/>
          </w:tcPr>
          <w:p w14:paraId="369C8CC4" w14:textId="1B7B52E7" w:rsidR="00024E72" w:rsidRDefault="00B67AF8" w:rsidP="00B67AF8">
            <w:pPr>
              <w:rPr>
                <w:ins w:id="517" w:author="Bernd Zeuner [2]" w:date="2022-05-20T10:09:00Z"/>
                <w:lang w:eastAsia="de-DE"/>
              </w:rPr>
            </w:pPr>
            <w:ins w:id="518" w:author="Bernd Zeuner [2]" w:date="2022-05-20T10:16:00Z">
              <w:r>
                <w:rPr>
                  <w:lang w:eastAsia="de-DE"/>
                </w:rPr>
                <w:t>Extending artefact is abstract</w:t>
              </w:r>
            </w:ins>
          </w:p>
        </w:tc>
      </w:tr>
      <w:tr w:rsidR="004B31ED" w14:paraId="104A1413" w14:textId="77777777" w:rsidTr="00B67AF8">
        <w:trPr>
          <w:ins w:id="519" w:author="Bernd Zeuner [2]" w:date="2022-05-20T10:09:00Z"/>
        </w:trPr>
        <w:tc>
          <w:tcPr>
            <w:tcW w:w="2403" w:type="dxa"/>
          </w:tcPr>
          <w:p w14:paraId="22FF1CC0" w14:textId="57419444" w:rsidR="00024E72" w:rsidRDefault="002C0FD1" w:rsidP="00B67AF8">
            <w:pPr>
              <w:rPr>
                <w:ins w:id="520" w:author="Bernd Zeuner [2]" w:date="2022-05-20T10:09:00Z"/>
                <w:lang w:eastAsia="de-DE"/>
              </w:rPr>
            </w:pPr>
            <w:ins w:id="521" w:author="Bernd Zeuner [2]" w:date="2022-05-20T10:22:00Z">
              <w:r>
                <w:rPr>
                  <w:lang w:eastAsia="de-DE"/>
                </w:rPr>
                <w:t>Generalization</w:t>
              </w:r>
            </w:ins>
          </w:p>
        </w:tc>
        <w:tc>
          <w:tcPr>
            <w:tcW w:w="2315" w:type="dxa"/>
          </w:tcPr>
          <w:p w14:paraId="2FFECA04" w14:textId="52221C5B" w:rsidR="00024E72" w:rsidRDefault="002C0FD1" w:rsidP="00B67AF8">
            <w:pPr>
              <w:rPr>
                <w:ins w:id="522" w:author="Bernd Zeuner [2]" w:date="2022-05-20T10:09:00Z"/>
                <w:lang w:eastAsia="de-DE"/>
              </w:rPr>
            </w:pPr>
            <w:ins w:id="523" w:author="Bernd Zeuner [2]" w:date="2022-05-20T10:23:00Z">
              <w:r>
                <w:rPr>
                  <w:lang w:eastAsia="de-DE"/>
                </w:rPr>
                <w:t>Object Classes</w:t>
              </w:r>
              <w:r>
                <w:rPr>
                  <w:lang w:eastAsia="de-DE"/>
                </w:rPr>
                <w:br/>
                <w:t>Complex Data Types</w:t>
              </w:r>
            </w:ins>
          </w:p>
        </w:tc>
        <w:tc>
          <w:tcPr>
            <w:tcW w:w="2317" w:type="dxa"/>
          </w:tcPr>
          <w:p w14:paraId="5C98D43E" w14:textId="261D4AF0" w:rsidR="00024E72" w:rsidRDefault="002C0FD1" w:rsidP="00B67AF8">
            <w:pPr>
              <w:rPr>
                <w:ins w:id="524" w:author="Bernd Zeuner [2]" w:date="2022-05-20T10:09:00Z"/>
                <w:lang w:eastAsia="de-DE"/>
              </w:rPr>
            </w:pPr>
            <w:ins w:id="525" w:author="Bernd Zeuner [2]" w:date="2022-05-20T10:23:00Z">
              <w:r>
                <w:rPr>
                  <w:lang w:eastAsia="de-DE"/>
                </w:rPr>
                <w:t>Extending</w:t>
              </w:r>
            </w:ins>
          </w:p>
        </w:tc>
        <w:tc>
          <w:tcPr>
            <w:tcW w:w="2315" w:type="dxa"/>
          </w:tcPr>
          <w:p w14:paraId="6E1331BA" w14:textId="5555ED16" w:rsidR="00024E72" w:rsidRDefault="002C0FD1" w:rsidP="00B67AF8">
            <w:pPr>
              <w:rPr>
                <w:ins w:id="526" w:author="Bernd Zeuner [2]" w:date="2022-05-20T10:09:00Z"/>
                <w:lang w:eastAsia="de-DE"/>
              </w:rPr>
            </w:pPr>
            <w:ins w:id="527" w:author="Bernd Zeuner [2]" w:date="2022-05-20T10:24:00Z">
              <w:r>
                <w:rPr>
                  <w:lang w:eastAsia="de-DE"/>
                </w:rPr>
                <w:t xml:space="preserve">Extended artefact </w:t>
              </w:r>
            </w:ins>
            <w:ins w:id="528" w:author="Bernd Zeuner [2]" w:date="2022-05-20T10:43:00Z">
              <w:r w:rsidR="00B112A0">
                <w:rPr>
                  <w:lang w:eastAsia="de-DE"/>
                </w:rPr>
                <w:t xml:space="preserve">is usually </w:t>
              </w:r>
            </w:ins>
            <w:ins w:id="529" w:author="Bernd Zeuner [2]" w:date="2022-05-20T10:24:00Z">
              <w:r>
                <w:rPr>
                  <w:lang w:eastAsia="de-DE"/>
                </w:rPr>
                <w:t>abstract</w:t>
              </w:r>
            </w:ins>
          </w:p>
        </w:tc>
      </w:tr>
      <w:tr w:rsidR="004B31ED" w14:paraId="05C81AEA" w14:textId="77777777" w:rsidTr="00B67AF8">
        <w:trPr>
          <w:ins w:id="530" w:author="Bernd Zeuner [2]" w:date="2022-05-20T10:24:00Z"/>
        </w:trPr>
        <w:tc>
          <w:tcPr>
            <w:tcW w:w="2403" w:type="dxa"/>
          </w:tcPr>
          <w:p w14:paraId="09222D21" w14:textId="44768576" w:rsidR="002C0FD1" w:rsidRDefault="00AA6D26" w:rsidP="00B67AF8">
            <w:pPr>
              <w:rPr>
                <w:ins w:id="531" w:author="Bernd Zeuner [2]" w:date="2022-05-20T10:24:00Z"/>
                <w:lang w:eastAsia="de-DE"/>
              </w:rPr>
            </w:pPr>
            <w:ins w:id="532" w:author="Bernd Zeuner [2]" w:date="2022-05-20T10:26:00Z">
              <w:r w:rsidRPr="00272E73">
                <w:rPr>
                  <w:lang w:eastAsia="de-DE"/>
                </w:rPr>
                <w:t>«</w:t>
              </w:r>
              <w:r>
                <w:rPr>
                  <w:lang w:eastAsia="de-DE"/>
                </w:rPr>
                <w:t>abstraction</w:t>
              </w:r>
              <w:r w:rsidRPr="00272E73">
                <w:rPr>
                  <w:lang w:eastAsia="de-DE"/>
                </w:rPr>
                <w:t>»</w:t>
              </w:r>
            </w:ins>
            <w:ins w:id="533" w:author="Bernd Zeuner [2]" w:date="2022-05-20T10:37:00Z">
              <w:r w:rsidR="00B03AC6">
                <w:rPr>
                  <w:lang w:eastAsia="de-DE"/>
                </w:rPr>
                <w:br/>
                <w:t xml:space="preserve">incl. </w:t>
              </w:r>
              <w:r w:rsidR="00B03AC6" w:rsidRPr="00272E73">
                <w:rPr>
                  <w:lang w:eastAsia="de-DE"/>
                </w:rPr>
                <w:t>«</w:t>
              </w:r>
              <w:r w:rsidR="00B03AC6">
                <w:rPr>
                  <w:lang w:eastAsia="de-DE"/>
                </w:rPr>
                <w:t>Specify</w:t>
              </w:r>
              <w:r w:rsidR="00B03AC6" w:rsidRPr="00272E73">
                <w:rPr>
                  <w:lang w:eastAsia="de-DE"/>
                </w:rPr>
                <w:t>»</w:t>
              </w:r>
            </w:ins>
          </w:p>
        </w:tc>
        <w:tc>
          <w:tcPr>
            <w:tcW w:w="2315" w:type="dxa"/>
          </w:tcPr>
          <w:p w14:paraId="7F29F29F" w14:textId="313B3400" w:rsidR="002C0FD1" w:rsidRDefault="00B112A0" w:rsidP="00B67AF8">
            <w:pPr>
              <w:rPr>
                <w:ins w:id="534" w:author="Bernd Zeuner [2]" w:date="2022-05-20T10:24:00Z"/>
                <w:lang w:eastAsia="de-DE"/>
              </w:rPr>
            </w:pPr>
            <w:ins w:id="535" w:author="Bernd Zeuner [2]" w:date="2022-05-20T10:43:00Z">
              <w:r>
                <w:rPr>
                  <w:lang w:eastAsia="de-DE"/>
                </w:rPr>
                <w:t>Object Classes</w:t>
              </w:r>
              <w:r>
                <w:rPr>
                  <w:lang w:eastAsia="de-DE"/>
                </w:rPr>
                <w:br/>
                <w:t>Complex Data Types</w:t>
              </w:r>
              <w:r>
                <w:rPr>
                  <w:lang w:eastAsia="de-DE"/>
                </w:rPr>
                <w:br/>
                <w:t>Enumerations</w:t>
              </w:r>
            </w:ins>
          </w:p>
        </w:tc>
        <w:tc>
          <w:tcPr>
            <w:tcW w:w="2317" w:type="dxa"/>
          </w:tcPr>
          <w:p w14:paraId="074DC157" w14:textId="0669D121" w:rsidR="002C0FD1" w:rsidRDefault="00B112A0" w:rsidP="00B67AF8">
            <w:pPr>
              <w:rPr>
                <w:ins w:id="536" w:author="Bernd Zeuner [2]" w:date="2022-05-20T10:24:00Z"/>
                <w:lang w:eastAsia="de-DE"/>
              </w:rPr>
            </w:pPr>
            <w:ins w:id="537" w:author="Bernd Zeuner [2]" w:date="2022-05-20T10:43:00Z">
              <w:r>
                <w:rPr>
                  <w:lang w:eastAsia="de-DE"/>
                </w:rPr>
                <w:t>Extended</w:t>
              </w:r>
            </w:ins>
          </w:p>
        </w:tc>
        <w:tc>
          <w:tcPr>
            <w:tcW w:w="2315" w:type="dxa"/>
          </w:tcPr>
          <w:p w14:paraId="4CFED895" w14:textId="61918731" w:rsidR="002C0FD1" w:rsidRDefault="00B112A0" w:rsidP="00B67AF8">
            <w:pPr>
              <w:rPr>
                <w:ins w:id="538" w:author="Bernd Zeuner [2]" w:date="2022-05-20T10:24:00Z"/>
                <w:lang w:eastAsia="de-DE"/>
              </w:rPr>
            </w:pPr>
            <w:ins w:id="539" w:author="Bernd Zeuner [2]" w:date="2022-05-20T10:44:00Z">
              <w:r>
                <w:rPr>
                  <w:lang w:eastAsia="de-DE"/>
                </w:rPr>
                <w:t xml:space="preserve">Extending artefact is </w:t>
              </w:r>
            </w:ins>
            <w:ins w:id="540" w:author="Bernd Zeuner [2]" w:date="2023-02-24T09:45:00Z">
              <w:r w:rsidR="00446A4D">
                <w:rPr>
                  <w:lang w:eastAsia="de-DE"/>
                </w:rPr>
                <w:t xml:space="preserve">usually </w:t>
              </w:r>
            </w:ins>
            <w:ins w:id="541" w:author="Bernd Zeuner [2]" w:date="2022-05-20T10:44:00Z">
              <w:r>
                <w:rPr>
                  <w:lang w:eastAsia="de-DE"/>
                </w:rPr>
                <w:t>abstract</w:t>
              </w:r>
            </w:ins>
          </w:p>
        </w:tc>
      </w:tr>
    </w:tbl>
    <w:p w14:paraId="27BC2DD7" w14:textId="7937531D" w:rsidR="00024E72" w:rsidRDefault="00024E72" w:rsidP="00913A3A">
      <w:pPr>
        <w:rPr>
          <w:ins w:id="542" w:author="Bernd Zeuner [2]" w:date="2022-05-20T10:08:00Z"/>
          <w:lang w:eastAsia="de-DE"/>
        </w:rPr>
      </w:pPr>
    </w:p>
    <w:p w14:paraId="6479C1D8" w14:textId="6E85554E" w:rsidR="00024E72" w:rsidRPr="002C0FD1" w:rsidRDefault="00B67AF8" w:rsidP="002C0FD1">
      <w:pPr>
        <w:pStyle w:val="berschrift4"/>
        <w:rPr>
          <w:ins w:id="543" w:author="Bernd Zeuner [2]" w:date="2022-05-20T08:32:00Z"/>
          <w:lang w:val="en-GB"/>
        </w:rPr>
      </w:pPr>
      <w:ins w:id="544" w:author="Bernd Zeuner [2]" w:date="2022-05-20T10:20:00Z">
        <w:r w:rsidRPr="00A06D82">
          <w:rPr>
            <w:bCs/>
            <w:lang w:val="en-GB"/>
          </w:rPr>
          <w:t>«ExtendedComposite»</w:t>
        </w:r>
        <w:r w:rsidRPr="002C0FD1">
          <w:rPr>
            <w:lang w:val="en-GB"/>
          </w:rPr>
          <w:t xml:space="preserve"> Aggregation</w:t>
        </w:r>
      </w:ins>
    </w:p>
    <w:p w14:paraId="50511EA7" w14:textId="30DAA7C1" w:rsidR="00905D46" w:rsidRDefault="00905D46" w:rsidP="00F56DD6">
      <w:pPr>
        <w:rPr>
          <w:lang w:eastAsia="de-DE"/>
        </w:rPr>
      </w:pPr>
      <w:r>
        <w:rPr>
          <w:lang w:eastAsia="de-DE"/>
        </w:rPr>
        <w:t>A</w:t>
      </w:r>
      <w:r w:rsidR="00F56DD6">
        <w:rPr>
          <w:lang w:eastAsia="de-DE"/>
        </w:rPr>
        <w:t>n</w:t>
      </w:r>
      <w:r>
        <w:rPr>
          <w:lang w:eastAsia="de-DE"/>
        </w:rPr>
        <w:t xml:space="preserve"> </w:t>
      </w:r>
      <w:r w:rsidR="00F56DD6" w:rsidRPr="00905D46">
        <w:rPr>
          <w:rFonts w:cs="Times New Roman"/>
          <w:b/>
          <w:lang w:eastAsia="de-DE"/>
        </w:rPr>
        <w:t>«</w:t>
      </w:r>
      <w:r w:rsidR="00F56DD6">
        <w:rPr>
          <w:rFonts w:cs="Times New Roman"/>
          <w:b/>
          <w:lang w:eastAsia="de-DE"/>
        </w:rPr>
        <w:t>Extended</w:t>
      </w:r>
      <w:r w:rsidR="00F56DD6" w:rsidRPr="00905D46">
        <w:rPr>
          <w:b/>
          <w:lang w:eastAsia="de-DE"/>
        </w:rPr>
        <w:t>Composite</w:t>
      </w:r>
      <w:r w:rsidR="00F56DD6" w:rsidRPr="00905D46">
        <w:rPr>
          <w:rFonts w:cs="Times New Roman"/>
          <w:b/>
          <w:lang w:eastAsia="de-DE"/>
        </w:rPr>
        <w:t>»</w:t>
      </w:r>
      <w:r w:rsidR="00F56DD6">
        <w:rPr>
          <w:lang w:eastAsia="de-DE"/>
        </w:rPr>
        <w:t xml:space="preserve"> </w:t>
      </w:r>
      <w:r>
        <w:rPr>
          <w:lang w:eastAsia="de-DE"/>
        </w:rPr>
        <w:t xml:space="preserve">aggregation </w:t>
      </w:r>
      <w:r w:rsidR="00F56DD6">
        <w:rPr>
          <w:lang w:eastAsia="de-DE"/>
        </w:rPr>
        <w:t xml:space="preserve">is a more </w:t>
      </w:r>
      <w:r w:rsidR="00F56DD6" w:rsidRPr="00F56DD6">
        <w:rPr>
          <w:lang w:eastAsia="de-DE"/>
        </w:rPr>
        <w:t xml:space="preserve">restrictive form of </w:t>
      </w:r>
      <w:r w:rsidR="00F56DD6">
        <w:rPr>
          <w:lang w:eastAsia="de-DE"/>
        </w:rPr>
        <w:t xml:space="preserve">a </w:t>
      </w:r>
      <w:r w:rsidR="00272456">
        <w:rPr>
          <w:lang w:eastAsia="de-DE"/>
        </w:rPr>
        <w:t>composite</w:t>
      </w:r>
      <w:r w:rsidR="00F56DD6" w:rsidRPr="00F56DD6">
        <w:t xml:space="preserve"> </w:t>
      </w:r>
      <w:r w:rsidR="00F56DD6">
        <w:rPr>
          <w:lang w:eastAsia="de-DE"/>
        </w:rPr>
        <w:t xml:space="preserve">aggregation </w:t>
      </w:r>
      <w:r w:rsidR="00F56DD6" w:rsidRPr="00F56DD6">
        <w:rPr>
          <w:lang w:eastAsia="de-DE"/>
        </w:rPr>
        <w:t xml:space="preserve">where the extending classes </w:t>
      </w:r>
      <w:ins w:id="545" w:author="Bernd Zeuner" w:date="2021-10-22T09:28:00Z">
        <w:r w:rsidR="00DB2C0B">
          <w:rPr>
            <w:lang w:eastAsia="de-DE"/>
          </w:rPr>
          <w:t>(</w:t>
        </w:r>
      </w:ins>
      <w:ins w:id="546" w:author="Bernd Zeuner" w:date="2021-10-22T09:30:00Z">
        <w:r w:rsidR="00DB2C0B">
          <w:rPr>
            <w:lang w:eastAsia="de-DE"/>
          </w:rPr>
          <w:t xml:space="preserve">i.e., </w:t>
        </w:r>
      </w:ins>
      <w:ins w:id="547" w:author="Bernd Zeuner" w:date="2021-10-22T09:29:00Z">
        <w:r w:rsidR="00DB2C0B">
          <w:rPr>
            <w:lang w:eastAsia="de-DE"/>
          </w:rPr>
          <w:t xml:space="preserve">object </w:t>
        </w:r>
      </w:ins>
      <w:ins w:id="548" w:author="Bernd Zeuner" w:date="2021-10-22T09:28:00Z">
        <w:r w:rsidR="00DB2C0B">
          <w:rPr>
            <w:lang w:eastAsia="de-DE"/>
          </w:rPr>
          <w:t xml:space="preserve">classes, </w:t>
        </w:r>
        <w:r w:rsidR="00DB2C0B" w:rsidRPr="00DB2C0B">
          <w:rPr>
            <w:lang w:eastAsia="de-DE"/>
          </w:rPr>
          <w:t>interface</w:t>
        </w:r>
        <w:r w:rsidR="00DB2C0B">
          <w:rPr>
            <w:lang w:eastAsia="de-DE"/>
          </w:rPr>
          <w:t>s</w:t>
        </w:r>
        <w:r w:rsidR="00DB2C0B" w:rsidRPr="00DB2C0B">
          <w:rPr>
            <w:lang w:eastAsia="de-DE"/>
          </w:rPr>
          <w:t xml:space="preserve"> </w:t>
        </w:r>
      </w:ins>
      <w:ins w:id="549" w:author="Bernd Zeuner" w:date="2021-10-22T09:29:00Z">
        <w:r w:rsidR="00DB2C0B">
          <w:rPr>
            <w:lang w:eastAsia="de-DE"/>
          </w:rPr>
          <w:t>or</w:t>
        </w:r>
      </w:ins>
      <w:ins w:id="550" w:author="Bernd Zeuner" w:date="2021-10-22T09:28:00Z">
        <w:r w:rsidR="00DB2C0B" w:rsidRPr="00DB2C0B">
          <w:rPr>
            <w:lang w:eastAsia="de-DE"/>
          </w:rPr>
          <w:t xml:space="preserve"> signal</w:t>
        </w:r>
      </w:ins>
      <w:ins w:id="551" w:author="Bernd Zeuner" w:date="2021-10-22T09:29:00Z">
        <w:r w:rsidR="00DB2C0B">
          <w:rPr>
            <w:lang w:eastAsia="de-DE"/>
          </w:rPr>
          <w:t>s</w:t>
        </w:r>
      </w:ins>
      <w:ins w:id="552" w:author="Bernd Zeuner" w:date="2021-10-22T09:28:00Z">
        <w:r w:rsidR="00DB2C0B">
          <w:rPr>
            <w:lang w:eastAsia="de-DE"/>
          </w:rPr>
          <w:t xml:space="preserve">) </w:t>
        </w:r>
      </w:ins>
      <w:r w:rsidR="00F56DD6" w:rsidRPr="00F56DD6">
        <w:rPr>
          <w:lang w:eastAsia="de-DE"/>
        </w:rPr>
        <w:t>will never be explicitly instantiated</w:t>
      </w:r>
      <w:r w:rsidR="005D78C8">
        <w:rPr>
          <w:lang w:eastAsia="de-DE"/>
        </w:rPr>
        <w:t xml:space="preserve"> (i.e., are abstract)</w:t>
      </w:r>
      <w:r w:rsidR="00F56DD6" w:rsidRPr="00F56DD6">
        <w:rPr>
          <w:lang w:eastAsia="de-DE"/>
        </w:rPr>
        <w:t>, but that the attributes</w:t>
      </w:r>
      <w:ins w:id="553" w:author="Bernd Zeuner" w:date="2021-10-22T09:29:00Z">
        <w:r w:rsidR="00DB2C0B">
          <w:rPr>
            <w:lang w:eastAsia="de-DE"/>
          </w:rPr>
          <w:t>/operations</w:t>
        </w:r>
      </w:ins>
      <w:r w:rsidR="00F56DD6" w:rsidRPr="00F56DD6">
        <w:rPr>
          <w:lang w:eastAsia="de-DE"/>
        </w:rPr>
        <w:t xml:space="preserve"> defined by the extending class will be transferred to the class being extended</w:t>
      </w:r>
      <w:r w:rsidR="00F56DD6">
        <w:rPr>
          <w:lang w:eastAsia="de-DE"/>
        </w:rPr>
        <w:t xml:space="preserve"> at runtime, much like the UML </w:t>
      </w:r>
      <w:r w:rsidR="00F56DD6" w:rsidRPr="00F56DD6">
        <w:rPr>
          <w:lang w:eastAsia="de-DE"/>
        </w:rPr>
        <w:t xml:space="preserve">Generalization </w:t>
      </w:r>
      <w:r w:rsidR="00F56DD6" w:rsidRPr="00F56DD6">
        <w:rPr>
          <w:lang w:eastAsia="de-DE"/>
        </w:rPr>
        <w:lastRenderedPageBreak/>
        <w:t>relationship. In other words</w:t>
      </w:r>
      <w:r w:rsidR="001F0452">
        <w:rPr>
          <w:lang w:eastAsia="de-DE"/>
        </w:rPr>
        <w:t>,</w:t>
      </w:r>
      <w:r w:rsidR="00F56DD6" w:rsidRPr="00F56DD6">
        <w:rPr>
          <w:lang w:eastAsia="de-DE"/>
        </w:rPr>
        <w:t xml:space="preserve"> the extending classes are essentially carrying attributes</w:t>
      </w:r>
      <w:ins w:id="554" w:author="Bernd Zeuner" w:date="2021-10-22T09:30:00Z">
        <w:r w:rsidR="00DB2C0B">
          <w:rPr>
            <w:lang w:eastAsia="de-DE"/>
          </w:rPr>
          <w:t>/operations</w:t>
        </w:r>
      </w:ins>
      <w:r w:rsidR="00F56DD6" w:rsidRPr="00F56DD6">
        <w:rPr>
          <w:lang w:eastAsia="de-DE"/>
        </w:rPr>
        <w:t xml:space="preserve"> of the extended class in a grouping-pack</w:t>
      </w:r>
      <w:r w:rsidR="005D78C8">
        <w:rPr>
          <w:lang w:eastAsia="de-DE"/>
        </w:rPr>
        <w:t xml:space="preserve">. </w:t>
      </w:r>
      <w:r w:rsidR="005C436F" w:rsidRPr="00CC6E93">
        <w:rPr>
          <w:lang w:eastAsia="de-DE"/>
        </w:rPr>
        <w:t>The multiplicity at the diamond end of the association is always [1] and t</w:t>
      </w:r>
      <w:r w:rsidR="005D78C8" w:rsidRPr="00CC6E93">
        <w:rPr>
          <w:lang w:eastAsia="de-DE"/>
        </w:rPr>
        <w:t xml:space="preserve">he </w:t>
      </w:r>
      <w:r w:rsidR="00D81CF3" w:rsidRPr="00CC6E93">
        <w:rPr>
          <w:lang w:eastAsia="de-DE"/>
        </w:rPr>
        <w:t xml:space="preserve">extending </w:t>
      </w:r>
      <w:r w:rsidR="005D78C8" w:rsidRPr="00CC6E93">
        <w:rPr>
          <w:lang w:eastAsia="de-DE"/>
        </w:rPr>
        <w:t xml:space="preserve">class </w:t>
      </w:r>
      <w:r w:rsidR="00D81CF3" w:rsidRPr="00CC6E93">
        <w:rPr>
          <w:lang w:eastAsia="de-DE"/>
        </w:rPr>
        <w:t xml:space="preserve">has a multiplicity of </w:t>
      </w:r>
      <w:r w:rsidR="005C436F" w:rsidRPr="00CC6E93">
        <w:rPr>
          <w:lang w:eastAsia="de-DE"/>
        </w:rPr>
        <w:t>[</w:t>
      </w:r>
      <w:r w:rsidR="00D81CF3" w:rsidRPr="00CC6E93">
        <w:rPr>
          <w:lang w:eastAsia="de-DE"/>
        </w:rPr>
        <w:t>0..1</w:t>
      </w:r>
      <w:r w:rsidR="005C436F" w:rsidRPr="00CC6E93">
        <w:rPr>
          <w:lang w:eastAsia="de-DE"/>
        </w:rPr>
        <w:t>] or [1]</w:t>
      </w:r>
      <w:r w:rsidR="00F56DD6" w:rsidRPr="00CC6E93">
        <w:rPr>
          <w:lang w:eastAsia="de-DE"/>
        </w:rPr>
        <w:t>.</w:t>
      </w:r>
    </w:p>
    <w:p w14:paraId="4EAD01C4" w14:textId="315DDAC3" w:rsidR="00687EB2" w:rsidRDefault="00687EB2" w:rsidP="00687EB2">
      <w:pPr>
        <w:rPr>
          <w:ins w:id="555" w:author="Bernd Zeuner" w:date="2021-10-22T09:33:00Z"/>
          <w:lang w:eastAsia="de-DE"/>
        </w:rPr>
      </w:pPr>
      <w:ins w:id="556" w:author="Bernd Zeuner" w:date="2021-10-22T09:33:00Z">
        <w:r>
          <w:rPr>
            <w:lang w:eastAsia="de-DE"/>
          </w:rPr>
          <w:t>Note</w:t>
        </w:r>
      </w:ins>
      <w:ins w:id="557" w:author="Bernd Zeuner" w:date="2021-10-22T09:48:00Z">
        <w:r w:rsidR="00105110">
          <w:rPr>
            <w:lang w:eastAsia="de-DE"/>
          </w:rPr>
          <w:t>s</w:t>
        </w:r>
      </w:ins>
      <w:ins w:id="558" w:author="Bernd Zeuner" w:date="2021-10-22T09:33:00Z">
        <w:r>
          <w:rPr>
            <w:lang w:eastAsia="de-DE"/>
          </w:rPr>
          <w:t>:</w:t>
        </w:r>
      </w:ins>
      <w:ins w:id="559" w:author="Bernd Zeuner" w:date="2021-10-22T09:48:00Z">
        <w:r w:rsidR="00105110">
          <w:rPr>
            <w:lang w:eastAsia="de-DE"/>
          </w:rPr>
          <w:br/>
        </w:r>
      </w:ins>
      <w:ins w:id="560" w:author="Bernd Zeuner" w:date="2021-10-22T09:51:00Z">
        <w:r w:rsidR="00105110">
          <w:rPr>
            <w:lang w:eastAsia="de-DE"/>
          </w:rPr>
          <w:t>Object Classes, i</w:t>
        </w:r>
      </w:ins>
      <w:ins w:id="561" w:author="Bernd Zeuner" w:date="2021-10-22T09:33:00Z">
        <w:r w:rsidRPr="00687EB2">
          <w:rPr>
            <w:lang w:eastAsia="de-DE"/>
          </w:rPr>
          <w:t>nterface</w:t>
        </w:r>
        <w:r>
          <w:rPr>
            <w:lang w:eastAsia="de-DE"/>
          </w:rPr>
          <w:t>s</w:t>
        </w:r>
        <w:r w:rsidRPr="00687EB2">
          <w:rPr>
            <w:lang w:eastAsia="de-DE"/>
          </w:rPr>
          <w:t xml:space="preserve"> and signal</w:t>
        </w:r>
        <w:r>
          <w:rPr>
            <w:lang w:eastAsia="de-DE"/>
          </w:rPr>
          <w:t>s</w:t>
        </w:r>
        <w:r w:rsidRPr="00687EB2">
          <w:rPr>
            <w:lang w:eastAsia="de-DE"/>
          </w:rPr>
          <w:t xml:space="preserve"> can </w:t>
        </w:r>
      </w:ins>
      <w:ins w:id="562" w:author="Bernd Zeuner" w:date="2021-10-22T09:51:00Z">
        <w:r w:rsidR="00105110">
          <w:rPr>
            <w:lang w:eastAsia="de-DE"/>
          </w:rPr>
          <w:t>all</w:t>
        </w:r>
      </w:ins>
      <w:ins w:id="563" w:author="Bernd Zeuner" w:date="2021-10-22T09:33:00Z">
        <w:r w:rsidRPr="00687EB2">
          <w:rPr>
            <w:lang w:eastAsia="de-DE"/>
          </w:rPr>
          <w:t xml:space="preserve"> extend object </w:t>
        </w:r>
      </w:ins>
      <w:ins w:id="564" w:author="Bernd Zeuner" w:date="2021-10-22T09:48:00Z">
        <w:r w:rsidR="00105110" w:rsidRPr="00687EB2">
          <w:rPr>
            <w:lang w:eastAsia="de-DE"/>
          </w:rPr>
          <w:t>classes,</w:t>
        </w:r>
      </w:ins>
      <w:ins w:id="565" w:author="Bernd Zeuner" w:date="2021-10-22T09:33:00Z">
        <w:r w:rsidRPr="00687EB2">
          <w:rPr>
            <w:lang w:eastAsia="de-DE"/>
          </w:rPr>
          <w:t xml:space="preserve"> but object classes cannot extend signal</w:t>
        </w:r>
      </w:ins>
      <w:ins w:id="566" w:author="Bernd Zeuner" w:date="2021-10-22T09:34:00Z">
        <w:r>
          <w:rPr>
            <w:lang w:eastAsia="de-DE"/>
          </w:rPr>
          <w:t>s</w:t>
        </w:r>
      </w:ins>
      <w:ins w:id="567" w:author="Bernd Zeuner" w:date="2021-10-22T09:33:00Z">
        <w:r w:rsidRPr="00687EB2">
          <w:rPr>
            <w:lang w:eastAsia="de-DE"/>
          </w:rPr>
          <w:t xml:space="preserve"> or interface</w:t>
        </w:r>
      </w:ins>
      <w:ins w:id="568" w:author="Bernd Zeuner" w:date="2021-10-22T09:34:00Z">
        <w:r>
          <w:rPr>
            <w:lang w:eastAsia="de-DE"/>
          </w:rPr>
          <w:t>s.</w:t>
        </w:r>
      </w:ins>
      <w:ins w:id="569" w:author="Bernd Zeuner" w:date="2021-10-22T09:48:00Z">
        <w:r w:rsidR="00105110">
          <w:rPr>
            <w:lang w:eastAsia="de-DE"/>
          </w:rPr>
          <w:br/>
          <w:t xml:space="preserve">It is also possible that an extending class can extend more than </w:t>
        </w:r>
      </w:ins>
      <w:ins w:id="570" w:author="Bernd Zeuner" w:date="2021-10-22T09:49:00Z">
        <w:r w:rsidR="00105110">
          <w:rPr>
            <w:lang w:eastAsia="de-DE"/>
          </w:rPr>
          <w:t>on</w:t>
        </w:r>
      </w:ins>
      <w:ins w:id="571" w:author="Bernd Zeuner [2]" w:date="2023-02-24T09:30:00Z">
        <w:r w:rsidR="0066630A">
          <w:rPr>
            <w:lang w:eastAsia="de-DE"/>
          </w:rPr>
          <w:t>e</w:t>
        </w:r>
      </w:ins>
      <w:ins w:id="572" w:author="Bernd Zeuner" w:date="2021-10-22T09:49:00Z">
        <w:r w:rsidR="00105110">
          <w:rPr>
            <w:lang w:eastAsia="de-DE"/>
          </w:rPr>
          <w:t xml:space="preserve"> object classes.</w:t>
        </w:r>
      </w:ins>
    </w:p>
    <w:p w14:paraId="239FC1A0" w14:textId="57D56366" w:rsidR="00ED7C01" w:rsidRPr="00E30D36" w:rsidRDefault="008D333D" w:rsidP="00905D46">
      <w:pPr>
        <w:jc w:val="center"/>
        <w:rPr>
          <w:noProof/>
          <w:lang w:eastAsia="de-DE"/>
        </w:rPr>
      </w:pPr>
      <w:ins w:id="573" w:author="Bernd Zeuner [2]" w:date="2022-05-20T11:05:00Z">
        <w:r w:rsidRPr="008D333D">
          <w:rPr>
            <w:noProof/>
            <w:lang w:eastAsia="de-DE"/>
          </w:rPr>
          <w:drawing>
            <wp:inline distT="0" distB="0" distL="0" distR="0" wp14:anchorId="310BBB16" wp14:editId="2A151BBA">
              <wp:extent cx="5058481" cy="3115110"/>
              <wp:effectExtent l="0" t="0" r="8890" b="9525"/>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58481" cy="3115110"/>
                      </a:xfrm>
                      <a:prstGeom prst="rect">
                        <a:avLst/>
                      </a:prstGeom>
                    </pic:spPr>
                  </pic:pic>
                </a:graphicData>
              </a:graphic>
            </wp:inline>
          </w:drawing>
        </w:r>
      </w:ins>
      <w:del w:id="574" w:author="Bernd Zeuner" w:date="2021-10-22T09:47:00Z">
        <w:r w:rsidR="00ED7C01" w:rsidRPr="00ED7C01" w:rsidDel="00105110">
          <w:rPr>
            <w:noProof/>
            <w:lang w:val="de-DE" w:eastAsia="de-DE"/>
          </w:rPr>
          <w:drawing>
            <wp:inline distT="0" distB="0" distL="0" distR="0" wp14:anchorId="3EC18D4D" wp14:editId="2C2459DB">
              <wp:extent cx="4602435" cy="619375"/>
              <wp:effectExtent l="0" t="0" r="8255" b="9525"/>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02435" cy="619375"/>
                      </a:xfrm>
                      <a:prstGeom prst="rect">
                        <a:avLst/>
                      </a:prstGeom>
                    </pic:spPr>
                  </pic:pic>
                </a:graphicData>
              </a:graphic>
            </wp:inline>
          </w:drawing>
        </w:r>
      </w:del>
      <w:del w:id="575" w:author="Bernd Zeuner" w:date="2021-10-29T12:01:00Z">
        <w:r w:rsidR="00105110" w:rsidRPr="00105110" w:rsidDel="00AE182E">
          <w:rPr>
            <w:noProof/>
            <w:lang w:val="de-DE" w:eastAsia="de-DE"/>
          </w:rPr>
          <w:drawing>
            <wp:inline distT="0" distB="0" distL="0" distR="0" wp14:anchorId="02726CB2" wp14:editId="4867051D">
              <wp:extent cx="4888301" cy="2001059"/>
              <wp:effectExtent l="0" t="0" r="762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88301" cy="2001059"/>
                      </a:xfrm>
                      <a:prstGeom prst="rect">
                        <a:avLst/>
                      </a:prstGeom>
                    </pic:spPr>
                  </pic:pic>
                </a:graphicData>
              </a:graphic>
            </wp:inline>
          </w:drawing>
        </w:r>
      </w:del>
    </w:p>
    <w:p w14:paraId="6E5216DF" w14:textId="77C2CF64" w:rsidR="00905D46" w:rsidRDefault="00905D46" w:rsidP="00905D46">
      <w:pPr>
        <w:pStyle w:val="FigureCaption"/>
      </w:pPr>
      <w:bookmarkStart w:id="576" w:name="_Ref79146155"/>
      <w:bookmarkStart w:id="577" w:name="_Toc516068658"/>
      <w:bookmarkStart w:id="578" w:name="_Toc79149064"/>
      <w:r>
        <w:t xml:space="preserve">Figure </w:t>
      </w:r>
      <w:r w:rsidR="00ED61A2">
        <w:fldChar w:fldCharType="begin"/>
      </w:r>
      <w:r>
        <w:instrText xml:space="preserve"> STYLEREF 1 \s </w:instrText>
      </w:r>
      <w:r w:rsidR="00ED61A2">
        <w:fldChar w:fldCharType="separate"/>
      </w:r>
      <w:r w:rsidR="00272456">
        <w:rPr>
          <w:noProof/>
        </w:rPr>
        <w:t>5</w:t>
      </w:r>
      <w:r w:rsidR="00ED61A2">
        <w:fldChar w:fldCharType="end"/>
      </w:r>
      <w:r>
        <w:t>.</w:t>
      </w:r>
      <w:r w:rsidR="00ED61A2">
        <w:fldChar w:fldCharType="begin"/>
      </w:r>
      <w:r>
        <w:instrText xml:space="preserve"> SEQ Figure \* ARABIC \s 1 </w:instrText>
      </w:r>
      <w:r w:rsidR="00ED61A2">
        <w:fldChar w:fldCharType="separate"/>
      </w:r>
      <w:r w:rsidR="00272456">
        <w:rPr>
          <w:noProof/>
        </w:rPr>
        <w:t>26</w:t>
      </w:r>
      <w:r w:rsidR="00ED61A2">
        <w:fldChar w:fldCharType="end"/>
      </w:r>
      <w:bookmarkEnd w:id="576"/>
      <w:r>
        <w:t xml:space="preserve">: </w:t>
      </w:r>
      <w:r w:rsidR="00B84C67" w:rsidRPr="00B84C67">
        <w:t xml:space="preserve">«ExtendedComposite» </w:t>
      </w:r>
      <w:r w:rsidRPr="00B51A95">
        <w:t>Aggregation Association Relationship Notation</w:t>
      </w:r>
      <w:bookmarkEnd w:id="577"/>
      <w:bookmarkEnd w:id="578"/>
      <w:ins w:id="579" w:author="Bernd Zeuner" w:date="2021-10-29T11:46:00Z">
        <w:r w:rsidR="002E3A61">
          <w:t xml:space="preserve"> </w:t>
        </w:r>
      </w:ins>
      <w:ins w:id="580" w:author="Bernd Zeuner" w:date="2021-10-29T11:50:00Z">
        <w:r w:rsidR="00504B1B">
          <w:t>E</w:t>
        </w:r>
      </w:ins>
      <w:ins w:id="581" w:author="Bernd Zeuner" w:date="2021-10-29T11:46:00Z">
        <w:r w:rsidR="002E3A61">
          <w:t>xample</w:t>
        </w:r>
      </w:ins>
      <w:ins w:id="582" w:author="Bernd Zeuner [2]" w:date="2022-05-20T11:03:00Z">
        <w:r w:rsidR="008D333D">
          <w:t>s</w:t>
        </w:r>
      </w:ins>
    </w:p>
    <w:p w14:paraId="5E444E63" w14:textId="6E77B762" w:rsidR="00905D46" w:rsidRDefault="00252DC7" w:rsidP="00905D46">
      <w:pPr>
        <w:rPr>
          <w:moveFrom w:id="583" w:author="Bernd Zeuner [2]" w:date="2022-09-02T13:44:00Z"/>
          <w:lang w:eastAsia="de-DE"/>
        </w:rPr>
      </w:pPr>
      <w:ins w:id="584" w:author="Bernd Zeuner [2]" w:date="2022-09-02T13:47:00Z">
        <w:r>
          <w:rPr>
            <w:lang w:eastAsia="de-DE"/>
          </w:rPr>
          <w:t xml:space="preserve">Note: </w:t>
        </w:r>
      </w:ins>
      <w:ins w:id="585" w:author="Bernd Zeuner [2]" w:date="2022-09-02T13:45:00Z">
        <w:r>
          <w:rPr>
            <w:lang w:eastAsia="de-DE"/>
          </w:rPr>
          <w:t xml:space="preserve">The modelling of the </w:t>
        </w:r>
      </w:ins>
      <w:ins w:id="586" w:author="Bernd Zeuner [2]" w:date="2022-09-02T13:46:00Z">
        <w:r>
          <w:t xml:space="preserve">«ExtendedComposite» aggregation </w:t>
        </w:r>
      </w:ins>
      <w:ins w:id="587" w:author="Bernd Zeuner [2]" w:date="2022-09-02T13:47:00Z">
        <w:r>
          <w:t>need</w:t>
        </w:r>
      </w:ins>
      <w:ins w:id="588" w:author="Bernd Zeuner [2]" w:date="2022-09-02T13:48:00Z">
        <w:r>
          <w:t xml:space="preserve">s to be adapted </w:t>
        </w:r>
      </w:ins>
      <w:ins w:id="589" w:author="Bernd Zeuner [2]" w:date="2022-09-02T13:46:00Z">
        <w:r>
          <w:t>i</w:t>
        </w:r>
      </w:ins>
      <w:ins w:id="590" w:author="Bernd Zeuner [2]" w:date="2022-09-02T13:45:00Z">
        <w:r>
          <w:rPr>
            <w:lang w:eastAsia="de-DE"/>
          </w:rPr>
          <w:t xml:space="preserve">n case the </w:t>
        </w:r>
      </w:ins>
      <w:ins w:id="591" w:author="Bernd Zeuner [2]" w:date="2022-09-02T13:47:00Z">
        <w:r>
          <w:rPr>
            <w:lang w:eastAsia="de-DE"/>
          </w:rPr>
          <w:t xml:space="preserve">UML </w:t>
        </w:r>
      </w:ins>
      <w:ins w:id="592" w:author="Bernd Zeuner [2]" w:date="2022-09-02T13:48:00Z">
        <w:r>
          <w:rPr>
            <w:lang w:eastAsia="de-DE"/>
          </w:rPr>
          <w:t xml:space="preserve">model </w:t>
        </w:r>
      </w:ins>
      <w:ins w:id="593" w:author="Bernd Zeuner [2]" w:date="2022-09-02T13:47:00Z">
        <w:r>
          <w:rPr>
            <w:lang w:eastAsia="de-DE"/>
          </w:rPr>
          <w:t>needs to be mapped to YANG</w:t>
        </w:r>
      </w:ins>
      <w:ins w:id="594" w:author="Bernd Zeuner [2]" w:date="2022-09-02T13:48:00Z">
        <w:r>
          <w:rPr>
            <w:lang w:eastAsia="de-DE"/>
          </w:rPr>
          <w:t xml:space="preserve"> by the UML to YANG mapping tool</w:t>
        </w:r>
      </w:ins>
      <w:ins w:id="595" w:author="Bernd Zeuner [2]" w:date="2022-09-02T13:52:00Z">
        <w:r w:rsidR="00C73E01">
          <w:rPr>
            <w:lang w:eastAsia="de-DE"/>
          </w:rPr>
          <w:t xml:space="preserve"> </w:t>
        </w:r>
        <w:r w:rsidR="00C73E01">
          <w:rPr>
            <w:lang w:eastAsia="de-DE"/>
          </w:rPr>
          <w:fldChar w:fldCharType="begin"/>
        </w:r>
        <w:r w:rsidR="00C73E01">
          <w:rPr>
            <w:lang w:eastAsia="de-DE"/>
          </w:rPr>
          <w:instrText xml:space="preserve"> REF _Ref444712239 \r \h </w:instrText>
        </w:r>
      </w:ins>
      <w:r w:rsidR="00C73E01">
        <w:rPr>
          <w:lang w:eastAsia="de-DE"/>
        </w:rPr>
      </w:r>
      <w:r w:rsidR="00C73E01">
        <w:rPr>
          <w:lang w:eastAsia="de-DE"/>
        </w:rPr>
        <w:fldChar w:fldCharType="separate"/>
      </w:r>
      <w:ins w:id="596" w:author="Bernd Zeuner [2]" w:date="2022-09-02T13:52:00Z">
        <w:r w:rsidR="00C73E01">
          <w:rPr>
            <w:lang w:eastAsia="de-DE"/>
          </w:rPr>
          <w:t>[5]</w:t>
        </w:r>
        <w:r w:rsidR="00C73E01">
          <w:rPr>
            <w:lang w:eastAsia="de-DE"/>
          </w:rPr>
          <w:fldChar w:fldCharType="end"/>
        </w:r>
      </w:ins>
      <w:ins w:id="597" w:author="Bernd Zeuner [2]" w:date="2022-09-02T13:48:00Z">
        <w:r>
          <w:rPr>
            <w:lang w:eastAsia="de-DE"/>
          </w:rPr>
          <w:t>.</w:t>
        </w:r>
      </w:ins>
      <w:ins w:id="598" w:author="Bernd Zeuner [2]" w:date="2022-09-02T13:52:00Z">
        <w:r w:rsidR="00C73E01">
          <w:rPr>
            <w:lang w:eastAsia="de-DE"/>
          </w:rPr>
          <w:br/>
        </w:r>
      </w:ins>
      <w:ins w:id="599" w:author="Bernd Zeuner [2]" w:date="2022-09-09T15:40:00Z">
        <w:r w:rsidR="009E0D1A">
          <w:rPr>
            <w:lang w:eastAsia="de-DE"/>
          </w:rPr>
          <w:t>It is recognized</w:t>
        </w:r>
      </w:ins>
      <w:ins w:id="600" w:author="Bernd Zeuner [2]" w:date="2022-09-02T14:07:00Z">
        <w:r w:rsidR="004F3835">
          <w:rPr>
            <w:lang w:eastAsia="de-DE"/>
          </w:rPr>
          <w:t xml:space="preserve"> that this workaround</w:t>
        </w:r>
      </w:ins>
      <w:ins w:id="601" w:author="Bernd Zeuner [2]" w:date="2022-09-02T14:08:00Z">
        <w:r w:rsidR="004F3835">
          <w:rPr>
            <w:lang w:eastAsia="de-DE"/>
          </w:rPr>
          <w:t xml:space="preserve"> will create an unnecessary attribute</w:t>
        </w:r>
      </w:ins>
      <w:ins w:id="602" w:author="Bernd Zeuner [2]" w:date="2022-09-02T14:07:00Z">
        <w:r w:rsidR="004F3835">
          <w:rPr>
            <w:lang w:eastAsia="de-DE"/>
          </w:rPr>
          <w:t xml:space="preserve"> </w:t>
        </w:r>
      </w:ins>
      <w:ins w:id="603" w:author="Bernd Zeuner [2]" w:date="2022-09-02T14:09:00Z">
        <w:r w:rsidR="004F3835">
          <w:rPr>
            <w:lang w:eastAsia="de-DE"/>
          </w:rPr>
          <w:t>in the extended class, but t</w:t>
        </w:r>
      </w:ins>
      <w:ins w:id="604" w:author="Bernd Zeuner [2]" w:date="2022-09-02T13:53:00Z">
        <w:r w:rsidR="00C73E01">
          <w:rPr>
            <w:lang w:eastAsia="de-DE"/>
          </w:rPr>
          <w:t xml:space="preserve">he correct YANG can only be generated when the </w:t>
        </w:r>
      </w:ins>
      <w:ins w:id="605" w:author="Bernd Zeuner [2]" w:date="2022-09-02T13:55:00Z">
        <w:r w:rsidR="001238C5">
          <w:rPr>
            <w:lang w:eastAsia="de-DE"/>
          </w:rPr>
          <w:t xml:space="preserve">navigable association end at the </w:t>
        </w:r>
      </w:ins>
      <w:ins w:id="606" w:author="Bernd Zeuner [2]" w:date="2022-09-02T14:09:00Z">
        <w:r w:rsidR="004F3835">
          <w:rPr>
            <w:lang w:eastAsia="de-DE"/>
          </w:rPr>
          <w:t>e</w:t>
        </w:r>
      </w:ins>
      <w:ins w:id="607" w:author="Bernd Zeuner [2]" w:date="2022-09-02T13:55:00Z">
        <w:r w:rsidR="001238C5">
          <w:rPr>
            <w:lang w:eastAsia="de-DE"/>
          </w:rPr>
          <w:t>xtending</w:t>
        </w:r>
      </w:ins>
      <w:ins w:id="608" w:author="Bernd Zeuner [2]" w:date="2022-09-02T14:09:00Z">
        <w:r w:rsidR="004F3835">
          <w:rPr>
            <w:lang w:eastAsia="de-DE"/>
          </w:rPr>
          <w:t xml:space="preserve"> c</w:t>
        </w:r>
      </w:ins>
      <w:ins w:id="609" w:author="Bernd Zeuner [2]" w:date="2022-09-02T13:55:00Z">
        <w:r w:rsidR="001238C5">
          <w:rPr>
            <w:lang w:eastAsia="de-DE"/>
          </w:rPr>
          <w:t xml:space="preserve">lass is owned by the </w:t>
        </w:r>
      </w:ins>
      <w:ins w:id="610" w:author="Bernd Zeuner [2]" w:date="2022-09-02T13:56:00Z">
        <w:r w:rsidR="001238C5">
          <w:rPr>
            <w:lang w:eastAsia="de-DE"/>
          </w:rPr>
          <w:t>classifier</w:t>
        </w:r>
      </w:ins>
      <w:ins w:id="611" w:author="Bernd Zeuner [2]" w:date="2022-09-02T13:57:00Z">
        <w:r w:rsidR="001238C5">
          <w:rPr>
            <w:lang w:eastAsia="de-DE"/>
          </w:rPr>
          <w:t xml:space="preserve"> (expressed by the black dot at the arrow as shown </w:t>
        </w:r>
      </w:ins>
      <w:ins w:id="612" w:author="Bernd Zeuner [2]" w:date="2022-09-02T14:02:00Z">
        <w:r w:rsidR="001371E5">
          <w:rPr>
            <w:lang w:eastAsia="de-DE"/>
          </w:rPr>
          <w:t>in</w:t>
        </w:r>
      </w:ins>
      <w:ins w:id="613" w:author="Bernd Zeuner [2]" w:date="2022-09-02T13:57:00Z">
        <w:r w:rsidR="001238C5">
          <w:rPr>
            <w:lang w:eastAsia="de-DE"/>
          </w:rPr>
          <w:t xml:space="preserve"> the diagr</w:t>
        </w:r>
      </w:ins>
      <w:ins w:id="614" w:author="Bernd Zeuner [2]" w:date="2022-09-02T13:58:00Z">
        <w:r w:rsidR="001238C5">
          <w:rPr>
            <w:lang w:eastAsia="de-DE"/>
          </w:rPr>
          <w:t>am below</w:t>
        </w:r>
      </w:ins>
      <w:ins w:id="615" w:author="Bernd Zeuner [2]" w:date="2022-09-02T13:57:00Z">
        <w:r w:rsidR="001238C5">
          <w:rPr>
            <w:lang w:eastAsia="de-DE"/>
          </w:rPr>
          <w:t>)</w:t>
        </w:r>
      </w:ins>
      <w:ins w:id="616" w:author="Bernd Zeuner [2]" w:date="2022-09-02T13:56:00Z">
        <w:r w:rsidR="001238C5">
          <w:rPr>
            <w:lang w:eastAsia="de-DE"/>
          </w:rPr>
          <w:t>.</w:t>
        </w:r>
      </w:ins>
      <w:moveFromRangeStart w:id="617" w:author="Bernd Zeuner [2]" w:date="2022-09-02T13:44:00Z" w:name="move113018684"/>
      <w:moveFrom w:id="618" w:author="Bernd Zeuner [2]" w:date="2022-09-02T13:44:00Z">
        <w:r w:rsidR="00E173EE" w:rsidDel="007941A3">
          <w:rPr>
            <w:lang w:eastAsia="de-DE"/>
          </w:rPr>
          <w:t>Association classes are not used.</w:t>
        </w:r>
      </w:moveFrom>
    </w:p>
    <w:moveFromRangeEnd w:id="617"/>
    <w:p w14:paraId="723CA6A8" w14:textId="77777777" w:rsidR="001238C5" w:rsidDel="007941A3" w:rsidRDefault="001238C5" w:rsidP="00905D46">
      <w:pPr>
        <w:rPr>
          <w:ins w:id="619" w:author="Bernd Zeuner [2]" w:date="2022-09-02T13:58:00Z"/>
          <w:lang w:eastAsia="de-DE"/>
        </w:rPr>
      </w:pPr>
    </w:p>
    <w:p w14:paraId="2B091A30" w14:textId="33EE35BC" w:rsidR="001238C5" w:rsidRPr="00E30D36" w:rsidRDefault="001371E5" w:rsidP="001238C5">
      <w:pPr>
        <w:jc w:val="center"/>
        <w:rPr>
          <w:ins w:id="620" w:author="Bernd Zeuner [2]" w:date="2022-09-02T13:59:00Z"/>
          <w:noProof/>
          <w:lang w:eastAsia="de-DE"/>
        </w:rPr>
      </w:pPr>
      <w:ins w:id="621" w:author="Bernd Zeuner [2]" w:date="2022-09-02T14:02:00Z">
        <w:r w:rsidRPr="001371E5">
          <w:rPr>
            <w:noProof/>
            <w:lang w:eastAsia="de-DE"/>
          </w:rPr>
          <w:lastRenderedPageBreak/>
          <w:drawing>
            <wp:inline distT="0" distB="0" distL="0" distR="0" wp14:anchorId="3001D5B9" wp14:editId="5170E476">
              <wp:extent cx="5048955" cy="3124636"/>
              <wp:effectExtent l="0" t="0" r="0"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48955" cy="3124636"/>
                      </a:xfrm>
                      <a:prstGeom prst="rect">
                        <a:avLst/>
                      </a:prstGeom>
                    </pic:spPr>
                  </pic:pic>
                </a:graphicData>
              </a:graphic>
            </wp:inline>
          </w:drawing>
        </w:r>
      </w:ins>
    </w:p>
    <w:p w14:paraId="173E7CAE" w14:textId="241A3B46" w:rsidR="001238C5" w:rsidRDefault="001238C5" w:rsidP="001238C5">
      <w:pPr>
        <w:pStyle w:val="FigureCaption"/>
        <w:rPr>
          <w:ins w:id="622" w:author="Bernd Zeuner [2]" w:date="2022-09-02T13:59:00Z"/>
        </w:rPr>
      </w:pPr>
      <w:ins w:id="623" w:author="Bernd Zeuner [2]" w:date="2022-09-02T13:59:00Z">
        <w:r>
          <w:t xml:space="preserve">Figure </w:t>
        </w:r>
        <w:r>
          <w:fldChar w:fldCharType="begin"/>
        </w:r>
        <w:r>
          <w:instrText xml:space="preserve"> STYLEREF 1 \s </w:instrText>
        </w:r>
        <w:r>
          <w:fldChar w:fldCharType="separate"/>
        </w:r>
      </w:ins>
      <w:r>
        <w:rPr>
          <w:noProof/>
        </w:rPr>
        <w:t>5</w:t>
      </w:r>
      <w:ins w:id="624" w:author="Bernd Zeuner [2]" w:date="2022-09-02T13:59:00Z">
        <w:r>
          <w:fldChar w:fldCharType="end"/>
        </w:r>
        <w:r>
          <w:t>.</w:t>
        </w:r>
        <w:r>
          <w:fldChar w:fldCharType="begin"/>
        </w:r>
        <w:r>
          <w:instrText xml:space="preserve"> SEQ Figure \* ARABIC \s 1 </w:instrText>
        </w:r>
        <w:r>
          <w:fldChar w:fldCharType="separate"/>
        </w:r>
        <w:r>
          <w:rPr>
            <w:noProof/>
          </w:rPr>
          <w:t>27</w:t>
        </w:r>
        <w:r>
          <w:fldChar w:fldCharType="end"/>
        </w:r>
        <w:r>
          <w:t xml:space="preserve">: </w:t>
        </w:r>
        <w:r w:rsidRPr="00B84C67">
          <w:t xml:space="preserve">«ExtendedComposite» </w:t>
        </w:r>
        <w:r w:rsidRPr="00B51A95">
          <w:t>Aggregation Association Relationship Notation</w:t>
        </w:r>
        <w:r>
          <w:t xml:space="preserve"> Examples </w:t>
        </w:r>
      </w:ins>
      <w:ins w:id="625" w:author="Bernd Zeuner [2]" w:date="2022-09-02T14:00:00Z">
        <w:r>
          <w:t xml:space="preserve">compatible </w:t>
        </w:r>
      </w:ins>
      <w:ins w:id="626" w:author="Bernd Zeuner [2]" w:date="2022-09-02T13:59:00Z">
        <w:r w:rsidRPr="001238C5">
          <w:t xml:space="preserve">to </w:t>
        </w:r>
      </w:ins>
      <w:ins w:id="627" w:author="Bernd Zeuner [2]" w:date="2022-09-02T14:00:00Z">
        <w:r>
          <w:t xml:space="preserve">the </w:t>
        </w:r>
      </w:ins>
      <w:ins w:id="628" w:author="Bernd Zeuner [2]" w:date="2022-09-02T13:59:00Z">
        <w:r w:rsidRPr="001238C5">
          <w:t>YANG mapping tool</w:t>
        </w:r>
      </w:ins>
    </w:p>
    <w:p w14:paraId="7D802306" w14:textId="77777777" w:rsidR="00E173EE" w:rsidRDefault="00E173EE" w:rsidP="00905D46">
      <w:pPr>
        <w:rPr>
          <w:lang w:eastAsia="de-DE"/>
        </w:rPr>
      </w:pPr>
    </w:p>
    <w:p w14:paraId="37CC8F12" w14:textId="18338B4D" w:rsidR="00330BE3" w:rsidRPr="00330BE3" w:rsidRDefault="00330BE3" w:rsidP="00330BE3">
      <w:pPr>
        <w:pStyle w:val="berschrift4"/>
        <w:rPr>
          <w:lang w:val="en-GB"/>
        </w:rPr>
      </w:pPr>
      <w:r>
        <w:rPr>
          <w:lang w:val="en-GB"/>
        </w:rPr>
        <w:t>G</w:t>
      </w:r>
      <w:r w:rsidRPr="00330BE3">
        <w:rPr>
          <w:lang w:val="en-GB"/>
        </w:rPr>
        <w:t xml:space="preserve">eneralization </w:t>
      </w:r>
      <w:del w:id="629" w:author="Bernd Zeuner [2]" w:date="2022-05-20T10:39:00Z">
        <w:r w:rsidRPr="00330BE3" w:rsidDel="00B03AC6">
          <w:rPr>
            <w:lang w:val="en-GB"/>
          </w:rPr>
          <w:delText>Notation</w:delText>
        </w:r>
      </w:del>
      <w:ins w:id="630" w:author="Bernd Zeuner [2]" w:date="2022-05-20T10:39:00Z">
        <w:r w:rsidR="00B03AC6">
          <w:rPr>
            <w:lang w:val="en-GB"/>
          </w:rPr>
          <w:t>Relationship</w:t>
        </w:r>
      </w:ins>
    </w:p>
    <w:p w14:paraId="3D9982FA" w14:textId="77777777" w:rsidR="009C0E9D" w:rsidRDefault="009C0E9D" w:rsidP="006D6F80">
      <w:pPr>
        <w:rPr>
          <w:lang w:eastAsia="de-DE"/>
        </w:rPr>
      </w:pPr>
      <w:r>
        <w:rPr>
          <w:lang w:eastAsia="de-DE"/>
        </w:rPr>
        <w:t>A generalization indicates a relationship in which one class (the child) inherits from another class (the parent).</w:t>
      </w:r>
      <w:r w:rsidR="004665A0">
        <w:rPr>
          <w:lang w:eastAsia="de-DE"/>
        </w:rPr>
        <w:t xml:space="preserve"> A generalization </w:t>
      </w:r>
      <w:r w:rsidR="00E5079D">
        <w:rPr>
          <w:lang w:eastAsia="de-DE"/>
        </w:rPr>
        <w:t xml:space="preserve">relationship </w:t>
      </w:r>
      <w:r w:rsidR="004665A0">
        <w:rPr>
          <w:lang w:eastAsia="de-DE"/>
        </w:rPr>
        <w:t>may be conditional</w:t>
      </w:r>
      <w:r w:rsidR="00D75F75">
        <w:rPr>
          <w:lang w:eastAsia="de-DE"/>
        </w:rPr>
        <w:t>,</w:t>
      </w:r>
      <w:r w:rsidR="004665A0">
        <w:rPr>
          <w:lang w:eastAsia="de-DE"/>
        </w:rPr>
        <w:t xml:space="preserve"> identified by the «Cond» stereotype.</w:t>
      </w:r>
    </w:p>
    <w:p w14:paraId="454277B4" w14:textId="05898D67" w:rsidR="00125F85" w:rsidRDefault="00F411A8" w:rsidP="00D90799">
      <w:pPr>
        <w:keepLines/>
        <w:jc w:val="center"/>
        <w:rPr>
          <w:noProof/>
          <w:lang w:val="de-DE" w:eastAsia="de-DE"/>
        </w:rPr>
      </w:pPr>
      <w:r w:rsidRPr="00530021">
        <w:rPr>
          <w:noProof/>
          <w:lang w:val="de-DE" w:eastAsia="de-DE"/>
        </w:rPr>
        <w:lastRenderedPageBreak/>
        <w:drawing>
          <wp:inline distT="0" distB="0" distL="0" distR="0" wp14:anchorId="76B96C76" wp14:editId="4282E4A0">
            <wp:extent cx="4800600" cy="666750"/>
            <wp:effectExtent l="19050" t="0" r="0" b="0"/>
            <wp:docPr id="4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cstate="print"/>
                    <a:srcRect/>
                    <a:stretch>
                      <a:fillRect/>
                    </a:stretch>
                  </pic:blipFill>
                  <pic:spPr bwMode="auto">
                    <a:xfrm>
                      <a:off x="0" y="0"/>
                      <a:ext cx="4800600" cy="666750"/>
                    </a:xfrm>
                    <a:prstGeom prst="rect">
                      <a:avLst/>
                    </a:prstGeom>
                    <a:noFill/>
                    <a:ln w="9525">
                      <a:noFill/>
                      <a:miter lim="800000"/>
                      <a:headEnd/>
                      <a:tailEnd/>
                    </a:ln>
                  </pic:spPr>
                </pic:pic>
              </a:graphicData>
            </a:graphic>
          </wp:inline>
        </w:drawing>
      </w:r>
      <w:r w:rsidR="00E5079D">
        <w:rPr>
          <w:noProof/>
          <w:lang w:val="de-DE" w:eastAsia="de-DE"/>
        </w:rPr>
        <w:br/>
      </w:r>
      <w:r w:rsidR="00E5079D">
        <w:rPr>
          <w:noProof/>
          <w:lang w:val="de-DE" w:eastAsia="de-DE"/>
        </w:rPr>
        <w:br/>
      </w:r>
      <w:ins w:id="631" w:author="Bernd Zeuner [2]" w:date="2022-05-20T14:24:00Z">
        <w:r w:rsidR="00115253" w:rsidRPr="00115253">
          <w:rPr>
            <w:noProof/>
            <w:lang w:val="de-DE" w:eastAsia="de-DE"/>
          </w:rPr>
          <w:drawing>
            <wp:inline distT="0" distB="0" distL="0" distR="0" wp14:anchorId="03F231C5" wp14:editId="7D6C0C55">
              <wp:extent cx="4667901" cy="885949"/>
              <wp:effectExtent l="0" t="0" r="0" b="9525"/>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67901" cy="885949"/>
                      </a:xfrm>
                      <a:prstGeom prst="rect">
                        <a:avLst/>
                      </a:prstGeom>
                    </pic:spPr>
                  </pic:pic>
                </a:graphicData>
              </a:graphic>
            </wp:inline>
          </w:drawing>
        </w:r>
      </w:ins>
      <w:del w:id="632" w:author="Bernd Zeuner [2]" w:date="2022-05-20T11:50:00Z">
        <w:r w:rsidR="007E5FE4" w:rsidDel="00CB5D01">
          <w:rPr>
            <w:noProof/>
            <w:lang w:val="de-DE" w:eastAsia="de-DE"/>
          </w:rPr>
          <w:drawing>
            <wp:inline distT="0" distB="0" distL="0" distR="0" wp14:anchorId="3289AE69" wp14:editId="7A243781">
              <wp:extent cx="4791075" cy="666750"/>
              <wp:effectExtent l="19050" t="0" r="9525" b="0"/>
              <wp:docPr id="3" name="Bild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80"/>
                      <a:srcRect/>
                      <a:stretch>
                        <a:fillRect/>
                      </a:stretch>
                    </pic:blipFill>
                    <pic:spPr bwMode="auto">
                      <a:xfrm>
                        <a:off x="0" y="0"/>
                        <a:ext cx="4791075" cy="666750"/>
                      </a:xfrm>
                      <a:prstGeom prst="rect">
                        <a:avLst/>
                      </a:prstGeom>
                      <a:noFill/>
                      <a:ln w="9525">
                        <a:noFill/>
                        <a:miter lim="800000"/>
                        <a:headEnd/>
                        <a:tailEnd/>
                      </a:ln>
                    </pic:spPr>
                  </pic:pic>
                </a:graphicData>
              </a:graphic>
            </wp:inline>
          </w:drawing>
        </w:r>
      </w:del>
      <w:r w:rsidR="00C30AE9">
        <w:rPr>
          <w:noProof/>
          <w:lang w:val="de-DE" w:eastAsia="de-DE"/>
        </w:rPr>
        <w:br/>
      </w:r>
      <w:r w:rsidR="00D257EF">
        <w:rPr>
          <w:noProof/>
          <w:lang w:val="de-DE" w:eastAsia="de-DE"/>
        </w:rPr>
        <w:br/>
      </w:r>
      <w:ins w:id="633" w:author="Bernd Zeuner [2]" w:date="2022-05-20T14:24:00Z">
        <w:r w:rsidR="00115253" w:rsidRPr="00115253">
          <w:rPr>
            <w:noProof/>
            <w:lang w:val="de-DE" w:eastAsia="de-DE"/>
          </w:rPr>
          <w:drawing>
            <wp:inline distT="0" distB="0" distL="0" distR="0" wp14:anchorId="6B7ABB07" wp14:editId="5E65E185">
              <wp:extent cx="5677692" cy="1857634"/>
              <wp:effectExtent l="0" t="0" r="0" b="9525"/>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77692" cy="1857634"/>
                      </a:xfrm>
                      <a:prstGeom prst="rect">
                        <a:avLst/>
                      </a:prstGeom>
                    </pic:spPr>
                  </pic:pic>
                </a:graphicData>
              </a:graphic>
            </wp:inline>
          </w:drawing>
        </w:r>
      </w:ins>
      <w:del w:id="634" w:author="Bernd Zeuner [2]" w:date="2022-05-20T11:57:00Z">
        <w:r w:rsidR="00A32DCE" w:rsidDel="003E0AB8">
          <w:rPr>
            <w:noProof/>
            <w:lang w:val="de-DE" w:eastAsia="de-DE"/>
          </w:rPr>
          <w:drawing>
            <wp:inline distT="0" distB="0" distL="0" distR="0" wp14:anchorId="54DB5B67" wp14:editId="090252FB">
              <wp:extent cx="3790950" cy="2619375"/>
              <wp:effectExtent l="19050" t="0" r="0" b="0"/>
              <wp:docPr id="62"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srcRect/>
                      <a:stretch>
                        <a:fillRect/>
                      </a:stretch>
                    </pic:blipFill>
                    <pic:spPr bwMode="auto">
                      <a:xfrm>
                        <a:off x="0" y="0"/>
                        <a:ext cx="3790950" cy="2619375"/>
                      </a:xfrm>
                      <a:prstGeom prst="rect">
                        <a:avLst/>
                      </a:prstGeom>
                      <a:noFill/>
                      <a:ln w="9525">
                        <a:noFill/>
                        <a:miter lim="800000"/>
                        <a:headEnd/>
                        <a:tailEnd/>
                      </a:ln>
                    </pic:spPr>
                  </pic:pic>
                </a:graphicData>
              </a:graphic>
            </wp:inline>
          </w:drawing>
        </w:r>
      </w:del>
    </w:p>
    <w:p w14:paraId="21F707CA" w14:textId="7EDFD968" w:rsidR="00125F85" w:rsidRDefault="00125F85" w:rsidP="00427868">
      <w:pPr>
        <w:pStyle w:val="FigureCaption"/>
      </w:pPr>
      <w:bookmarkStart w:id="635" w:name="_Toc409162996"/>
      <w:bookmarkStart w:id="636" w:name="_Toc410656435"/>
      <w:bookmarkStart w:id="637" w:name="_Toc516068659"/>
      <w:bookmarkStart w:id="638" w:name="_Toc79149065"/>
      <w:r>
        <w:t xml:space="preserve">Figure </w:t>
      </w:r>
      <w:r w:rsidR="00ED61A2">
        <w:fldChar w:fldCharType="begin"/>
      </w:r>
      <w:r w:rsidR="001E5868">
        <w:instrText xml:space="preserve"> STYLEREF 1 \s </w:instrText>
      </w:r>
      <w:r w:rsidR="00ED61A2">
        <w:fldChar w:fldCharType="separate"/>
      </w:r>
      <w:r w:rsidR="005D7611">
        <w:rPr>
          <w:noProof/>
        </w:rPr>
        <w:t>5</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27</w:t>
      </w:r>
      <w:r w:rsidR="00ED61A2">
        <w:fldChar w:fldCharType="end"/>
      </w:r>
      <w:r>
        <w:t xml:space="preserve">: </w:t>
      </w:r>
      <w:r w:rsidR="00393BEF" w:rsidRPr="00393BEF">
        <w:t>Generalization Relationship Notation</w:t>
      </w:r>
      <w:bookmarkEnd w:id="635"/>
      <w:bookmarkEnd w:id="636"/>
      <w:r w:rsidR="00E5079D" w:rsidRPr="00E5079D">
        <w:t xml:space="preserve"> </w:t>
      </w:r>
      <w:r w:rsidR="00E5079D">
        <w:t>(normal</w:t>
      </w:r>
      <w:r w:rsidR="00D257EF">
        <w:t>,</w:t>
      </w:r>
      <w:r w:rsidR="00E5079D">
        <w:t xml:space="preserve"> conditional</w:t>
      </w:r>
      <w:r w:rsidR="00D257EF">
        <w:t xml:space="preserve"> and example</w:t>
      </w:r>
      <w:r w:rsidR="00E5079D">
        <w:t>)</w:t>
      </w:r>
      <w:bookmarkEnd w:id="637"/>
      <w:bookmarkEnd w:id="638"/>
    </w:p>
    <w:p w14:paraId="23409CF6" w14:textId="45651EBC" w:rsidR="00B03AC6" w:rsidRDefault="00B03AC6" w:rsidP="00B03AC6">
      <w:pPr>
        <w:pStyle w:val="berschrift4"/>
        <w:rPr>
          <w:ins w:id="639" w:author="Bernd Zeuner [2]" w:date="2022-05-20T10:41:00Z"/>
          <w:lang w:val="en-GB"/>
        </w:rPr>
      </w:pPr>
      <w:bookmarkStart w:id="640" w:name="_Ref477511185"/>
      <w:ins w:id="641" w:author="Bernd Zeuner [2]" w:date="2022-05-20T10:38:00Z">
        <w:r w:rsidRPr="002C0FD1">
          <w:rPr>
            <w:b/>
            <w:lang w:val="en-GB"/>
          </w:rPr>
          <w:t>«</w:t>
        </w:r>
        <w:r>
          <w:rPr>
            <w:lang w:val="en-GB"/>
          </w:rPr>
          <w:t>abstraction</w:t>
        </w:r>
        <w:r w:rsidRPr="002C0FD1">
          <w:rPr>
            <w:b/>
            <w:lang w:val="en-GB"/>
          </w:rPr>
          <w:t>»</w:t>
        </w:r>
        <w:r w:rsidRPr="002C0FD1">
          <w:rPr>
            <w:lang w:val="en-GB"/>
          </w:rPr>
          <w:t xml:space="preserve"> </w:t>
        </w:r>
      </w:ins>
      <w:ins w:id="642" w:author="Bernd Zeuner [2]" w:date="2022-05-20T10:39:00Z">
        <w:r>
          <w:rPr>
            <w:lang w:val="en-GB"/>
          </w:rPr>
          <w:t>Relationship</w:t>
        </w:r>
      </w:ins>
    </w:p>
    <w:p w14:paraId="5358FDE5" w14:textId="5925A316" w:rsidR="00B112A0" w:rsidRDefault="00D90799" w:rsidP="00C22EEB">
      <w:pPr>
        <w:rPr>
          <w:ins w:id="643" w:author="Bernd Zeuner [2]" w:date="2022-05-20T12:17:00Z"/>
          <w:lang w:val="en-GB"/>
        </w:rPr>
      </w:pPr>
      <w:ins w:id="644" w:author="Bernd Zeuner [2]" w:date="2022-05-20T12:09:00Z">
        <w:r w:rsidRPr="00D90799">
          <w:rPr>
            <w:lang w:val="en-GB"/>
          </w:rPr>
          <w:t>The abstraction dependency relationship</w:t>
        </w:r>
        <w:r>
          <w:rPr>
            <w:lang w:val="en-GB"/>
          </w:rPr>
          <w:t xml:space="preserve"> </w:t>
        </w:r>
      </w:ins>
      <w:ins w:id="645" w:author="Bernd Zeuner [2]" w:date="2022-05-20T12:22:00Z">
        <w:r w:rsidR="002B1BD6">
          <w:rPr>
            <w:lang w:val="en-GB"/>
          </w:rPr>
          <w:t xml:space="preserve">can be </w:t>
        </w:r>
      </w:ins>
      <w:ins w:id="646" w:author="Bernd Zeuner [2]" w:date="2022-05-20T12:09:00Z">
        <w:r>
          <w:rPr>
            <w:lang w:val="en-GB"/>
          </w:rPr>
          <w:t xml:space="preserve">used to extend </w:t>
        </w:r>
      </w:ins>
      <w:ins w:id="647" w:author="Bernd Zeuner [2]" w:date="2022-05-20T14:33:00Z">
        <w:r w:rsidR="00C22EEB">
          <w:rPr>
            <w:lang w:val="en-GB"/>
          </w:rPr>
          <w:t>c</w:t>
        </w:r>
      </w:ins>
      <w:ins w:id="648" w:author="Bernd Zeuner [2]" w:date="2022-05-20T14:32:00Z">
        <w:r w:rsidR="00C22EEB" w:rsidRPr="00C22EEB">
          <w:rPr>
            <w:lang w:val="en-GB"/>
          </w:rPr>
          <w:t>lasses</w:t>
        </w:r>
      </w:ins>
      <w:ins w:id="649" w:author="Bernd Zeuner [2]" w:date="2022-05-20T14:33:00Z">
        <w:r w:rsidR="00C22EEB">
          <w:rPr>
            <w:lang w:val="en-GB"/>
          </w:rPr>
          <w:t>, c</w:t>
        </w:r>
      </w:ins>
      <w:ins w:id="650" w:author="Bernd Zeuner [2]" w:date="2022-05-20T14:32:00Z">
        <w:r w:rsidR="00C22EEB" w:rsidRPr="00C22EEB">
          <w:rPr>
            <w:lang w:val="en-GB"/>
          </w:rPr>
          <w:t xml:space="preserve">omplex </w:t>
        </w:r>
      </w:ins>
      <w:ins w:id="651" w:author="Bernd Zeuner [2]" w:date="2022-05-20T14:33:00Z">
        <w:r w:rsidR="00C22EEB">
          <w:rPr>
            <w:lang w:val="en-GB"/>
          </w:rPr>
          <w:t>d</w:t>
        </w:r>
      </w:ins>
      <w:ins w:id="652" w:author="Bernd Zeuner [2]" w:date="2022-05-20T14:32:00Z">
        <w:r w:rsidR="00C22EEB" w:rsidRPr="00C22EEB">
          <w:rPr>
            <w:lang w:val="en-GB"/>
          </w:rPr>
          <w:t xml:space="preserve">ata </w:t>
        </w:r>
      </w:ins>
      <w:ins w:id="653" w:author="Bernd Zeuner [2]" w:date="2022-05-20T14:33:00Z">
        <w:r w:rsidR="00C22EEB">
          <w:rPr>
            <w:lang w:val="en-GB"/>
          </w:rPr>
          <w:t>t</w:t>
        </w:r>
      </w:ins>
      <w:ins w:id="654" w:author="Bernd Zeuner [2]" w:date="2022-05-20T14:32:00Z">
        <w:r w:rsidR="00C22EEB" w:rsidRPr="00C22EEB">
          <w:rPr>
            <w:lang w:val="en-GB"/>
          </w:rPr>
          <w:t xml:space="preserve">ypes </w:t>
        </w:r>
      </w:ins>
      <w:ins w:id="655" w:author="Bernd Zeuner [2]" w:date="2022-05-20T14:33:00Z">
        <w:r w:rsidR="00C22EEB">
          <w:rPr>
            <w:lang w:val="en-GB"/>
          </w:rPr>
          <w:t xml:space="preserve">and </w:t>
        </w:r>
      </w:ins>
      <w:ins w:id="656" w:author="Bernd Zeuner [2]" w:date="2022-05-20T12:10:00Z">
        <w:r>
          <w:rPr>
            <w:lang w:val="en-GB"/>
          </w:rPr>
          <w:t>e</w:t>
        </w:r>
      </w:ins>
      <w:ins w:id="657" w:author="Bernd Zeuner [2]" w:date="2022-05-20T12:09:00Z">
        <w:r>
          <w:rPr>
            <w:lang w:val="en-GB"/>
          </w:rPr>
          <w:t>numerations</w:t>
        </w:r>
      </w:ins>
      <w:ins w:id="658" w:author="Bernd Zeuner [2]" w:date="2022-05-20T12:17:00Z">
        <w:r w:rsidR="00731D74">
          <w:rPr>
            <w:lang w:val="en-GB"/>
          </w:rPr>
          <w:t>.</w:t>
        </w:r>
      </w:ins>
    </w:p>
    <w:p w14:paraId="4C40F86F" w14:textId="33F250C8" w:rsidR="00731D74" w:rsidRDefault="00731D74" w:rsidP="00B112A0">
      <w:pPr>
        <w:rPr>
          <w:ins w:id="659" w:author="Bernd Zeuner [2]" w:date="2022-05-20T12:19:00Z"/>
          <w:lang w:val="en-GB"/>
        </w:rPr>
      </w:pPr>
    </w:p>
    <w:p w14:paraId="7211D72E" w14:textId="4117A31E" w:rsidR="00731D74" w:rsidRDefault="00C22EEB" w:rsidP="00731D74">
      <w:pPr>
        <w:jc w:val="center"/>
        <w:rPr>
          <w:ins w:id="660" w:author="Bernd Zeuner [2]" w:date="2022-05-20T12:17:00Z"/>
          <w:lang w:val="en-GB"/>
        </w:rPr>
      </w:pPr>
      <w:ins w:id="661" w:author="Bernd Zeuner [2]" w:date="2022-05-20T14:31:00Z">
        <w:r w:rsidRPr="00C22EEB">
          <w:rPr>
            <w:noProof/>
            <w:lang w:val="en-GB"/>
          </w:rPr>
          <w:drawing>
            <wp:inline distT="0" distB="0" distL="0" distR="0" wp14:anchorId="2601F28A" wp14:editId="33C253DA">
              <wp:extent cx="4420217" cy="2562583"/>
              <wp:effectExtent l="0" t="0" r="0" b="952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20217" cy="2562583"/>
                      </a:xfrm>
                      <a:prstGeom prst="rect">
                        <a:avLst/>
                      </a:prstGeom>
                    </pic:spPr>
                  </pic:pic>
                </a:graphicData>
              </a:graphic>
            </wp:inline>
          </w:drawing>
        </w:r>
      </w:ins>
    </w:p>
    <w:p w14:paraId="7591B34B" w14:textId="330C5B89" w:rsidR="00731D74" w:rsidRDefault="00731D74" w:rsidP="00731D74">
      <w:pPr>
        <w:pStyle w:val="FigureCaption"/>
        <w:rPr>
          <w:ins w:id="662" w:author="Bernd Zeuner [2]" w:date="2022-05-20T12:17:00Z"/>
        </w:rPr>
      </w:pPr>
      <w:bookmarkStart w:id="663" w:name="_Ref103941856"/>
      <w:ins w:id="664" w:author="Bernd Zeuner [2]" w:date="2022-05-20T12:17:00Z">
        <w:r>
          <w:t xml:space="preserve">Figure </w:t>
        </w:r>
        <w:r>
          <w:fldChar w:fldCharType="begin"/>
        </w:r>
        <w:r>
          <w:instrText xml:space="preserve"> STYLEREF 1 \s </w:instrText>
        </w:r>
        <w:r>
          <w:fldChar w:fldCharType="separate"/>
        </w:r>
      </w:ins>
      <w:r w:rsidR="002B1BD6">
        <w:rPr>
          <w:noProof/>
        </w:rPr>
        <w:t>5</w:t>
      </w:r>
      <w:ins w:id="665" w:author="Bernd Zeuner [2]" w:date="2022-05-20T12:17:00Z">
        <w:r>
          <w:fldChar w:fldCharType="end"/>
        </w:r>
        <w:r>
          <w:t>.</w:t>
        </w:r>
        <w:r>
          <w:fldChar w:fldCharType="begin"/>
        </w:r>
        <w:r>
          <w:instrText xml:space="preserve"> SEQ Figure \* ARABIC \s 1 </w:instrText>
        </w:r>
        <w:r>
          <w:fldChar w:fldCharType="separate"/>
        </w:r>
      </w:ins>
      <w:ins w:id="666" w:author="Bernd Zeuner [2]" w:date="2022-05-20T12:22:00Z">
        <w:r w:rsidR="002B1BD6">
          <w:rPr>
            <w:noProof/>
          </w:rPr>
          <w:t>28</w:t>
        </w:r>
      </w:ins>
      <w:ins w:id="667" w:author="Bernd Zeuner [2]" w:date="2022-05-20T12:17:00Z">
        <w:r>
          <w:fldChar w:fldCharType="end"/>
        </w:r>
        <w:bookmarkEnd w:id="663"/>
        <w:r>
          <w:t>:</w:t>
        </w:r>
      </w:ins>
      <w:ins w:id="668" w:author="Bernd Zeuner [2]" w:date="2022-05-20T14:34:00Z">
        <w:r w:rsidR="00C22EEB">
          <w:t xml:space="preserve"> </w:t>
        </w:r>
      </w:ins>
      <w:ins w:id="669" w:author="Bernd Zeuner [2]" w:date="2022-05-20T14:33:00Z">
        <w:r w:rsidR="00C22EEB" w:rsidRPr="002C0FD1">
          <w:rPr>
            <w:rFonts w:cstheme="majorBidi"/>
            <w:b/>
            <w:szCs w:val="20"/>
            <w:lang w:val="en-GB"/>
          </w:rPr>
          <w:t>«</w:t>
        </w:r>
        <w:r w:rsidR="00C22EEB">
          <w:rPr>
            <w:szCs w:val="20"/>
            <w:lang w:val="en-GB"/>
          </w:rPr>
          <w:t>abstraction</w:t>
        </w:r>
        <w:r w:rsidR="00C22EEB" w:rsidRPr="002C0FD1">
          <w:rPr>
            <w:rFonts w:cstheme="majorBidi"/>
            <w:b/>
            <w:szCs w:val="20"/>
            <w:lang w:val="en-GB"/>
          </w:rPr>
          <w:t>»</w:t>
        </w:r>
        <w:r w:rsidR="00C22EEB" w:rsidRPr="002C0FD1">
          <w:rPr>
            <w:szCs w:val="20"/>
            <w:lang w:val="en-GB"/>
          </w:rPr>
          <w:t xml:space="preserve"> </w:t>
        </w:r>
      </w:ins>
      <w:ins w:id="670" w:author="Bernd Zeuner [2]" w:date="2022-05-20T12:17:00Z">
        <w:r>
          <w:t>Dependency</w:t>
        </w:r>
        <w:r w:rsidRPr="00B51A95">
          <w:t xml:space="preserve"> Notation</w:t>
        </w:r>
      </w:ins>
      <w:ins w:id="671" w:author="Bernd Zeuner [2]" w:date="2022-05-20T12:21:00Z">
        <w:r>
          <w:t xml:space="preserve"> </w:t>
        </w:r>
      </w:ins>
      <w:ins w:id="672" w:author="Bernd Zeuner [2]" w:date="2022-05-20T14:33:00Z">
        <w:r w:rsidR="00C22EEB">
          <w:t xml:space="preserve">– Enumeration </w:t>
        </w:r>
      </w:ins>
      <w:ins w:id="673" w:author="Bernd Zeuner [2]" w:date="2022-05-20T12:21:00Z">
        <w:r>
          <w:t>Example</w:t>
        </w:r>
      </w:ins>
    </w:p>
    <w:p w14:paraId="579E5454" w14:textId="70BF5B89" w:rsidR="00731D74" w:rsidRDefault="002B1BD6" w:rsidP="00B112A0">
      <w:pPr>
        <w:rPr>
          <w:ins w:id="674" w:author="Bernd Zeuner [2]" w:date="2022-05-20T12:39:00Z"/>
          <w:lang w:val="en-GB"/>
        </w:rPr>
      </w:pPr>
      <w:ins w:id="675" w:author="Bernd Zeuner [2]" w:date="2022-05-20T12:22:00Z">
        <w:r>
          <w:rPr>
            <w:lang w:val="en-GB"/>
          </w:rPr>
          <w:lastRenderedPageBreak/>
          <w:t xml:space="preserve">In </w:t>
        </w:r>
      </w:ins>
      <w:ins w:id="676" w:author="Bernd Zeuner [2]" w:date="2022-05-20T12:24:00Z">
        <w:r>
          <w:rPr>
            <w:lang w:val="en-GB"/>
          </w:rPr>
          <w:fldChar w:fldCharType="begin"/>
        </w:r>
        <w:r>
          <w:rPr>
            <w:lang w:val="en-GB"/>
          </w:rPr>
          <w:instrText xml:space="preserve"> REF _Ref103941856 \h </w:instrText>
        </w:r>
      </w:ins>
      <w:r>
        <w:rPr>
          <w:lang w:val="en-GB"/>
        </w:rPr>
      </w:r>
      <w:r>
        <w:rPr>
          <w:lang w:val="en-GB"/>
        </w:rPr>
        <w:fldChar w:fldCharType="separate"/>
      </w:r>
      <w:ins w:id="677" w:author="Bernd Zeuner [2]" w:date="2022-05-20T12:24:00Z">
        <w:r>
          <w:t xml:space="preserve">Figure </w:t>
        </w:r>
        <w:r>
          <w:rPr>
            <w:noProof/>
          </w:rPr>
          <w:t>5</w:t>
        </w:r>
        <w:r>
          <w:t>.</w:t>
        </w:r>
        <w:r>
          <w:rPr>
            <w:noProof/>
          </w:rPr>
          <w:t>28</w:t>
        </w:r>
        <w:r>
          <w:rPr>
            <w:lang w:val="en-GB"/>
          </w:rPr>
          <w:fldChar w:fldCharType="end"/>
        </w:r>
        <w:r>
          <w:rPr>
            <w:lang w:val="en-GB"/>
          </w:rPr>
          <w:t xml:space="preserve"> the </w:t>
        </w:r>
        <w:proofErr w:type="spellStart"/>
        <w:r>
          <w:rPr>
            <w:lang w:val="en-GB"/>
          </w:rPr>
          <w:t>EnumBase</w:t>
        </w:r>
        <w:proofErr w:type="spellEnd"/>
        <w:r>
          <w:rPr>
            <w:lang w:val="en-GB"/>
          </w:rPr>
          <w:t xml:space="preserve"> enumeration is extended by EnumExtension1 and EnumExtension2. </w:t>
        </w:r>
      </w:ins>
      <w:ins w:id="678" w:author="Bernd Zeuner [2]" w:date="2022-05-20T12:25:00Z">
        <w:r>
          <w:rPr>
            <w:lang w:val="en-GB"/>
          </w:rPr>
          <w:t>I.e., an attribute having EnumBase as its data type would con</w:t>
        </w:r>
      </w:ins>
      <w:ins w:id="679" w:author="Bernd Zeuner [2]" w:date="2022-05-20T12:26:00Z">
        <w:r>
          <w:rPr>
            <w:lang w:val="en-GB"/>
          </w:rPr>
          <w:t>tain</w:t>
        </w:r>
      </w:ins>
      <w:ins w:id="680" w:author="Bernd Zeuner [2]" w:date="2022-05-20T12:25:00Z">
        <w:r>
          <w:rPr>
            <w:lang w:val="en-GB"/>
          </w:rPr>
          <w:t xml:space="preserve"> all three literals</w:t>
        </w:r>
      </w:ins>
      <w:ins w:id="681" w:author="Bernd Zeuner [2]" w:date="2022-05-20T12:26:00Z">
        <w:r>
          <w:rPr>
            <w:lang w:val="en-GB"/>
          </w:rPr>
          <w:t xml:space="preserve">. </w:t>
        </w:r>
      </w:ins>
      <w:ins w:id="682" w:author="Bernd Zeuner [2]" w:date="2022-05-20T12:27:00Z">
        <w:r>
          <w:rPr>
            <w:lang w:val="en-GB"/>
          </w:rPr>
          <w:t>EnumExtension1 and EnumExtension2 must not be used as data type since they are defined as abstract.</w:t>
        </w:r>
      </w:ins>
    </w:p>
    <w:p w14:paraId="78279B64" w14:textId="146256FB" w:rsidR="006A112F" w:rsidRPr="00B112A0" w:rsidRDefault="006A112F" w:rsidP="00B112A0">
      <w:pPr>
        <w:rPr>
          <w:ins w:id="683" w:author="Bernd Zeuner [2]" w:date="2022-05-20T10:39:00Z"/>
          <w:lang w:val="en-GB"/>
        </w:rPr>
      </w:pPr>
      <w:ins w:id="684" w:author="Bernd Zeuner [2]" w:date="2022-05-20T12:39:00Z">
        <w:r>
          <w:rPr>
            <w:lang w:val="en-GB"/>
          </w:rPr>
          <w:t xml:space="preserve">Note: </w:t>
        </w:r>
        <w:r w:rsidRPr="006A112F">
          <w:rPr>
            <w:lang w:val="en-GB"/>
          </w:rPr>
          <w:t xml:space="preserve">The </w:t>
        </w:r>
        <w:proofErr w:type="spellStart"/>
        <w:r w:rsidRPr="006A112F">
          <w:rPr>
            <w:lang w:val="en-GB"/>
          </w:rPr>
          <w:t>EnumBase</w:t>
        </w:r>
        <w:proofErr w:type="spellEnd"/>
        <w:r w:rsidRPr="006A112F">
          <w:rPr>
            <w:lang w:val="en-GB"/>
          </w:rPr>
          <w:t xml:space="preserve"> enumeration</w:t>
        </w:r>
        <w:r>
          <w:rPr>
            <w:lang w:val="en-GB"/>
          </w:rPr>
          <w:t xml:space="preserve"> </w:t>
        </w:r>
      </w:ins>
      <w:ins w:id="685" w:author="Bernd Zeuner [2]" w:date="2022-05-20T12:41:00Z">
        <w:r>
          <w:rPr>
            <w:lang w:val="en-GB"/>
          </w:rPr>
          <w:t xml:space="preserve">in </w:t>
        </w:r>
        <w:r>
          <w:rPr>
            <w:lang w:val="en-GB"/>
          </w:rPr>
          <w:fldChar w:fldCharType="begin"/>
        </w:r>
        <w:r>
          <w:rPr>
            <w:lang w:val="en-GB"/>
          </w:rPr>
          <w:instrText xml:space="preserve"> REF _Ref103941856 \h </w:instrText>
        </w:r>
      </w:ins>
      <w:r>
        <w:rPr>
          <w:lang w:val="en-GB"/>
        </w:rPr>
      </w:r>
      <w:ins w:id="686" w:author="Bernd Zeuner [2]" w:date="2022-05-20T12:41:00Z">
        <w:r>
          <w:rPr>
            <w:lang w:val="en-GB"/>
          </w:rPr>
          <w:fldChar w:fldCharType="separate"/>
        </w:r>
        <w:r>
          <w:t xml:space="preserve">Figure </w:t>
        </w:r>
        <w:r>
          <w:rPr>
            <w:noProof/>
          </w:rPr>
          <w:t>5</w:t>
        </w:r>
        <w:r>
          <w:t>.</w:t>
        </w:r>
        <w:r>
          <w:rPr>
            <w:noProof/>
          </w:rPr>
          <w:t>28</w:t>
        </w:r>
        <w:r>
          <w:rPr>
            <w:lang w:val="en-GB"/>
          </w:rPr>
          <w:fldChar w:fldCharType="end"/>
        </w:r>
        <w:r>
          <w:rPr>
            <w:lang w:val="en-GB"/>
          </w:rPr>
          <w:t xml:space="preserve"> </w:t>
        </w:r>
      </w:ins>
      <w:ins w:id="687" w:author="Bernd Zeuner [2]" w:date="2022-05-20T12:39:00Z">
        <w:r>
          <w:rPr>
            <w:lang w:val="en-GB"/>
          </w:rPr>
          <w:t xml:space="preserve">must not </w:t>
        </w:r>
        <w:r w:rsidRPr="006A112F">
          <w:rPr>
            <w:lang w:val="en-GB"/>
          </w:rPr>
          <w:t xml:space="preserve">have set </w:t>
        </w:r>
        <w:r>
          <w:rPr>
            <w:lang w:val="en-GB"/>
          </w:rPr>
          <w:t xml:space="preserve">its </w:t>
        </w:r>
        <w:proofErr w:type="spellStart"/>
        <w:r w:rsidRPr="006A112F">
          <w:rPr>
            <w:lang w:val="en-GB"/>
          </w:rPr>
          <w:t>isLeaf</w:t>
        </w:r>
        <w:proofErr w:type="spellEnd"/>
        <w:r w:rsidRPr="006A112F">
          <w:rPr>
            <w:lang w:val="en-GB"/>
          </w:rPr>
          <w:t xml:space="preserve"> </w:t>
        </w:r>
        <w:r>
          <w:rPr>
            <w:lang w:val="en-GB"/>
          </w:rPr>
          <w:t xml:space="preserve">property </w:t>
        </w:r>
        <w:r w:rsidRPr="006A112F">
          <w:rPr>
            <w:lang w:val="en-GB"/>
          </w:rPr>
          <w:t xml:space="preserve">to </w:t>
        </w:r>
      </w:ins>
      <w:ins w:id="688" w:author="Bernd Zeuner [2]" w:date="2022-05-20T12:40:00Z">
        <w:r>
          <w:rPr>
            <w:lang w:val="en-GB"/>
          </w:rPr>
          <w:t>true</w:t>
        </w:r>
      </w:ins>
      <w:ins w:id="689" w:author="Bernd Zeuner [2]" w:date="2022-05-20T12:39:00Z">
        <w:r w:rsidRPr="006A112F">
          <w:rPr>
            <w:lang w:val="en-GB"/>
          </w:rPr>
          <w:t>!!</w:t>
        </w:r>
      </w:ins>
      <w:ins w:id="690" w:author="Bernd Zeuner [2]" w:date="2022-05-20T12:40:00Z">
        <w:r>
          <w:rPr>
            <w:lang w:val="en-GB"/>
          </w:rPr>
          <w:t xml:space="preserve"> </w:t>
        </w:r>
      </w:ins>
      <w:proofErr w:type="gramStart"/>
      <w:ins w:id="691" w:author="Bernd Zeuner [2]" w:date="2022-05-20T12:41:00Z">
        <w:r>
          <w:rPr>
            <w:lang w:val="en-GB"/>
          </w:rPr>
          <w:t>i</w:t>
        </w:r>
      </w:ins>
      <w:ins w:id="692" w:author="Bernd Zeuner [2]" w:date="2022-05-20T12:40:00Z">
        <w:r>
          <w:rPr>
            <w:lang w:val="en-GB"/>
          </w:rPr>
          <w:t xml:space="preserve">n </w:t>
        </w:r>
      </w:ins>
      <w:ins w:id="693" w:author="Bernd Zeuner [2]" w:date="2022-05-20T12:41:00Z">
        <w:r>
          <w:rPr>
            <w:lang w:val="en-GB"/>
          </w:rPr>
          <w:t>order to</w:t>
        </w:r>
        <w:proofErr w:type="gramEnd"/>
        <w:r>
          <w:rPr>
            <w:lang w:val="en-GB"/>
          </w:rPr>
          <w:t xml:space="preserve"> be able being extended.</w:t>
        </w:r>
      </w:ins>
    </w:p>
    <w:p w14:paraId="004BA495" w14:textId="3C359A0B" w:rsidR="00B112A0" w:rsidRDefault="00B112A0" w:rsidP="00B112A0">
      <w:pPr>
        <w:rPr>
          <w:moveTo w:id="694" w:author="Bernd Zeuner [2]" w:date="2022-05-20T10:41:00Z"/>
          <w:lang w:eastAsia="de-DE"/>
        </w:rPr>
      </w:pPr>
      <w:moveToRangeStart w:id="695" w:author="Bernd Zeuner [2]" w:date="2022-05-20T10:41:00Z" w:name="move103935696"/>
      <w:moveTo w:id="696" w:author="Bernd Zeuner [2]" w:date="2022-05-20T10:41:00Z">
        <w:r w:rsidRPr="00345312">
          <w:rPr>
            <w:lang w:eastAsia="de-DE"/>
          </w:rPr>
          <w:t xml:space="preserve">The </w:t>
        </w:r>
        <w:r w:rsidRPr="00345312">
          <w:rPr>
            <w:b/>
            <w:lang w:eastAsia="de-DE"/>
          </w:rPr>
          <w:t>abstraction</w:t>
        </w:r>
        <w:r w:rsidRPr="00345312">
          <w:rPr>
            <w:lang w:eastAsia="de-DE"/>
          </w:rPr>
          <w:t xml:space="preserve"> dependency relationship can be annotated by the «Specify»</w:t>
        </w:r>
        <w:r>
          <w:rPr>
            <w:lang w:eastAsia="de-DE"/>
          </w:rPr>
          <w:t xml:space="preserve"> stereotype to indicate that the definition of the </w:t>
        </w:r>
      </w:moveTo>
      <w:ins w:id="697" w:author="Bernd Zeuner [2]" w:date="2023-02-03T13:37:00Z">
        <w:r w:rsidR="00F5750F">
          <w:rPr>
            <w:lang w:eastAsia="de-DE"/>
          </w:rPr>
          <w:t>specif</w:t>
        </w:r>
      </w:ins>
      <w:ins w:id="698" w:author="Bernd Zeuner [2]" w:date="2023-02-03T13:38:00Z">
        <w:r w:rsidR="00F5750F">
          <w:rPr>
            <w:lang w:eastAsia="de-DE"/>
          </w:rPr>
          <w:t>ied</w:t>
        </w:r>
      </w:ins>
      <w:moveTo w:id="699" w:author="Bernd Zeuner [2]" w:date="2022-05-20T10:41:00Z">
        <w:del w:id="700" w:author="Bernd Zeuner [2]" w:date="2023-02-03T13:37:00Z">
          <w:r w:rsidDel="00F5750F">
            <w:rPr>
              <w:lang w:eastAsia="de-DE"/>
            </w:rPr>
            <w:delText>more abstract entity</w:delText>
          </w:r>
        </w:del>
        <w:r>
          <w:rPr>
            <w:lang w:eastAsia="de-DE"/>
          </w:rPr>
          <w:t xml:space="preserve"> class in the abstraction relationship is augmented by the </w:t>
        </w:r>
        <w:del w:id="701" w:author="Bernd Zeuner [2]" w:date="2023-02-03T13:37:00Z">
          <w:r w:rsidDel="00F5750F">
            <w:rPr>
              <w:lang w:eastAsia="de-DE"/>
            </w:rPr>
            <w:delText>"</w:delText>
          </w:r>
        </w:del>
        <w:r>
          <w:rPr>
            <w:lang w:eastAsia="de-DE"/>
          </w:rPr>
          <w:t>specif</w:t>
        </w:r>
      </w:moveTo>
      <w:ins w:id="702" w:author="Bernd Zeuner [2]" w:date="2023-02-03T13:38:00Z">
        <w:r w:rsidR="00F5750F">
          <w:rPr>
            <w:lang w:eastAsia="de-DE"/>
          </w:rPr>
          <w:t>ying</w:t>
        </w:r>
      </w:ins>
      <w:moveTo w:id="703" w:author="Bernd Zeuner [2]" w:date="2022-05-20T10:41:00Z">
        <w:del w:id="704" w:author="Bernd Zeuner [2]" w:date="2023-02-03T13:38:00Z">
          <w:r w:rsidDel="00F5750F">
            <w:rPr>
              <w:lang w:eastAsia="de-DE"/>
            </w:rPr>
            <w:delText>ication"</w:delText>
          </w:r>
        </w:del>
        <w:r>
          <w:rPr>
            <w:lang w:eastAsia="de-DE"/>
          </w:rPr>
          <w:t xml:space="preserve"> class definition at runtime</w:t>
        </w:r>
        <w:r w:rsidRPr="00345312">
          <w:rPr>
            <w:lang w:eastAsia="de-DE"/>
          </w:rPr>
          <w:t>.</w:t>
        </w:r>
        <w:r>
          <w:rPr>
            <w:lang w:eastAsia="de-DE"/>
          </w:rPr>
          <w:t xml:space="preserve"> See also the definition in section </w:t>
        </w:r>
        <w:r>
          <w:rPr>
            <w:lang w:eastAsia="de-DE"/>
          </w:rPr>
          <w:fldChar w:fldCharType="begin"/>
        </w:r>
        <w:r>
          <w:rPr>
            <w:lang w:eastAsia="de-DE"/>
          </w:rPr>
          <w:instrText xml:space="preserve"> REF _Ref476308226 \r \h </w:instrText>
        </w:r>
      </w:moveTo>
      <w:r>
        <w:rPr>
          <w:lang w:eastAsia="de-DE"/>
        </w:rPr>
      </w:r>
      <w:moveTo w:id="705" w:author="Bernd Zeuner [2]" w:date="2022-05-20T10:41:00Z">
        <w:r>
          <w:rPr>
            <w:lang w:eastAsia="de-DE"/>
          </w:rPr>
          <w:fldChar w:fldCharType="separate"/>
        </w:r>
      </w:moveTo>
      <w:ins w:id="706" w:author="Bernd Zeuner [2]" w:date="2023-02-03T13:44:00Z">
        <w:r w:rsidR="004F50C4">
          <w:rPr>
            <w:lang w:eastAsia="de-DE"/>
          </w:rPr>
          <w:t>5.4.5</w:t>
        </w:r>
      </w:ins>
      <w:moveTo w:id="707" w:author="Bernd Zeuner [2]" w:date="2022-05-20T10:41:00Z">
        <w:del w:id="708" w:author="Bernd Zeuner [2]" w:date="2023-02-03T13:44:00Z">
          <w:r w:rsidDel="004F50C4">
            <w:rPr>
              <w:lang w:eastAsia="de-DE"/>
            </w:rPr>
            <w:delText>5.4.3</w:delText>
          </w:r>
        </w:del>
        <w:r>
          <w:rPr>
            <w:lang w:eastAsia="de-DE"/>
          </w:rPr>
          <w:fldChar w:fldCharType="end"/>
        </w:r>
        <w:r>
          <w:rPr>
            <w:lang w:eastAsia="de-DE"/>
          </w:rPr>
          <w:t xml:space="preserve"> </w:t>
        </w:r>
        <w:r w:rsidRPr="008B1A16">
          <w:rPr>
            <w:lang w:eastAsia="de-DE"/>
          </w:rPr>
          <w:t>below</w:t>
        </w:r>
        <w:r>
          <w:rPr>
            <w:lang w:eastAsia="de-DE"/>
          </w:rPr>
          <w:t>.</w:t>
        </w:r>
      </w:moveTo>
    </w:p>
    <w:p w14:paraId="70F5863F" w14:textId="77777777" w:rsidR="00B112A0" w:rsidRDefault="00B112A0" w:rsidP="00B112A0">
      <w:pPr>
        <w:rPr>
          <w:moveTo w:id="709" w:author="Bernd Zeuner [2]" w:date="2022-05-20T10:41:00Z"/>
          <w:lang w:eastAsia="de-DE"/>
        </w:rPr>
      </w:pPr>
    </w:p>
    <w:p w14:paraId="162C1FD8" w14:textId="19CC266F" w:rsidR="00B112A0" w:rsidRDefault="00B112A0" w:rsidP="00B112A0">
      <w:pPr>
        <w:jc w:val="center"/>
        <w:rPr>
          <w:moveTo w:id="710" w:author="Bernd Zeuner [2]" w:date="2022-05-20T10:41:00Z"/>
          <w:noProof/>
          <w:lang w:val="de-DE" w:eastAsia="de-DE"/>
        </w:rPr>
      </w:pPr>
      <w:moveTo w:id="711" w:author="Bernd Zeuner [2]" w:date="2022-05-20T10:41:00Z">
        <w:del w:id="712" w:author="Bernd Zeuner [2]" w:date="2023-02-03T13:36:00Z">
          <w:r w:rsidDel="00F5750F">
            <w:rPr>
              <w:noProof/>
              <w:lang w:val="de-DE" w:eastAsia="de-DE"/>
            </w:rPr>
            <w:drawing>
              <wp:inline distT="0" distB="0" distL="0" distR="0" wp14:anchorId="3CE87256" wp14:editId="71B43DE0">
                <wp:extent cx="3990975" cy="742950"/>
                <wp:effectExtent l="19050" t="0" r="9525" b="0"/>
                <wp:docPr id="12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srcRect/>
                        <a:stretch>
                          <a:fillRect/>
                        </a:stretch>
                      </pic:blipFill>
                      <pic:spPr bwMode="auto">
                        <a:xfrm>
                          <a:off x="0" y="0"/>
                          <a:ext cx="3990975" cy="742950"/>
                        </a:xfrm>
                        <a:prstGeom prst="rect">
                          <a:avLst/>
                        </a:prstGeom>
                        <a:noFill/>
                        <a:ln w="9525">
                          <a:noFill/>
                          <a:miter lim="800000"/>
                          <a:headEnd/>
                          <a:tailEnd/>
                        </a:ln>
                      </pic:spPr>
                    </pic:pic>
                  </a:graphicData>
                </a:graphic>
              </wp:inline>
            </w:drawing>
          </w:r>
          <w:r w:rsidDel="00F5750F">
            <w:rPr>
              <w:noProof/>
              <w:lang w:val="de-DE" w:eastAsia="de-DE"/>
            </w:rPr>
            <w:br/>
          </w:r>
          <w:r w:rsidDel="00F5750F">
            <w:rPr>
              <w:noProof/>
              <w:lang w:val="de-DE" w:eastAsia="de-DE"/>
            </w:rPr>
            <w:br/>
          </w:r>
          <w:r w:rsidDel="00F5750F">
            <w:rPr>
              <w:noProof/>
              <w:lang w:val="de-DE" w:eastAsia="de-DE"/>
            </w:rPr>
            <w:drawing>
              <wp:inline distT="0" distB="0" distL="0" distR="0" wp14:anchorId="3EFB66A4" wp14:editId="4D9D8216">
                <wp:extent cx="4010025" cy="742950"/>
                <wp:effectExtent l="19050" t="0" r="9525" b="0"/>
                <wp:docPr id="13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srcRect/>
                        <a:stretch>
                          <a:fillRect/>
                        </a:stretch>
                      </pic:blipFill>
                      <pic:spPr bwMode="auto">
                        <a:xfrm>
                          <a:off x="0" y="0"/>
                          <a:ext cx="4010025" cy="742950"/>
                        </a:xfrm>
                        <a:prstGeom prst="rect">
                          <a:avLst/>
                        </a:prstGeom>
                        <a:noFill/>
                        <a:ln w="9525">
                          <a:noFill/>
                          <a:miter lim="800000"/>
                          <a:headEnd/>
                          <a:tailEnd/>
                        </a:ln>
                      </pic:spPr>
                    </pic:pic>
                  </a:graphicData>
                </a:graphic>
              </wp:inline>
            </w:drawing>
          </w:r>
        </w:del>
      </w:moveTo>
      <w:ins w:id="713" w:author="Bernd Zeuner [2]" w:date="2023-02-03T13:34:00Z">
        <w:r w:rsidR="00A448DA" w:rsidRPr="00A448DA">
          <w:rPr>
            <w:noProof/>
            <w:lang w:val="de-DE" w:eastAsia="de-DE"/>
          </w:rPr>
          <w:drawing>
            <wp:inline distT="0" distB="0" distL="0" distR="0" wp14:anchorId="19695C97" wp14:editId="7A11D682">
              <wp:extent cx="4153480" cy="619211"/>
              <wp:effectExtent l="0" t="0" r="0" b="9525"/>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53480" cy="619211"/>
                      </a:xfrm>
                      <a:prstGeom prst="rect">
                        <a:avLst/>
                      </a:prstGeom>
                    </pic:spPr>
                  </pic:pic>
                </a:graphicData>
              </a:graphic>
            </wp:inline>
          </w:drawing>
        </w:r>
        <w:r w:rsidR="00A448DA">
          <w:rPr>
            <w:noProof/>
            <w:lang w:val="de-DE" w:eastAsia="de-DE"/>
          </w:rPr>
          <w:br/>
        </w:r>
        <w:r w:rsidR="00A448DA">
          <w:rPr>
            <w:noProof/>
            <w:lang w:val="de-DE" w:eastAsia="de-DE"/>
          </w:rPr>
          <w:br/>
        </w:r>
      </w:ins>
      <w:ins w:id="714" w:author="Bernd Zeuner [2]" w:date="2023-02-03T13:31:00Z">
        <w:r w:rsidR="00A448DA" w:rsidRPr="00A448DA">
          <w:rPr>
            <w:noProof/>
            <w:lang w:val="de-DE" w:eastAsia="de-DE"/>
          </w:rPr>
          <w:drawing>
            <wp:inline distT="0" distB="0" distL="0" distR="0" wp14:anchorId="0854A54D" wp14:editId="32562E13">
              <wp:extent cx="4182059" cy="619211"/>
              <wp:effectExtent l="0" t="0" r="9525" b="9525"/>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82059" cy="619211"/>
                      </a:xfrm>
                      <a:prstGeom prst="rect">
                        <a:avLst/>
                      </a:prstGeom>
                    </pic:spPr>
                  </pic:pic>
                </a:graphicData>
              </a:graphic>
            </wp:inline>
          </w:drawing>
        </w:r>
      </w:ins>
      <w:ins w:id="715" w:author="Bernd Zeuner [2]" w:date="2023-02-03T13:35:00Z">
        <w:r w:rsidR="00A448DA">
          <w:rPr>
            <w:noProof/>
            <w:lang w:val="de-DE" w:eastAsia="de-DE"/>
          </w:rPr>
          <w:br/>
        </w:r>
        <w:r w:rsidR="00A448DA">
          <w:rPr>
            <w:noProof/>
            <w:lang w:val="de-DE" w:eastAsia="de-DE"/>
          </w:rPr>
          <w:br/>
        </w:r>
        <w:r w:rsidR="00A448DA" w:rsidRPr="00A448DA">
          <w:rPr>
            <w:noProof/>
            <w:lang w:val="de-DE" w:eastAsia="de-DE"/>
          </w:rPr>
          <w:drawing>
            <wp:inline distT="0" distB="0" distL="0" distR="0" wp14:anchorId="38C77CE5" wp14:editId="580F2AAB">
              <wp:extent cx="4210638" cy="619211"/>
              <wp:effectExtent l="0" t="0" r="0" b="9525"/>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0638" cy="619211"/>
                      </a:xfrm>
                      <a:prstGeom prst="rect">
                        <a:avLst/>
                      </a:prstGeom>
                    </pic:spPr>
                  </pic:pic>
                </a:graphicData>
              </a:graphic>
            </wp:inline>
          </w:drawing>
        </w:r>
      </w:ins>
    </w:p>
    <w:p w14:paraId="35CE5432" w14:textId="596B4AF5" w:rsidR="00B112A0" w:rsidRDefault="00B112A0" w:rsidP="00B112A0">
      <w:pPr>
        <w:pStyle w:val="FigureCaption"/>
        <w:rPr>
          <w:moveTo w:id="716" w:author="Bernd Zeuner [2]" w:date="2022-05-20T10:41:00Z"/>
        </w:rPr>
      </w:pPr>
      <w:moveTo w:id="717" w:author="Bernd Zeuner [2]" w:date="2022-05-20T10:41:00Z">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30</w:t>
        </w:r>
        <w:r>
          <w:fldChar w:fldCharType="end"/>
        </w:r>
        <w:r>
          <w:t xml:space="preserve">: </w:t>
        </w:r>
      </w:moveTo>
      <w:ins w:id="718" w:author="Bernd Zeuner [2]" w:date="2022-05-20T12:28:00Z">
        <w:r w:rsidR="00924BAE" w:rsidRPr="00345312">
          <w:rPr>
            <w:lang w:eastAsia="de-DE"/>
          </w:rPr>
          <w:t>«Specify»</w:t>
        </w:r>
        <w:r w:rsidR="00924BAE">
          <w:rPr>
            <w:lang w:eastAsia="de-DE"/>
          </w:rPr>
          <w:t xml:space="preserve"> </w:t>
        </w:r>
      </w:ins>
      <w:moveTo w:id="719" w:author="Bernd Zeuner [2]" w:date="2022-05-20T10:41:00Z">
        <w:r>
          <w:t>Abstraction Dependency</w:t>
        </w:r>
        <w:r w:rsidRPr="00B51A95">
          <w:t xml:space="preserve"> Notation</w:t>
        </w:r>
      </w:moveTo>
    </w:p>
    <w:p w14:paraId="4780DAE1" w14:textId="550431A2" w:rsidR="00B112A0" w:rsidRDefault="00B112A0" w:rsidP="00B112A0">
      <w:pPr>
        <w:rPr>
          <w:moveTo w:id="720" w:author="Bernd Zeuner [2]" w:date="2022-05-20T10:41:00Z"/>
          <w:lang w:eastAsia="de-DE"/>
        </w:rPr>
      </w:pPr>
      <w:moveTo w:id="721" w:author="Bernd Zeuner [2]" w:date="2022-05-20T10:41:00Z">
        <w:r w:rsidRPr="003B6579">
          <w:rPr>
            <w:lang w:eastAsia="de-DE"/>
          </w:rPr>
          <w:t>«Specify» annotated abstraction relationship</w:t>
        </w:r>
        <w:r>
          <w:rPr>
            <w:lang w:eastAsia="de-DE"/>
          </w:rPr>
          <w:t>s</w:t>
        </w:r>
        <w:r w:rsidRPr="003B6579">
          <w:rPr>
            <w:lang w:eastAsia="de-DE"/>
          </w:rPr>
          <w:t xml:space="preserve"> must be started from </w:t>
        </w:r>
      </w:moveTo>
      <w:ins w:id="722" w:author="Bernd Zeuner [2]" w:date="2023-02-03T13:39:00Z">
        <w:r w:rsidR="00F5750F">
          <w:rPr>
            <w:lang w:eastAsia="de-DE"/>
          </w:rPr>
          <w:t>the specifying</w:t>
        </w:r>
      </w:ins>
      <w:moveTo w:id="723" w:author="Bernd Zeuner [2]" w:date="2022-05-20T10:41:00Z">
        <w:del w:id="724" w:author="Bernd Zeuner [2]" w:date="2023-02-03T13:39:00Z">
          <w:r w:rsidRPr="003B6579" w:rsidDel="00F5750F">
            <w:rPr>
              <w:lang w:eastAsia="de-DE"/>
            </w:rPr>
            <w:delText>abstract</w:delText>
          </w:r>
        </w:del>
        <w:r w:rsidRPr="003B6579">
          <w:rPr>
            <w:lang w:eastAsia="de-DE"/>
          </w:rPr>
          <w:t xml:space="preserve"> classes</w:t>
        </w:r>
      </w:moveTo>
      <w:ins w:id="725" w:author="Bernd Zeuner [2]" w:date="2023-02-03T13:39:00Z">
        <w:r w:rsidR="00F5750F">
          <w:rPr>
            <w:lang w:eastAsia="de-DE"/>
          </w:rPr>
          <w:t xml:space="preserve"> going to the specified class</w:t>
        </w:r>
      </w:ins>
      <w:moveTo w:id="726" w:author="Bernd Zeuner [2]" w:date="2022-05-20T10:41:00Z">
        <w:r w:rsidRPr="003B6579">
          <w:rPr>
            <w:lang w:eastAsia="de-DE"/>
          </w:rPr>
          <w:t>.</w:t>
        </w:r>
      </w:moveTo>
      <w:ins w:id="727" w:author="Bernd Zeuner [2]" w:date="2023-02-03T13:39:00Z">
        <w:r w:rsidR="00F5750F">
          <w:rPr>
            <w:lang w:eastAsia="de-DE"/>
          </w:rPr>
          <w:t xml:space="preserve"> It is recommended to define the </w:t>
        </w:r>
      </w:ins>
      <w:ins w:id="728" w:author="Bernd Zeuner [2]" w:date="2023-02-03T13:40:00Z">
        <w:r w:rsidR="00F5750F">
          <w:rPr>
            <w:lang w:eastAsia="de-DE"/>
          </w:rPr>
          <w:t>specifying class as abstract.</w:t>
        </w:r>
      </w:ins>
      <w:ins w:id="729" w:author="Bernd Zeuner [2]" w:date="2023-02-03T13:44:00Z">
        <w:r w:rsidR="004F50C4">
          <w:rPr>
            <w:lang w:eastAsia="de-DE"/>
          </w:rPr>
          <w:t xml:space="preserve"> </w:t>
        </w:r>
      </w:ins>
      <w:ins w:id="730" w:author="Bernd Zeuner [2]" w:date="2023-02-03T13:51:00Z">
        <w:r w:rsidR="003B317D">
          <w:rPr>
            <w:lang w:eastAsia="de-DE"/>
          </w:rPr>
          <w:t xml:space="preserve">Defining concrete specifying classes is </w:t>
        </w:r>
        <w:r w:rsidR="003B317D" w:rsidRPr="004F50C4">
          <w:rPr>
            <w:lang w:eastAsia="de-DE"/>
          </w:rPr>
          <w:t>permissible</w:t>
        </w:r>
        <w:r w:rsidR="003B317D">
          <w:rPr>
            <w:lang w:eastAsia="de-DE"/>
          </w:rPr>
          <w:t>.</w:t>
        </w:r>
      </w:ins>
      <w:commentRangeStart w:id="731"/>
      <w:commentRangeStart w:id="732"/>
      <w:commentRangeEnd w:id="731"/>
      <w:del w:id="733" w:author="Bernd Zeuner [2]" w:date="2023-02-03T13:51:00Z">
        <w:r w:rsidR="000803E0" w:rsidDel="003B317D">
          <w:rPr>
            <w:rStyle w:val="Kommentarzeichen"/>
          </w:rPr>
          <w:commentReference w:id="731"/>
        </w:r>
        <w:commentRangeEnd w:id="732"/>
        <w:r w:rsidR="000F4424" w:rsidDel="003B317D">
          <w:rPr>
            <w:rStyle w:val="Kommentarzeichen"/>
          </w:rPr>
          <w:commentReference w:id="732"/>
        </w:r>
      </w:del>
    </w:p>
    <w:p w14:paraId="3559C5FA" w14:textId="77777777" w:rsidR="00B112A0" w:rsidRDefault="00B112A0" w:rsidP="00B112A0">
      <w:pPr>
        <w:rPr>
          <w:moveTo w:id="734" w:author="Bernd Zeuner [2]" w:date="2022-05-20T10:41:00Z"/>
          <w:lang w:eastAsia="de-DE"/>
        </w:rPr>
      </w:pPr>
      <w:moveTo w:id="735" w:author="Bernd Zeuner [2]" w:date="2022-05-20T10:41:00Z">
        <w:r>
          <w:rPr>
            <w:lang w:eastAsia="de-DE"/>
          </w:rPr>
          <w:t xml:space="preserve">It is also possible to condition the </w:t>
        </w:r>
        <w:r w:rsidRPr="003B6579">
          <w:rPr>
            <w:lang w:eastAsia="de-DE"/>
          </w:rPr>
          <w:t>«Specify» abstraction relationship</w:t>
        </w:r>
        <w:r>
          <w:rPr>
            <w:lang w:eastAsia="de-DE"/>
          </w:rPr>
          <w:t xml:space="preserve"> based on attribute values. The conditioning attribute and its value(s) is defined in a {constraint} attached to the </w:t>
        </w:r>
        <w:r w:rsidRPr="003B6579">
          <w:rPr>
            <w:lang w:eastAsia="de-DE"/>
          </w:rPr>
          <w:t xml:space="preserve">«Specify» </w:t>
        </w:r>
        <w:r>
          <w:rPr>
            <w:lang w:eastAsia="de-DE"/>
          </w:rPr>
          <w:t>relationship. It has to be set at creation time and needs to be invariant. The condition could also be a list of attributes (e.g., attribute1 + attribute2) and need not be in the object class to be specified.</w:t>
        </w:r>
      </w:moveTo>
    </w:p>
    <w:p w14:paraId="500CD24C" w14:textId="77777777" w:rsidR="00B112A0" w:rsidRDefault="00B112A0" w:rsidP="00B112A0">
      <w:pPr>
        <w:rPr>
          <w:moveTo w:id="736" w:author="Bernd Zeuner [2]" w:date="2022-05-20T10:41:00Z"/>
          <w:lang w:eastAsia="de-DE"/>
        </w:rPr>
      </w:pPr>
      <w:moveTo w:id="737" w:author="Bernd Zeuner [2]" w:date="2022-05-20T10:41:00Z">
        <w:r>
          <w:rPr>
            <w:lang w:eastAsia="de-DE"/>
          </w:rPr>
          <w:t>Note:</w:t>
        </w:r>
        <w:r>
          <w:rPr>
            <w:lang w:eastAsia="de-DE"/>
          </w:rPr>
          <w:br/>
          <w:t xml:space="preserve">The </w:t>
        </w:r>
        <w:r w:rsidRPr="0036203D">
          <w:rPr>
            <w:lang w:eastAsia="de-DE"/>
          </w:rPr>
          <w:t>«</w:t>
        </w:r>
        <w:r>
          <w:rPr>
            <w:lang w:eastAsia="de-DE"/>
          </w:rPr>
          <w:t>context</w:t>
        </w:r>
        <w:r w:rsidRPr="0036203D">
          <w:rPr>
            <w:lang w:eastAsia="de-DE"/>
          </w:rPr>
          <w:t>»</w:t>
        </w:r>
        <w:r>
          <w:rPr>
            <w:lang w:eastAsia="de-DE"/>
          </w:rPr>
          <w:t xml:space="preserve"> of the </w:t>
        </w:r>
        <w:r w:rsidRPr="0036203D">
          <w:rPr>
            <w:lang w:eastAsia="de-DE"/>
          </w:rPr>
          <w:t>{constraint}</w:t>
        </w:r>
        <w:r>
          <w:rPr>
            <w:lang w:eastAsia="de-DE"/>
          </w:rPr>
          <w:t xml:space="preserve"> is set to the specification class and the </w:t>
        </w:r>
        <w:r w:rsidRPr="0036203D">
          <w:rPr>
            <w:lang w:eastAsia="de-DE"/>
          </w:rPr>
          <w:t>«</w:t>
        </w:r>
        <w:r>
          <w:rPr>
            <w:lang w:eastAsia="de-DE"/>
          </w:rPr>
          <w:t>constrained element</w:t>
        </w:r>
        <w:r w:rsidRPr="0036203D">
          <w:rPr>
            <w:lang w:eastAsia="de-DE"/>
          </w:rPr>
          <w:t>»</w:t>
        </w:r>
        <w:r>
          <w:rPr>
            <w:lang w:eastAsia="de-DE"/>
          </w:rPr>
          <w:t xml:space="preserve"> is the </w:t>
        </w:r>
        <w:r w:rsidRPr="00EB05F3">
          <w:rPr>
            <w:lang w:eastAsia="de-DE"/>
          </w:rPr>
          <w:t>«Specify» abstraction relationship</w:t>
        </w:r>
        <w:r>
          <w:rPr>
            <w:lang w:eastAsia="de-DE"/>
          </w:rPr>
          <w:t>.</w:t>
        </w:r>
      </w:moveTo>
    </w:p>
    <w:p w14:paraId="16EC9C95" w14:textId="1DCE7638" w:rsidR="00B112A0" w:rsidRDefault="0099627C" w:rsidP="00B112A0">
      <w:pPr>
        <w:jc w:val="center"/>
        <w:rPr>
          <w:moveTo w:id="738" w:author="Bernd Zeuner [2]" w:date="2022-05-20T10:41:00Z"/>
          <w:noProof/>
          <w:lang w:val="de-DE" w:eastAsia="de-DE"/>
        </w:rPr>
      </w:pPr>
      <w:ins w:id="739" w:author="Bernd Zeuner [2]" w:date="2022-11-18T10:01:00Z">
        <w:r w:rsidRPr="0099627C">
          <w:rPr>
            <w:noProof/>
            <w:lang w:val="de-DE" w:eastAsia="de-DE"/>
          </w:rPr>
          <w:lastRenderedPageBreak/>
          <w:drawing>
            <wp:inline distT="0" distB="0" distL="0" distR="0" wp14:anchorId="7AAA80A4" wp14:editId="4509A367">
              <wp:extent cx="5943600" cy="3081655"/>
              <wp:effectExtent l="0" t="0" r="0" b="444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081655"/>
                      </a:xfrm>
                      <a:prstGeom prst="rect">
                        <a:avLst/>
                      </a:prstGeom>
                    </pic:spPr>
                  </pic:pic>
                </a:graphicData>
              </a:graphic>
            </wp:inline>
          </w:drawing>
        </w:r>
      </w:ins>
      <w:moveTo w:id="740" w:author="Bernd Zeuner [2]" w:date="2022-05-20T10:41:00Z">
        <w:del w:id="741" w:author="Bernd Zeuner [2]" w:date="2022-11-18T10:02:00Z">
          <w:r w:rsidR="00B112A0" w:rsidRPr="0036203D" w:rsidDel="0099627C">
            <w:rPr>
              <w:noProof/>
              <w:lang w:val="de-DE" w:eastAsia="de-DE"/>
            </w:rPr>
            <w:drawing>
              <wp:inline distT="0" distB="0" distL="0" distR="0" wp14:anchorId="2E945E09" wp14:editId="0D754A69">
                <wp:extent cx="5943600" cy="2272665"/>
                <wp:effectExtent l="0" t="0" r="0"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272665"/>
                        </a:xfrm>
                        <a:prstGeom prst="rect">
                          <a:avLst/>
                        </a:prstGeom>
                      </pic:spPr>
                    </pic:pic>
                  </a:graphicData>
                </a:graphic>
              </wp:inline>
            </w:drawing>
          </w:r>
        </w:del>
      </w:moveTo>
    </w:p>
    <w:p w14:paraId="0E3FB3FC" w14:textId="0FEC10A2" w:rsidR="00B112A0" w:rsidRDefault="00B112A0" w:rsidP="00B112A0">
      <w:pPr>
        <w:pStyle w:val="FigureCaption"/>
        <w:rPr>
          <w:moveTo w:id="742" w:author="Bernd Zeuner [2]" w:date="2022-05-20T10:41:00Z"/>
        </w:rPr>
      </w:pPr>
      <w:bookmarkStart w:id="743" w:name="_Ref119658241"/>
      <w:moveTo w:id="744" w:author="Bernd Zeuner [2]" w:date="2022-05-20T10:41:00Z">
        <w:r>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31</w:t>
        </w:r>
        <w:r>
          <w:rPr>
            <w:noProof/>
          </w:rPr>
          <w:fldChar w:fldCharType="end"/>
        </w:r>
        <w:bookmarkEnd w:id="743"/>
        <w:r>
          <w:t xml:space="preserve">: Conditional </w:t>
        </w:r>
        <w:r w:rsidRPr="003B6579">
          <w:rPr>
            <w:lang w:eastAsia="de-DE"/>
          </w:rPr>
          <w:t xml:space="preserve">«Specify» </w:t>
        </w:r>
        <w:r>
          <w:rPr>
            <w:lang w:eastAsia="de-DE"/>
          </w:rPr>
          <w:t>A</w:t>
        </w:r>
        <w:r w:rsidRPr="003B6579">
          <w:rPr>
            <w:lang w:eastAsia="de-DE"/>
          </w:rPr>
          <w:t xml:space="preserve">bstraction </w:t>
        </w:r>
        <w:r>
          <w:rPr>
            <w:lang w:eastAsia="de-DE"/>
          </w:rPr>
          <w:t>R</w:t>
        </w:r>
        <w:r w:rsidRPr="003B6579">
          <w:rPr>
            <w:lang w:eastAsia="de-DE"/>
          </w:rPr>
          <w:t>elationship</w:t>
        </w:r>
        <w:r>
          <w:rPr>
            <w:lang w:eastAsia="de-DE"/>
          </w:rPr>
          <w:t xml:space="preserve"> Example</w:t>
        </w:r>
      </w:moveTo>
      <w:commentRangeStart w:id="745"/>
      <w:commentRangeEnd w:id="745"/>
      <w:r w:rsidR="008161CD">
        <w:rPr>
          <w:rStyle w:val="Kommentarzeichen"/>
          <w:rFonts w:ascii="Times New Roman" w:hAnsi="Times New Roman"/>
        </w:rPr>
        <w:commentReference w:id="745"/>
      </w:r>
    </w:p>
    <w:moveToRangeEnd w:id="695"/>
    <w:p w14:paraId="056421C7" w14:textId="77777777" w:rsidR="00B03AC6" w:rsidRPr="00B03AC6" w:rsidRDefault="00B03AC6" w:rsidP="00B03AC6">
      <w:pPr>
        <w:rPr>
          <w:ins w:id="746" w:author="Bernd Zeuner [2]" w:date="2022-05-20T10:38:00Z"/>
          <w:lang w:val="en-GB"/>
        </w:rPr>
      </w:pPr>
    </w:p>
    <w:p w14:paraId="671E85B1" w14:textId="68BA0BAF" w:rsidR="00AA6D26" w:rsidRDefault="00AA6D26" w:rsidP="00AA6D26">
      <w:pPr>
        <w:pStyle w:val="berschrift3"/>
        <w:rPr>
          <w:ins w:id="747" w:author="Bernd Zeuner [2]" w:date="2022-05-20T10:29:00Z"/>
          <w:lang w:val="en-GB"/>
        </w:rPr>
      </w:pPr>
      <w:bookmarkStart w:id="748" w:name="_Ref113018260"/>
      <w:ins w:id="749" w:author="Bernd Zeuner [2]" w:date="2022-05-20T10:28:00Z">
        <w:r>
          <w:rPr>
            <w:lang w:val="en-GB"/>
          </w:rPr>
          <w:t>Other R</w:t>
        </w:r>
      </w:ins>
      <w:ins w:id="750" w:author="Bernd Zeuner [2]" w:date="2022-05-20T10:29:00Z">
        <w:r>
          <w:rPr>
            <w:lang w:val="en-GB"/>
          </w:rPr>
          <w:t>elationships</w:t>
        </w:r>
        <w:bookmarkEnd w:id="748"/>
      </w:ins>
    </w:p>
    <w:p w14:paraId="4A7D994D" w14:textId="3E14F896" w:rsidR="00AA6D26" w:rsidRDefault="00AA6D26" w:rsidP="00A14F72">
      <w:pPr>
        <w:rPr>
          <w:ins w:id="751" w:author="Bernd Zeuner [2]" w:date="2022-05-20T10:30:00Z"/>
          <w:lang w:val="en-GB"/>
        </w:rPr>
      </w:pPr>
      <w:ins w:id="752" w:author="Bernd Zeuner [2]" w:date="2022-05-20T10:29:00Z">
        <w:r>
          <w:rPr>
            <w:lang w:val="en-GB"/>
          </w:rPr>
          <w:t>Two more relationships from the UML specification may be used:</w:t>
        </w:r>
      </w:ins>
      <w:ins w:id="753" w:author="Bernd Zeuner [2]" w:date="2022-05-20T10:30:00Z">
        <w:r>
          <w:rPr>
            <w:lang w:val="en-GB"/>
          </w:rPr>
          <w:t xml:space="preserve"> Dependency and Realization</w:t>
        </w:r>
      </w:ins>
    </w:p>
    <w:p w14:paraId="1CF28A3B" w14:textId="7526A896" w:rsidR="00330BE3" w:rsidRPr="00330BE3" w:rsidRDefault="00330BE3" w:rsidP="00330BE3">
      <w:pPr>
        <w:pStyle w:val="berschrift4"/>
        <w:rPr>
          <w:lang w:val="en-GB"/>
        </w:rPr>
      </w:pPr>
      <w:r>
        <w:rPr>
          <w:lang w:val="en-GB"/>
        </w:rPr>
        <w:t>D</w:t>
      </w:r>
      <w:r w:rsidRPr="00330BE3">
        <w:rPr>
          <w:lang w:val="en-GB"/>
        </w:rPr>
        <w:t>ependency Notation</w:t>
      </w:r>
      <w:bookmarkEnd w:id="640"/>
    </w:p>
    <w:p w14:paraId="1FADB59A" w14:textId="2C56A962" w:rsidR="00350974" w:rsidRDefault="00330BE3" w:rsidP="00330BE3">
      <w:pPr>
        <w:rPr>
          <w:lang w:eastAsia="de-DE"/>
        </w:rPr>
      </w:pPr>
      <w:r w:rsidRPr="00350974">
        <w:rPr>
          <w:lang w:eastAsia="de-DE"/>
        </w:rPr>
        <w:t xml:space="preserve"> </w:t>
      </w:r>
      <w:r w:rsidR="00350974" w:rsidRPr="00350974">
        <w:rPr>
          <w:lang w:eastAsia="de-DE"/>
        </w:rPr>
        <w:t>“</w:t>
      </w:r>
      <w:r w:rsidR="00350974" w:rsidRPr="00350974">
        <w:rPr>
          <w:i/>
          <w:lang w:eastAsia="de-DE"/>
        </w:rPr>
        <w:t>A dependency is a relationship that signifies that a single or a set of model elements requires other model elements for their specification or implementation. This means that the complete semantics of the depending elements is either semantically or structurally dependent on the definition of the supplier element(s)</w:t>
      </w:r>
      <w:proofErr w:type="gramStart"/>
      <w:r w:rsidR="00350974" w:rsidRPr="00350974">
        <w:rPr>
          <w:i/>
          <w:lang w:eastAsia="de-DE"/>
        </w:rPr>
        <w:t>...</w:t>
      </w:r>
      <w:r w:rsidR="00350974" w:rsidRPr="00350974">
        <w:rPr>
          <w:lang w:eastAsia="de-DE"/>
        </w:rPr>
        <w:t>“</w:t>
      </w:r>
      <w:proofErr w:type="gramEnd"/>
      <w:r w:rsidR="00350974" w:rsidRPr="00350974">
        <w:rPr>
          <w:lang w:eastAsia="de-DE"/>
        </w:rPr>
        <w:t xml:space="preserve">, an extract from </w:t>
      </w:r>
      <w:r w:rsidR="00ED61A2">
        <w:rPr>
          <w:lang w:eastAsia="de-DE"/>
        </w:rPr>
        <w:fldChar w:fldCharType="begin"/>
      </w:r>
      <w:r w:rsidR="00350974">
        <w:rPr>
          <w:lang w:eastAsia="de-DE"/>
        </w:rPr>
        <w:instrText xml:space="preserve"> REF _Ref397427729 \r \h </w:instrText>
      </w:r>
      <w:r w:rsidR="00ED61A2">
        <w:rPr>
          <w:lang w:eastAsia="de-DE"/>
        </w:rPr>
      </w:r>
      <w:r w:rsidR="00ED61A2">
        <w:rPr>
          <w:lang w:eastAsia="de-DE"/>
        </w:rPr>
        <w:fldChar w:fldCharType="separate"/>
      </w:r>
      <w:r w:rsidR="000E3F29">
        <w:rPr>
          <w:lang w:eastAsia="de-DE"/>
        </w:rPr>
        <w:t>[2]</w:t>
      </w:r>
      <w:r w:rsidR="00ED61A2">
        <w:rPr>
          <w:lang w:eastAsia="de-DE"/>
        </w:rPr>
        <w:fldChar w:fldCharType="end"/>
      </w:r>
      <w:r w:rsidR="00350974" w:rsidRPr="00350974">
        <w:rPr>
          <w:lang w:eastAsia="de-DE"/>
        </w:rPr>
        <w:t>.</w:t>
      </w:r>
      <w:r w:rsidR="00E5079D">
        <w:rPr>
          <w:lang w:eastAsia="de-DE"/>
        </w:rPr>
        <w:br/>
        <w:t>A dependency relationship may define naming identified by the «NamedBy» stereotype.</w:t>
      </w:r>
    </w:p>
    <w:p w14:paraId="661CA950" w14:textId="77777777" w:rsidR="00350974" w:rsidRDefault="00F411A8" w:rsidP="00350974">
      <w:pPr>
        <w:jc w:val="center"/>
        <w:rPr>
          <w:noProof/>
          <w:lang w:val="de-DE" w:eastAsia="de-DE"/>
        </w:rPr>
      </w:pPr>
      <w:r>
        <w:rPr>
          <w:noProof/>
          <w:lang w:val="de-DE" w:eastAsia="de-DE"/>
        </w:rPr>
        <w:drawing>
          <wp:inline distT="0" distB="0" distL="0" distR="0" wp14:anchorId="21B32A16" wp14:editId="716252B3">
            <wp:extent cx="5172075" cy="590550"/>
            <wp:effectExtent l="19050" t="0" r="9525" b="0"/>
            <wp:docPr id="4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srcRect/>
                    <a:stretch>
                      <a:fillRect/>
                    </a:stretch>
                  </pic:blipFill>
                  <pic:spPr bwMode="auto">
                    <a:xfrm>
                      <a:off x="0" y="0"/>
                      <a:ext cx="5172075" cy="590550"/>
                    </a:xfrm>
                    <a:prstGeom prst="rect">
                      <a:avLst/>
                    </a:prstGeom>
                    <a:noFill/>
                    <a:ln w="9525">
                      <a:noFill/>
                      <a:miter lim="800000"/>
                      <a:headEnd/>
                      <a:tailEnd/>
                    </a:ln>
                  </pic:spPr>
                </pic:pic>
              </a:graphicData>
            </a:graphic>
          </wp:inline>
        </w:drawing>
      </w:r>
      <w:r w:rsidR="00E5079D">
        <w:rPr>
          <w:noProof/>
          <w:lang w:val="de-DE" w:eastAsia="de-DE"/>
        </w:rPr>
        <w:br/>
      </w:r>
      <w:r w:rsidR="00E5079D">
        <w:rPr>
          <w:noProof/>
          <w:lang w:val="de-DE" w:eastAsia="de-DE"/>
        </w:rPr>
        <w:br/>
      </w:r>
      <w:r w:rsidR="007E5FE4">
        <w:rPr>
          <w:noProof/>
          <w:lang w:val="de-DE" w:eastAsia="de-DE"/>
        </w:rPr>
        <w:drawing>
          <wp:inline distT="0" distB="0" distL="0" distR="0" wp14:anchorId="640B8C85" wp14:editId="2A1AAEF2">
            <wp:extent cx="5153025" cy="590550"/>
            <wp:effectExtent l="19050" t="0" r="9525" b="0"/>
            <wp:docPr id="141" name="Bild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2"/>
                    <a:srcRect/>
                    <a:stretch>
                      <a:fillRect/>
                    </a:stretch>
                  </pic:blipFill>
                  <pic:spPr bwMode="auto">
                    <a:xfrm>
                      <a:off x="0" y="0"/>
                      <a:ext cx="5153025" cy="590550"/>
                    </a:xfrm>
                    <a:prstGeom prst="rect">
                      <a:avLst/>
                    </a:prstGeom>
                    <a:noFill/>
                    <a:ln w="9525">
                      <a:noFill/>
                      <a:miter lim="800000"/>
                      <a:headEnd/>
                      <a:tailEnd/>
                    </a:ln>
                  </pic:spPr>
                </pic:pic>
              </a:graphicData>
            </a:graphic>
          </wp:inline>
        </w:drawing>
      </w:r>
    </w:p>
    <w:p w14:paraId="74985021" w14:textId="3DB6F6B7" w:rsidR="00350974" w:rsidRDefault="00350974" w:rsidP="00427868">
      <w:pPr>
        <w:pStyle w:val="FigureCaption"/>
      </w:pPr>
      <w:bookmarkStart w:id="754" w:name="_Toc409162997"/>
      <w:bookmarkStart w:id="755" w:name="_Toc410656436"/>
      <w:bookmarkStart w:id="756" w:name="_Toc516068660"/>
      <w:bookmarkStart w:id="757" w:name="_Toc79149066"/>
      <w:r>
        <w:t xml:space="preserve">Figure </w:t>
      </w:r>
      <w:r w:rsidR="00ED61A2">
        <w:fldChar w:fldCharType="begin"/>
      </w:r>
      <w:r>
        <w:instrText xml:space="preserve"> STYLEREF 1 \s </w:instrText>
      </w:r>
      <w:r w:rsidR="00ED61A2">
        <w:fldChar w:fldCharType="separate"/>
      </w:r>
      <w:r w:rsidR="00272456">
        <w:rPr>
          <w:noProof/>
        </w:rPr>
        <w:t>5</w:t>
      </w:r>
      <w:r w:rsidR="00ED61A2">
        <w:fldChar w:fldCharType="end"/>
      </w:r>
      <w:r>
        <w:t>.</w:t>
      </w:r>
      <w:r w:rsidR="00ED61A2">
        <w:fldChar w:fldCharType="begin"/>
      </w:r>
      <w:r>
        <w:instrText xml:space="preserve"> SEQ Figure \* ARABIC \s 1 </w:instrText>
      </w:r>
      <w:r w:rsidR="00ED61A2">
        <w:fldChar w:fldCharType="separate"/>
      </w:r>
      <w:r w:rsidR="00272456">
        <w:rPr>
          <w:noProof/>
        </w:rPr>
        <w:t>28</w:t>
      </w:r>
      <w:r w:rsidR="00ED61A2">
        <w:fldChar w:fldCharType="end"/>
      </w:r>
      <w:r>
        <w:t xml:space="preserve">: </w:t>
      </w:r>
      <w:r w:rsidRPr="00350974">
        <w:t xml:space="preserve">Dependency </w:t>
      </w:r>
      <w:r>
        <w:t>R</w:t>
      </w:r>
      <w:r w:rsidRPr="00350974">
        <w:t xml:space="preserve">elationship </w:t>
      </w:r>
      <w:r>
        <w:t>N</w:t>
      </w:r>
      <w:r w:rsidRPr="00350974">
        <w:t>otation</w:t>
      </w:r>
      <w:bookmarkEnd w:id="754"/>
      <w:bookmarkEnd w:id="755"/>
      <w:r w:rsidR="00E5079D">
        <w:t xml:space="preserve"> (normal and naming)</w:t>
      </w:r>
      <w:bookmarkEnd w:id="756"/>
      <w:bookmarkEnd w:id="757"/>
    </w:p>
    <w:p w14:paraId="1246FBAD" w14:textId="77777777" w:rsidR="006A11CB" w:rsidRDefault="006A11CB" w:rsidP="006A11CB">
      <w:pPr>
        <w:rPr>
          <w:lang w:eastAsia="de-DE"/>
        </w:rPr>
      </w:pPr>
    </w:p>
    <w:p w14:paraId="4831CEB9" w14:textId="77777777" w:rsidR="006A11CB" w:rsidRDefault="006A11CB" w:rsidP="006A11CB">
      <w:pPr>
        <w:rPr>
          <w:lang w:eastAsia="de-DE"/>
        </w:rPr>
      </w:pPr>
      <w:r>
        <w:rPr>
          <w:lang w:eastAsia="de-DE"/>
        </w:rPr>
        <w:t xml:space="preserve">The </w:t>
      </w:r>
      <w:r w:rsidRPr="00330BE3">
        <w:rPr>
          <w:b/>
          <w:lang w:eastAsia="de-DE"/>
        </w:rPr>
        <w:t>usage</w:t>
      </w:r>
      <w:r>
        <w:rPr>
          <w:lang w:eastAsia="de-DE"/>
        </w:rPr>
        <w:t xml:space="preserve"> dependency relationship along with the </w:t>
      </w:r>
      <w:r w:rsidR="002130DE">
        <w:rPr>
          <w:lang w:eastAsia="de-DE"/>
        </w:rPr>
        <w:t>relationship name</w:t>
      </w:r>
      <w:r w:rsidRPr="00522EF2">
        <w:rPr>
          <w:lang w:eastAsia="de-DE"/>
        </w:rPr>
        <w:t xml:space="preserve"> </w:t>
      </w:r>
      <w:r>
        <w:rPr>
          <w:lang w:eastAsia="de-DE"/>
        </w:rPr>
        <w:t xml:space="preserve">indicates the </w:t>
      </w:r>
      <w:r w:rsidR="002130DE">
        <w:rPr>
          <w:lang w:eastAsia="de-DE"/>
        </w:rPr>
        <w:t xml:space="preserve">dependency </w:t>
      </w:r>
      <w:r>
        <w:rPr>
          <w:lang w:eastAsia="de-DE"/>
        </w:rPr>
        <w:t>between a</w:t>
      </w:r>
      <w:r w:rsidR="002130DE">
        <w:rPr>
          <w:lang w:eastAsia="de-DE"/>
        </w:rPr>
        <w:t xml:space="preserve">n Interface </w:t>
      </w:r>
      <w:r>
        <w:rPr>
          <w:lang w:eastAsia="de-DE"/>
        </w:rPr>
        <w:t xml:space="preserve">and the </w:t>
      </w:r>
      <w:r w:rsidR="002130DE">
        <w:rPr>
          <w:lang w:eastAsia="de-DE"/>
        </w:rPr>
        <w:t xml:space="preserve">object </w:t>
      </w:r>
      <w:r>
        <w:rPr>
          <w:lang w:eastAsia="de-DE"/>
        </w:rPr>
        <w:t xml:space="preserve">class </w:t>
      </w:r>
      <w:r w:rsidR="002130DE">
        <w:rPr>
          <w:lang w:eastAsia="de-DE"/>
        </w:rPr>
        <w:t>the Interface is working on</w:t>
      </w:r>
      <w:r>
        <w:rPr>
          <w:lang w:eastAsia="de-DE"/>
        </w:rPr>
        <w:t>.</w:t>
      </w:r>
    </w:p>
    <w:p w14:paraId="39D475DC" w14:textId="77777777" w:rsidR="006A11CB" w:rsidRDefault="00E16990" w:rsidP="006A11CB">
      <w:pPr>
        <w:jc w:val="center"/>
        <w:rPr>
          <w:noProof/>
          <w:lang w:val="de-DE" w:eastAsia="de-DE"/>
        </w:rPr>
      </w:pPr>
      <w:r>
        <w:rPr>
          <w:noProof/>
          <w:lang w:val="de-DE" w:eastAsia="de-DE"/>
        </w:rPr>
        <w:lastRenderedPageBreak/>
        <w:drawing>
          <wp:inline distT="0" distB="0" distL="0" distR="0" wp14:anchorId="5CB65194" wp14:editId="59648889">
            <wp:extent cx="3076575" cy="2609850"/>
            <wp:effectExtent l="19050" t="0" r="9525" b="0"/>
            <wp:docPr id="108"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3"/>
                    <a:srcRect/>
                    <a:stretch>
                      <a:fillRect/>
                    </a:stretch>
                  </pic:blipFill>
                  <pic:spPr bwMode="auto">
                    <a:xfrm>
                      <a:off x="0" y="0"/>
                      <a:ext cx="3076575" cy="2609850"/>
                    </a:xfrm>
                    <a:prstGeom prst="rect">
                      <a:avLst/>
                    </a:prstGeom>
                    <a:noFill/>
                    <a:ln w="9525">
                      <a:noFill/>
                      <a:miter lim="800000"/>
                      <a:headEnd/>
                      <a:tailEnd/>
                    </a:ln>
                  </pic:spPr>
                </pic:pic>
              </a:graphicData>
            </a:graphic>
          </wp:inline>
        </w:drawing>
      </w:r>
    </w:p>
    <w:p w14:paraId="26BA4CEB" w14:textId="2F23A91E" w:rsidR="006A11CB" w:rsidRDefault="006A11CB" w:rsidP="006A11CB">
      <w:pPr>
        <w:pStyle w:val="FigureCaption"/>
      </w:pPr>
      <w:bookmarkStart w:id="758" w:name="_Toc516068661"/>
      <w:bookmarkStart w:id="759" w:name="_Toc79149067"/>
      <w:r>
        <w:t xml:space="preserve">Figure </w:t>
      </w:r>
      <w:r w:rsidR="00ED61A2">
        <w:fldChar w:fldCharType="begin"/>
      </w:r>
      <w:r>
        <w:instrText xml:space="preserve"> STYLEREF 1 \s </w:instrText>
      </w:r>
      <w:r w:rsidR="00ED61A2">
        <w:fldChar w:fldCharType="separate"/>
      </w:r>
      <w:r w:rsidR="005D7611">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29</w:t>
      </w:r>
      <w:r w:rsidR="00ED61A2">
        <w:fldChar w:fldCharType="end"/>
      </w:r>
      <w:r>
        <w:t xml:space="preserve">: </w:t>
      </w:r>
      <w:r w:rsidR="00425EDC">
        <w:t>Usage Dependency</w:t>
      </w:r>
      <w:r w:rsidRPr="00B51A95">
        <w:t xml:space="preserve"> Notation</w:t>
      </w:r>
      <w:bookmarkEnd w:id="758"/>
      <w:bookmarkEnd w:id="759"/>
    </w:p>
    <w:p w14:paraId="54259E99" w14:textId="77777777" w:rsidR="00664C9A" w:rsidRDefault="00664C9A" w:rsidP="00664C9A">
      <w:pPr>
        <w:rPr>
          <w:lang w:eastAsia="de-DE"/>
        </w:rPr>
      </w:pPr>
    </w:p>
    <w:p w14:paraId="42423B82" w14:textId="1E33334D" w:rsidR="00875395" w:rsidDel="00B112A0" w:rsidRDefault="00664C9A" w:rsidP="00875395">
      <w:pPr>
        <w:rPr>
          <w:moveFrom w:id="760" w:author="Bernd Zeuner [2]" w:date="2022-05-20T10:41:00Z"/>
          <w:lang w:eastAsia="de-DE"/>
        </w:rPr>
      </w:pPr>
      <w:moveFromRangeStart w:id="761" w:author="Bernd Zeuner [2]" w:date="2022-05-20T10:41:00Z" w:name="move103935696"/>
      <w:moveFrom w:id="762" w:author="Bernd Zeuner [2]" w:date="2022-05-20T10:41:00Z">
        <w:r w:rsidRPr="00345312" w:rsidDel="00B112A0">
          <w:rPr>
            <w:lang w:eastAsia="de-DE"/>
          </w:rPr>
          <w:t xml:space="preserve">The </w:t>
        </w:r>
        <w:r w:rsidRPr="00345312" w:rsidDel="00B112A0">
          <w:rPr>
            <w:b/>
            <w:lang w:eastAsia="de-DE"/>
          </w:rPr>
          <w:t>abstraction</w:t>
        </w:r>
        <w:r w:rsidRPr="00345312" w:rsidDel="00B112A0">
          <w:rPr>
            <w:lang w:eastAsia="de-DE"/>
          </w:rPr>
          <w:t xml:space="preserve"> dependency relationship </w:t>
        </w:r>
        <w:r w:rsidR="00345312" w:rsidRPr="00345312" w:rsidDel="00B112A0">
          <w:rPr>
            <w:lang w:eastAsia="de-DE"/>
          </w:rPr>
          <w:t xml:space="preserve">can be annotated by the </w:t>
        </w:r>
        <w:r w:rsidR="00875395" w:rsidRPr="00345312" w:rsidDel="00B112A0">
          <w:rPr>
            <w:lang w:eastAsia="de-DE"/>
          </w:rPr>
          <w:t>«Specify»</w:t>
        </w:r>
        <w:r w:rsidR="00427D99" w:rsidDel="00B112A0">
          <w:rPr>
            <w:lang w:eastAsia="de-DE"/>
          </w:rPr>
          <w:t xml:space="preserve"> </w:t>
        </w:r>
        <w:r w:rsidR="00E52A23" w:rsidDel="00B112A0">
          <w:rPr>
            <w:lang w:eastAsia="de-DE"/>
          </w:rPr>
          <w:t xml:space="preserve">stereotype </w:t>
        </w:r>
        <w:r w:rsidR="00427D99" w:rsidDel="00B112A0">
          <w:rPr>
            <w:lang w:eastAsia="de-DE"/>
          </w:rPr>
          <w:t>to indicate that the definition of the more abstract entity class in the abstraction relationship is augmented by the "specification" class definition at runtime</w:t>
        </w:r>
        <w:r w:rsidR="00345312" w:rsidRPr="00345312" w:rsidDel="00B112A0">
          <w:rPr>
            <w:lang w:eastAsia="de-DE"/>
          </w:rPr>
          <w:t>.</w:t>
        </w:r>
        <w:r w:rsidR="00427D99" w:rsidDel="00B112A0">
          <w:rPr>
            <w:lang w:eastAsia="de-DE"/>
          </w:rPr>
          <w:t xml:space="preserve"> See also the</w:t>
        </w:r>
        <w:r w:rsidR="006F357A" w:rsidDel="00B112A0">
          <w:rPr>
            <w:lang w:eastAsia="de-DE"/>
          </w:rPr>
          <w:t xml:space="preserve"> defin</w:t>
        </w:r>
        <w:r w:rsidR="00427D99" w:rsidDel="00B112A0">
          <w:rPr>
            <w:lang w:eastAsia="de-DE"/>
          </w:rPr>
          <w:t>ition</w:t>
        </w:r>
        <w:r w:rsidR="006F357A" w:rsidDel="00B112A0">
          <w:rPr>
            <w:lang w:eastAsia="de-DE"/>
          </w:rPr>
          <w:t xml:space="preserve"> in section </w:t>
        </w:r>
        <w:r w:rsidR="00ED61A2" w:rsidDel="00B112A0">
          <w:rPr>
            <w:lang w:eastAsia="de-DE"/>
          </w:rPr>
          <w:fldChar w:fldCharType="begin"/>
        </w:r>
        <w:r w:rsidR="00427D99" w:rsidDel="00B112A0">
          <w:rPr>
            <w:lang w:eastAsia="de-DE"/>
          </w:rPr>
          <w:instrText xml:space="preserve"> REF _Ref476308226 \r \h </w:instrText>
        </w:r>
      </w:moveFrom>
      <w:del w:id="763" w:author="Bernd Zeuner [2]" w:date="2022-05-20T10:41:00Z">
        <w:r w:rsidR="00ED61A2" w:rsidDel="00B112A0">
          <w:rPr>
            <w:lang w:eastAsia="de-DE"/>
          </w:rPr>
        </w:r>
      </w:del>
      <w:moveFrom w:id="764" w:author="Bernd Zeuner [2]" w:date="2022-05-20T10:41:00Z">
        <w:r w:rsidR="00ED61A2" w:rsidDel="00B112A0">
          <w:rPr>
            <w:lang w:eastAsia="de-DE"/>
          </w:rPr>
          <w:fldChar w:fldCharType="separate"/>
        </w:r>
        <w:r w:rsidR="00272456" w:rsidDel="00B112A0">
          <w:rPr>
            <w:lang w:eastAsia="de-DE"/>
          </w:rPr>
          <w:t>5.4.3</w:t>
        </w:r>
        <w:r w:rsidR="00ED61A2" w:rsidDel="00B112A0">
          <w:rPr>
            <w:lang w:eastAsia="de-DE"/>
          </w:rPr>
          <w:fldChar w:fldCharType="end"/>
        </w:r>
        <w:r w:rsidR="00427D99" w:rsidDel="00B112A0">
          <w:rPr>
            <w:lang w:eastAsia="de-DE"/>
          </w:rPr>
          <w:t xml:space="preserve"> </w:t>
        </w:r>
        <w:r w:rsidR="008B1A16" w:rsidRPr="008B1A16" w:rsidDel="00B112A0">
          <w:rPr>
            <w:lang w:eastAsia="de-DE"/>
          </w:rPr>
          <w:t>below</w:t>
        </w:r>
        <w:r w:rsidR="00521F5A" w:rsidDel="00B112A0">
          <w:rPr>
            <w:lang w:eastAsia="de-DE"/>
          </w:rPr>
          <w:t>.</w:t>
        </w:r>
      </w:moveFrom>
    </w:p>
    <w:p w14:paraId="01F1C199" w14:textId="2D43E040" w:rsidR="00345312" w:rsidDel="00B112A0" w:rsidRDefault="00345312" w:rsidP="00875395">
      <w:pPr>
        <w:rPr>
          <w:moveFrom w:id="765" w:author="Bernd Zeuner [2]" w:date="2022-05-20T10:41:00Z"/>
          <w:lang w:eastAsia="de-DE"/>
        </w:rPr>
      </w:pPr>
    </w:p>
    <w:p w14:paraId="329CB61E" w14:textId="1282C4CA" w:rsidR="00664C9A" w:rsidDel="00B112A0" w:rsidRDefault="00D707DB" w:rsidP="00664C9A">
      <w:pPr>
        <w:jc w:val="center"/>
        <w:rPr>
          <w:moveFrom w:id="766" w:author="Bernd Zeuner [2]" w:date="2022-05-20T10:41:00Z"/>
          <w:noProof/>
          <w:lang w:val="de-DE" w:eastAsia="de-DE"/>
        </w:rPr>
      </w:pPr>
      <w:moveFrom w:id="767" w:author="Bernd Zeuner [2]" w:date="2022-05-20T10:41:00Z">
        <w:r w:rsidDel="00B112A0">
          <w:rPr>
            <w:noProof/>
            <w:lang w:val="de-DE" w:eastAsia="de-DE"/>
          </w:rPr>
          <w:drawing>
            <wp:inline distT="0" distB="0" distL="0" distR="0" wp14:anchorId="00D6CD95" wp14:editId="4B99907D">
              <wp:extent cx="3990975" cy="742950"/>
              <wp:effectExtent l="19050" t="0" r="9525" b="0"/>
              <wp:docPr id="20"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srcRect/>
                      <a:stretch>
                        <a:fillRect/>
                      </a:stretch>
                    </pic:blipFill>
                    <pic:spPr bwMode="auto">
                      <a:xfrm>
                        <a:off x="0" y="0"/>
                        <a:ext cx="3990975" cy="742950"/>
                      </a:xfrm>
                      <a:prstGeom prst="rect">
                        <a:avLst/>
                      </a:prstGeom>
                      <a:noFill/>
                      <a:ln w="9525">
                        <a:noFill/>
                        <a:miter lim="800000"/>
                        <a:headEnd/>
                        <a:tailEnd/>
                      </a:ln>
                    </pic:spPr>
                  </pic:pic>
                </a:graphicData>
              </a:graphic>
            </wp:inline>
          </w:drawing>
        </w:r>
        <w:r w:rsidR="00F75698" w:rsidDel="00B112A0">
          <w:rPr>
            <w:noProof/>
            <w:lang w:val="de-DE" w:eastAsia="de-DE"/>
          </w:rPr>
          <w:br/>
        </w:r>
        <w:r w:rsidR="00F75698" w:rsidDel="00B112A0">
          <w:rPr>
            <w:noProof/>
            <w:lang w:val="de-DE" w:eastAsia="de-DE"/>
          </w:rPr>
          <w:br/>
        </w:r>
        <w:r w:rsidR="005C5D4A" w:rsidDel="00B112A0">
          <w:rPr>
            <w:noProof/>
            <w:lang w:val="de-DE" w:eastAsia="de-DE"/>
          </w:rPr>
          <w:drawing>
            <wp:inline distT="0" distB="0" distL="0" distR="0" wp14:anchorId="5D48F090" wp14:editId="5241B1DB">
              <wp:extent cx="4010025" cy="742950"/>
              <wp:effectExtent l="19050" t="0" r="9525"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srcRect/>
                      <a:stretch>
                        <a:fillRect/>
                      </a:stretch>
                    </pic:blipFill>
                    <pic:spPr bwMode="auto">
                      <a:xfrm>
                        <a:off x="0" y="0"/>
                        <a:ext cx="4010025" cy="742950"/>
                      </a:xfrm>
                      <a:prstGeom prst="rect">
                        <a:avLst/>
                      </a:prstGeom>
                      <a:noFill/>
                      <a:ln w="9525">
                        <a:noFill/>
                        <a:miter lim="800000"/>
                        <a:headEnd/>
                        <a:tailEnd/>
                      </a:ln>
                    </pic:spPr>
                  </pic:pic>
                </a:graphicData>
              </a:graphic>
            </wp:inline>
          </w:drawing>
        </w:r>
      </w:moveFrom>
    </w:p>
    <w:p w14:paraId="410364D5" w14:textId="28BB0E6B" w:rsidR="00664C9A" w:rsidDel="00B112A0" w:rsidRDefault="00664C9A" w:rsidP="00664C9A">
      <w:pPr>
        <w:pStyle w:val="FigureCaption"/>
        <w:rPr>
          <w:moveFrom w:id="768" w:author="Bernd Zeuner [2]" w:date="2022-05-20T10:41:00Z"/>
        </w:rPr>
      </w:pPr>
      <w:bookmarkStart w:id="769" w:name="_Toc516068662"/>
      <w:bookmarkStart w:id="770" w:name="_Toc79149068"/>
      <w:moveFrom w:id="771" w:author="Bernd Zeuner [2]" w:date="2022-05-20T10:41:00Z">
        <w:r w:rsidDel="00B112A0">
          <w:t xml:space="preserve">Figure </w:t>
        </w:r>
        <w:r w:rsidR="00ED61A2" w:rsidDel="00B112A0">
          <w:fldChar w:fldCharType="begin"/>
        </w:r>
        <w:r w:rsidDel="00B112A0">
          <w:instrText xml:space="preserve"> STYLEREF 1 \s </w:instrText>
        </w:r>
        <w:r w:rsidR="00ED61A2" w:rsidDel="00B112A0">
          <w:fldChar w:fldCharType="separate"/>
        </w:r>
        <w:r w:rsidR="00272456" w:rsidDel="00B112A0">
          <w:rPr>
            <w:noProof/>
          </w:rPr>
          <w:t>5</w:t>
        </w:r>
        <w:r w:rsidR="00ED61A2" w:rsidDel="00B112A0">
          <w:fldChar w:fldCharType="end"/>
        </w:r>
        <w:r w:rsidDel="00B112A0">
          <w:t>.</w:t>
        </w:r>
        <w:r w:rsidR="00ED61A2" w:rsidDel="00B112A0">
          <w:fldChar w:fldCharType="begin"/>
        </w:r>
        <w:r w:rsidDel="00B112A0">
          <w:instrText xml:space="preserve"> SEQ Figure \* ARABIC \s 1 </w:instrText>
        </w:r>
        <w:r w:rsidR="00ED61A2" w:rsidDel="00B112A0">
          <w:fldChar w:fldCharType="separate"/>
        </w:r>
        <w:r w:rsidR="000E3F29" w:rsidDel="00B112A0">
          <w:rPr>
            <w:noProof/>
          </w:rPr>
          <w:t>30</w:t>
        </w:r>
        <w:r w:rsidR="00ED61A2" w:rsidDel="00B112A0">
          <w:fldChar w:fldCharType="end"/>
        </w:r>
        <w:r w:rsidDel="00B112A0">
          <w:t>: Abstraction Dependency</w:t>
        </w:r>
        <w:r w:rsidRPr="00B51A95" w:rsidDel="00B112A0">
          <w:t xml:space="preserve"> Notation</w:t>
        </w:r>
        <w:bookmarkEnd w:id="769"/>
        <w:bookmarkEnd w:id="770"/>
      </w:moveFrom>
    </w:p>
    <w:p w14:paraId="3A40183F" w14:textId="048AACBB" w:rsidR="00D67A30" w:rsidDel="00B112A0" w:rsidRDefault="003B6579" w:rsidP="00D67A30">
      <w:pPr>
        <w:rPr>
          <w:moveFrom w:id="772" w:author="Bernd Zeuner [2]" w:date="2022-05-20T10:41:00Z"/>
          <w:lang w:eastAsia="de-DE"/>
        </w:rPr>
      </w:pPr>
      <w:moveFrom w:id="773" w:author="Bernd Zeuner [2]" w:date="2022-05-20T10:41:00Z">
        <w:r w:rsidRPr="003B6579" w:rsidDel="00B112A0">
          <w:rPr>
            <w:lang w:eastAsia="de-DE"/>
          </w:rPr>
          <w:t>«Specify» annotated abstraction relationship</w:t>
        </w:r>
        <w:r w:rsidDel="00B112A0">
          <w:rPr>
            <w:lang w:eastAsia="de-DE"/>
          </w:rPr>
          <w:t>s</w:t>
        </w:r>
        <w:r w:rsidRPr="003B6579" w:rsidDel="00B112A0">
          <w:rPr>
            <w:lang w:eastAsia="de-DE"/>
          </w:rPr>
          <w:t xml:space="preserve"> must be started from abstract classes.</w:t>
        </w:r>
      </w:moveFrom>
    </w:p>
    <w:p w14:paraId="775689DC" w14:textId="3991B361" w:rsidR="00E86E56" w:rsidDel="00B112A0" w:rsidRDefault="00B437AD" w:rsidP="00E86E56">
      <w:pPr>
        <w:rPr>
          <w:moveFrom w:id="774" w:author="Bernd Zeuner [2]" w:date="2022-05-20T10:41:00Z"/>
          <w:lang w:eastAsia="de-DE"/>
        </w:rPr>
      </w:pPr>
      <w:moveFrom w:id="775" w:author="Bernd Zeuner [2]" w:date="2022-05-20T10:41:00Z">
        <w:r w:rsidDel="00B112A0">
          <w:rPr>
            <w:lang w:eastAsia="de-DE"/>
          </w:rPr>
          <w:t xml:space="preserve">It is also possible to condition the </w:t>
        </w:r>
        <w:r w:rsidRPr="003B6579" w:rsidDel="00B112A0">
          <w:rPr>
            <w:lang w:eastAsia="de-DE"/>
          </w:rPr>
          <w:t>«Specify» abstraction relationship</w:t>
        </w:r>
        <w:r w:rsidDel="00B112A0">
          <w:rPr>
            <w:lang w:eastAsia="de-DE"/>
          </w:rPr>
          <w:t xml:space="preserve"> based on attribute values. The conditioning attribute and </w:t>
        </w:r>
        <w:r w:rsidR="00384AA6" w:rsidDel="00B112A0">
          <w:rPr>
            <w:lang w:eastAsia="de-DE"/>
          </w:rPr>
          <w:t>its</w:t>
        </w:r>
        <w:r w:rsidDel="00B112A0">
          <w:rPr>
            <w:lang w:eastAsia="de-DE"/>
          </w:rPr>
          <w:t xml:space="preserve"> value(s) </w:t>
        </w:r>
        <w:r w:rsidR="00384AA6" w:rsidDel="00B112A0">
          <w:rPr>
            <w:lang w:eastAsia="de-DE"/>
          </w:rPr>
          <w:t>is</w:t>
        </w:r>
        <w:r w:rsidDel="00B112A0">
          <w:rPr>
            <w:lang w:eastAsia="de-DE"/>
          </w:rPr>
          <w:t xml:space="preserve"> defined in a </w:t>
        </w:r>
        <w:r w:rsidR="00E86E56" w:rsidDel="00B112A0">
          <w:rPr>
            <w:lang w:eastAsia="de-DE"/>
          </w:rPr>
          <w:t xml:space="preserve">{constraint} </w:t>
        </w:r>
        <w:r w:rsidDel="00B112A0">
          <w:rPr>
            <w:lang w:eastAsia="de-DE"/>
          </w:rPr>
          <w:t xml:space="preserve">attached to the </w:t>
        </w:r>
        <w:r w:rsidRPr="003B6579" w:rsidDel="00B112A0">
          <w:rPr>
            <w:lang w:eastAsia="de-DE"/>
          </w:rPr>
          <w:t xml:space="preserve">«Specify» </w:t>
        </w:r>
        <w:r w:rsidDel="00B112A0">
          <w:rPr>
            <w:lang w:eastAsia="de-DE"/>
          </w:rPr>
          <w:t xml:space="preserve">relationship. </w:t>
        </w:r>
        <w:r w:rsidR="00384AA6" w:rsidDel="00B112A0">
          <w:rPr>
            <w:lang w:eastAsia="de-DE"/>
          </w:rPr>
          <w:t>It</w:t>
        </w:r>
        <w:r w:rsidR="00E86E56" w:rsidDel="00B112A0">
          <w:rPr>
            <w:lang w:eastAsia="de-DE"/>
          </w:rPr>
          <w:t xml:space="preserve"> </w:t>
        </w:r>
        <w:r w:rsidR="00384AA6" w:rsidDel="00B112A0">
          <w:rPr>
            <w:lang w:eastAsia="de-DE"/>
          </w:rPr>
          <w:t>has to</w:t>
        </w:r>
        <w:r w:rsidR="00E86E56" w:rsidDel="00B112A0">
          <w:rPr>
            <w:lang w:eastAsia="de-DE"/>
          </w:rPr>
          <w:t xml:space="preserve"> be set at creation time and </w:t>
        </w:r>
        <w:r w:rsidR="00384AA6" w:rsidDel="00B112A0">
          <w:rPr>
            <w:lang w:eastAsia="de-DE"/>
          </w:rPr>
          <w:t xml:space="preserve">needs to be </w:t>
        </w:r>
        <w:r w:rsidR="00E86E56" w:rsidDel="00B112A0">
          <w:rPr>
            <w:lang w:eastAsia="de-DE"/>
          </w:rPr>
          <w:t>invariant</w:t>
        </w:r>
        <w:r w:rsidR="00384AA6" w:rsidDel="00B112A0">
          <w:rPr>
            <w:lang w:eastAsia="de-DE"/>
          </w:rPr>
          <w:t xml:space="preserve">. The condition </w:t>
        </w:r>
        <w:r w:rsidR="00E86E56" w:rsidDel="00B112A0">
          <w:rPr>
            <w:lang w:eastAsia="de-DE"/>
          </w:rPr>
          <w:t>could also be a list of attributes (e.g., attribute1 + attribute2)</w:t>
        </w:r>
        <w:r w:rsidR="00384AA6" w:rsidDel="00B112A0">
          <w:rPr>
            <w:lang w:eastAsia="de-DE"/>
          </w:rPr>
          <w:t xml:space="preserve"> and</w:t>
        </w:r>
        <w:r w:rsidR="00E86E56" w:rsidDel="00B112A0">
          <w:rPr>
            <w:lang w:eastAsia="de-DE"/>
          </w:rPr>
          <w:t xml:space="preserve"> need not be in the object class to be </w:t>
        </w:r>
        <w:r w:rsidR="005C52F9" w:rsidDel="00B112A0">
          <w:rPr>
            <w:lang w:eastAsia="de-DE"/>
          </w:rPr>
          <w:t>specified</w:t>
        </w:r>
        <w:r w:rsidR="00E86E56" w:rsidDel="00B112A0">
          <w:rPr>
            <w:lang w:eastAsia="de-DE"/>
          </w:rPr>
          <w:t>.</w:t>
        </w:r>
      </w:moveFrom>
    </w:p>
    <w:p w14:paraId="604078D6" w14:textId="6450C6D1" w:rsidR="0036203D" w:rsidDel="00B112A0" w:rsidRDefault="0036203D" w:rsidP="0036203D">
      <w:pPr>
        <w:rPr>
          <w:moveFrom w:id="776" w:author="Bernd Zeuner [2]" w:date="2022-05-20T10:41:00Z"/>
          <w:lang w:eastAsia="de-DE"/>
        </w:rPr>
      </w:pPr>
      <w:moveFrom w:id="777" w:author="Bernd Zeuner [2]" w:date="2022-05-20T10:41:00Z">
        <w:r w:rsidDel="00B112A0">
          <w:rPr>
            <w:lang w:eastAsia="de-DE"/>
          </w:rPr>
          <w:t>Note:</w:t>
        </w:r>
        <w:r w:rsidDel="00B112A0">
          <w:rPr>
            <w:lang w:eastAsia="de-DE"/>
          </w:rPr>
          <w:br/>
          <w:t xml:space="preserve">The </w:t>
        </w:r>
        <w:r w:rsidRPr="0036203D" w:rsidDel="00B112A0">
          <w:rPr>
            <w:lang w:eastAsia="de-DE"/>
          </w:rPr>
          <w:t>«</w:t>
        </w:r>
        <w:r w:rsidDel="00B112A0">
          <w:rPr>
            <w:lang w:eastAsia="de-DE"/>
          </w:rPr>
          <w:t>context</w:t>
        </w:r>
        <w:r w:rsidRPr="0036203D" w:rsidDel="00B112A0">
          <w:rPr>
            <w:lang w:eastAsia="de-DE"/>
          </w:rPr>
          <w:t>»</w:t>
        </w:r>
        <w:r w:rsidDel="00B112A0">
          <w:rPr>
            <w:lang w:eastAsia="de-DE"/>
          </w:rPr>
          <w:t xml:space="preserve"> of the </w:t>
        </w:r>
        <w:r w:rsidRPr="0036203D" w:rsidDel="00B112A0">
          <w:rPr>
            <w:lang w:eastAsia="de-DE"/>
          </w:rPr>
          <w:t>{constraint}</w:t>
        </w:r>
        <w:r w:rsidDel="00B112A0">
          <w:rPr>
            <w:lang w:eastAsia="de-DE"/>
          </w:rPr>
          <w:t xml:space="preserve"> is set to the specification class and the </w:t>
        </w:r>
        <w:r w:rsidRPr="0036203D" w:rsidDel="00B112A0">
          <w:rPr>
            <w:lang w:eastAsia="de-DE"/>
          </w:rPr>
          <w:t>«</w:t>
        </w:r>
        <w:r w:rsidDel="00B112A0">
          <w:rPr>
            <w:lang w:eastAsia="de-DE"/>
          </w:rPr>
          <w:t xml:space="preserve">constrained </w:t>
        </w:r>
        <w:r w:rsidR="00EB05F3" w:rsidDel="00B112A0">
          <w:rPr>
            <w:lang w:eastAsia="de-DE"/>
          </w:rPr>
          <w:t>e</w:t>
        </w:r>
        <w:r w:rsidDel="00B112A0">
          <w:rPr>
            <w:lang w:eastAsia="de-DE"/>
          </w:rPr>
          <w:t>lement</w:t>
        </w:r>
        <w:r w:rsidRPr="0036203D" w:rsidDel="00B112A0">
          <w:rPr>
            <w:lang w:eastAsia="de-DE"/>
          </w:rPr>
          <w:t>»</w:t>
        </w:r>
        <w:r w:rsidR="00EB05F3" w:rsidDel="00B112A0">
          <w:rPr>
            <w:lang w:eastAsia="de-DE"/>
          </w:rPr>
          <w:t xml:space="preserve"> is the </w:t>
        </w:r>
        <w:r w:rsidR="00EB05F3" w:rsidRPr="00EB05F3" w:rsidDel="00B112A0">
          <w:rPr>
            <w:lang w:eastAsia="de-DE"/>
          </w:rPr>
          <w:t>«Specify» abstraction relationship</w:t>
        </w:r>
        <w:r w:rsidR="00EB05F3" w:rsidDel="00B112A0">
          <w:rPr>
            <w:lang w:eastAsia="de-DE"/>
          </w:rPr>
          <w:t>.</w:t>
        </w:r>
      </w:moveFrom>
    </w:p>
    <w:p w14:paraId="28C31F21" w14:textId="04EDB39A" w:rsidR="003D642E" w:rsidDel="00B112A0" w:rsidRDefault="0036203D" w:rsidP="003D642E">
      <w:pPr>
        <w:jc w:val="center"/>
        <w:rPr>
          <w:moveFrom w:id="778" w:author="Bernd Zeuner [2]" w:date="2022-05-20T10:41:00Z"/>
          <w:noProof/>
          <w:lang w:val="de-DE" w:eastAsia="de-DE"/>
        </w:rPr>
      </w:pPr>
      <w:moveFrom w:id="779" w:author="Bernd Zeuner [2]" w:date="2022-05-20T10:41:00Z">
        <w:r w:rsidRPr="0036203D" w:rsidDel="00B112A0">
          <w:rPr>
            <w:noProof/>
            <w:lang w:val="de-DE" w:eastAsia="de-DE"/>
          </w:rPr>
          <w:drawing>
            <wp:inline distT="0" distB="0" distL="0" distR="0" wp14:anchorId="01572D32" wp14:editId="2E8D4F68">
              <wp:extent cx="5943600" cy="227266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272665"/>
                      </a:xfrm>
                      <a:prstGeom prst="rect">
                        <a:avLst/>
                      </a:prstGeom>
                    </pic:spPr>
                  </pic:pic>
                </a:graphicData>
              </a:graphic>
            </wp:inline>
          </w:drawing>
        </w:r>
      </w:moveFrom>
    </w:p>
    <w:p w14:paraId="608DEDB5" w14:textId="64648B94" w:rsidR="003D642E" w:rsidDel="00B112A0" w:rsidRDefault="003D642E" w:rsidP="003D642E">
      <w:pPr>
        <w:pStyle w:val="FigureCaption"/>
        <w:rPr>
          <w:moveFrom w:id="780" w:author="Bernd Zeuner [2]" w:date="2022-05-20T10:41:00Z"/>
        </w:rPr>
      </w:pPr>
      <w:bookmarkStart w:id="781" w:name="_Toc516068663"/>
      <w:bookmarkStart w:id="782" w:name="_Toc79149069"/>
      <w:moveFrom w:id="783" w:author="Bernd Zeuner [2]" w:date="2022-05-20T10:41:00Z">
        <w:r w:rsidDel="00B112A0">
          <w:t xml:space="preserve">Figure </w:t>
        </w:r>
        <w:r w:rsidR="00902AAB" w:rsidDel="00B112A0">
          <w:rPr>
            <w:noProof/>
          </w:rPr>
          <w:fldChar w:fldCharType="begin"/>
        </w:r>
        <w:r w:rsidR="00902AAB" w:rsidDel="00B112A0">
          <w:rPr>
            <w:noProof/>
          </w:rPr>
          <w:instrText xml:space="preserve"> STYLEREF 1 \s </w:instrText>
        </w:r>
        <w:r w:rsidR="00902AAB" w:rsidDel="00B112A0">
          <w:rPr>
            <w:noProof/>
          </w:rPr>
          <w:fldChar w:fldCharType="separate"/>
        </w:r>
        <w:r w:rsidR="00272456" w:rsidDel="00B112A0">
          <w:rPr>
            <w:noProof/>
          </w:rPr>
          <w:t>5</w:t>
        </w:r>
        <w:r w:rsidR="00902AAB" w:rsidDel="00B112A0">
          <w:rPr>
            <w:noProof/>
          </w:rPr>
          <w:fldChar w:fldCharType="end"/>
        </w:r>
        <w:r w:rsidDel="00B112A0">
          <w:t>.</w:t>
        </w:r>
        <w:r w:rsidR="00902AAB" w:rsidDel="00B112A0">
          <w:rPr>
            <w:noProof/>
          </w:rPr>
          <w:fldChar w:fldCharType="begin"/>
        </w:r>
        <w:r w:rsidR="00902AAB" w:rsidDel="00B112A0">
          <w:rPr>
            <w:noProof/>
          </w:rPr>
          <w:instrText xml:space="preserve"> SEQ Figure \* ARABIC \s 1 </w:instrText>
        </w:r>
        <w:r w:rsidR="00902AAB" w:rsidDel="00B112A0">
          <w:rPr>
            <w:noProof/>
          </w:rPr>
          <w:fldChar w:fldCharType="separate"/>
        </w:r>
        <w:r w:rsidR="000E3F29" w:rsidDel="00B112A0">
          <w:rPr>
            <w:noProof/>
          </w:rPr>
          <w:t>31</w:t>
        </w:r>
        <w:r w:rsidR="00902AAB" w:rsidDel="00B112A0">
          <w:rPr>
            <w:noProof/>
          </w:rPr>
          <w:fldChar w:fldCharType="end"/>
        </w:r>
        <w:r w:rsidDel="00B112A0">
          <w:t xml:space="preserve">: Conditional </w:t>
        </w:r>
        <w:r w:rsidRPr="003B6579" w:rsidDel="00B112A0">
          <w:rPr>
            <w:lang w:eastAsia="de-DE"/>
          </w:rPr>
          <w:t xml:space="preserve">«Specify» </w:t>
        </w:r>
        <w:r w:rsidDel="00B112A0">
          <w:rPr>
            <w:lang w:eastAsia="de-DE"/>
          </w:rPr>
          <w:t>A</w:t>
        </w:r>
        <w:r w:rsidRPr="003B6579" w:rsidDel="00B112A0">
          <w:rPr>
            <w:lang w:eastAsia="de-DE"/>
          </w:rPr>
          <w:t xml:space="preserve">bstraction </w:t>
        </w:r>
        <w:r w:rsidDel="00B112A0">
          <w:rPr>
            <w:lang w:eastAsia="de-DE"/>
          </w:rPr>
          <w:t>R</w:t>
        </w:r>
        <w:r w:rsidRPr="003B6579" w:rsidDel="00B112A0">
          <w:rPr>
            <w:lang w:eastAsia="de-DE"/>
          </w:rPr>
          <w:t>elationship</w:t>
        </w:r>
        <w:r w:rsidDel="00B112A0">
          <w:rPr>
            <w:lang w:eastAsia="de-DE"/>
          </w:rPr>
          <w:t xml:space="preserve"> Example</w:t>
        </w:r>
        <w:bookmarkEnd w:id="781"/>
        <w:bookmarkEnd w:id="782"/>
      </w:moveFrom>
    </w:p>
    <w:moveFromRangeEnd w:id="761"/>
    <w:p w14:paraId="7E7FF818" w14:textId="1C6BE947" w:rsidR="00E35BDE" w:rsidRDefault="00E35BDE" w:rsidP="00E35BDE">
      <w:pPr>
        <w:rPr>
          <w:lang w:eastAsia="de-DE"/>
        </w:rPr>
      </w:pPr>
      <w:r>
        <w:rPr>
          <w:lang w:eastAsia="de-DE"/>
        </w:rPr>
        <w:t xml:space="preserve">The </w:t>
      </w:r>
      <w:r w:rsidRPr="00B03229">
        <w:rPr>
          <w:b/>
          <w:lang w:eastAsia="de-DE"/>
        </w:rPr>
        <w:t>realization</w:t>
      </w:r>
      <w:r>
        <w:rPr>
          <w:lang w:eastAsia="de-DE"/>
        </w:rPr>
        <w:t xml:space="preserve"> dependency relationship indicates the relationship between a base class and it’s realizing class</w:t>
      </w:r>
      <w:r w:rsidR="00917999">
        <w:rPr>
          <w:lang w:eastAsia="de-DE"/>
        </w:rPr>
        <w:t>.</w:t>
      </w:r>
    </w:p>
    <w:p w14:paraId="3EAC9642" w14:textId="4EBACD2C" w:rsidR="003E086E" w:rsidRDefault="003E086E" w:rsidP="003E086E">
      <w:pPr>
        <w:rPr>
          <w:lang w:eastAsia="de-DE"/>
        </w:rPr>
      </w:pPr>
      <w:r>
        <w:rPr>
          <w:lang w:eastAsia="de-DE"/>
        </w:rPr>
        <w:t xml:space="preserve">The </w:t>
      </w:r>
      <w:r w:rsidRPr="00B03229">
        <w:rPr>
          <w:b/>
          <w:lang w:eastAsia="de-DE"/>
        </w:rPr>
        <w:t>realization</w:t>
      </w:r>
      <w:r>
        <w:rPr>
          <w:lang w:eastAsia="de-DE"/>
        </w:rPr>
        <w:t xml:space="preserve"> dependency relationship along with the «PruneAndRefactor» stereotype</w:t>
      </w:r>
      <w:r w:rsidRPr="00522EF2">
        <w:rPr>
          <w:lang w:eastAsia="de-DE"/>
        </w:rPr>
        <w:t xml:space="preserve"> </w:t>
      </w:r>
      <w:r>
        <w:rPr>
          <w:lang w:eastAsia="de-DE"/>
        </w:rPr>
        <w:t>indicates the relationship between a Base Model class/relationship and the cloned/pruned/refactored Purpose Specific Model class/relationship.</w:t>
      </w:r>
    </w:p>
    <w:p w14:paraId="77E77223" w14:textId="104F8F55" w:rsidR="00C34396" w:rsidRDefault="00C34396" w:rsidP="00D67A30">
      <w:pPr>
        <w:jc w:val="center"/>
        <w:rPr>
          <w:noProof/>
          <w:lang w:val="de-DE" w:eastAsia="de-DE"/>
        </w:rPr>
      </w:pPr>
      <w:r w:rsidRPr="00C34396">
        <w:rPr>
          <w:noProof/>
          <w:lang w:val="de-DE" w:eastAsia="de-DE"/>
        </w:rPr>
        <w:drawing>
          <wp:inline distT="0" distB="0" distL="0" distR="0" wp14:anchorId="2040B707" wp14:editId="6DBA4090">
            <wp:extent cx="4010585" cy="733527"/>
            <wp:effectExtent l="0" t="0" r="9525" b="952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10585" cy="733527"/>
                    </a:xfrm>
                    <a:prstGeom prst="rect">
                      <a:avLst/>
                    </a:prstGeom>
                  </pic:spPr>
                </pic:pic>
              </a:graphicData>
            </a:graphic>
          </wp:inline>
        </w:drawing>
      </w:r>
    </w:p>
    <w:p w14:paraId="33FB5144" w14:textId="7AB8357F" w:rsidR="00D67A30" w:rsidRDefault="00C34396" w:rsidP="00B04C28">
      <w:pPr>
        <w:ind w:left="851"/>
        <w:jc w:val="center"/>
        <w:rPr>
          <w:noProof/>
          <w:lang w:val="de-DE" w:eastAsia="de-DE"/>
        </w:rPr>
      </w:pPr>
      <w:r w:rsidRPr="00C34396">
        <w:rPr>
          <w:noProof/>
          <w:lang w:val="de-DE" w:eastAsia="de-DE"/>
        </w:rPr>
        <w:drawing>
          <wp:inline distT="0" distB="0" distL="0" distR="0" wp14:anchorId="17E3BDCF" wp14:editId="16F562F4">
            <wp:extent cx="4601217" cy="743054"/>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01217" cy="743054"/>
                    </a:xfrm>
                    <a:prstGeom prst="rect">
                      <a:avLst/>
                    </a:prstGeom>
                  </pic:spPr>
                </pic:pic>
              </a:graphicData>
            </a:graphic>
          </wp:inline>
        </w:drawing>
      </w:r>
    </w:p>
    <w:p w14:paraId="4B69670F" w14:textId="2CBE8359" w:rsidR="00D67A30" w:rsidRDefault="00D67A30" w:rsidP="00427868">
      <w:pPr>
        <w:pStyle w:val="FigureCaption"/>
      </w:pPr>
      <w:bookmarkStart w:id="784" w:name="_Toc516068664"/>
      <w:bookmarkStart w:id="785" w:name="_Toc79149070"/>
      <w:r>
        <w:t xml:space="preserve">Figure </w:t>
      </w:r>
      <w:r w:rsidR="00ED61A2">
        <w:fldChar w:fldCharType="begin"/>
      </w:r>
      <w:r>
        <w:instrText xml:space="preserve"> STYLEREF 1 \s </w:instrText>
      </w:r>
      <w:r w:rsidR="00ED61A2">
        <w:fldChar w:fldCharType="separate"/>
      </w:r>
      <w:r w:rsidR="005D7611">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32</w:t>
      </w:r>
      <w:r w:rsidR="00ED61A2">
        <w:fldChar w:fldCharType="end"/>
      </w:r>
      <w:r>
        <w:t xml:space="preserve">: </w:t>
      </w:r>
      <w:r w:rsidR="00522EF2">
        <w:t>Realization</w:t>
      </w:r>
      <w:r w:rsidRPr="00B51A95">
        <w:t xml:space="preserve"> </w:t>
      </w:r>
      <w:r w:rsidR="00425EDC">
        <w:t>Dependency</w:t>
      </w:r>
      <w:r w:rsidRPr="00B51A95">
        <w:t xml:space="preserve"> Notation</w:t>
      </w:r>
      <w:bookmarkEnd w:id="784"/>
      <w:bookmarkEnd w:id="785"/>
      <w:r w:rsidR="00607A5E">
        <w:t xml:space="preserve"> Example</w:t>
      </w:r>
    </w:p>
    <w:p w14:paraId="25A37D9F" w14:textId="77777777" w:rsidR="009C0E9D" w:rsidRDefault="009C0E9D" w:rsidP="009831CB">
      <w:pPr>
        <w:rPr>
          <w:lang w:eastAsia="de-DE"/>
        </w:rPr>
      </w:pPr>
    </w:p>
    <w:p w14:paraId="0C170811" w14:textId="77777777" w:rsidR="009C0E9D" w:rsidRDefault="002748A8" w:rsidP="00657696">
      <w:pPr>
        <w:pStyle w:val="berschrift3"/>
      </w:pPr>
      <w:bookmarkStart w:id="786" w:name="_Toc397428412"/>
      <w:bookmarkStart w:id="787" w:name="_Toc410656437"/>
      <w:bookmarkStart w:id="788" w:name="_Ref410734325"/>
      <w:bookmarkStart w:id="789" w:name="_Ref459725764"/>
      <w:bookmarkStart w:id="790" w:name="_Ref472938319"/>
      <w:bookmarkStart w:id="791" w:name="_Ref473805055"/>
      <w:bookmarkStart w:id="792" w:name="_Ref476308226"/>
      <w:bookmarkStart w:id="793" w:name="_Ref481681257"/>
      <w:bookmarkStart w:id="794" w:name="_Ref484002264"/>
      <w:bookmarkStart w:id="795" w:name="_Ref516049037"/>
      <w:bookmarkStart w:id="796" w:name="_Toc516068496"/>
      <w:bookmarkStart w:id="797" w:name="_Ref56789092"/>
      <w:bookmarkStart w:id="798" w:name="_Toc79148976"/>
      <w:bookmarkStart w:id="799" w:name="_Ref125096156"/>
      <w:r>
        <w:t xml:space="preserve">Relationship </w:t>
      </w:r>
      <w:r w:rsidR="00431E9A">
        <w:t>P</w:t>
      </w:r>
      <w:r w:rsidR="009C0E9D">
        <w:t>roperties</w:t>
      </w:r>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p>
    <w:p w14:paraId="6A9D3CB4" w14:textId="77777777" w:rsidR="009C0E9D" w:rsidRDefault="009C0E9D" w:rsidP="009831CB">
      <w:pPr>
        <w:rPr>
          <w:lang w:eastAsia="de-DE"/>
        </w:rPr>
      </w:pPr>
      <w:r>
        <w:rPr>
          <w:lang w:eastAsia="de-DE"/>
        </w:rPr>
        <w:t>A</w:t>
      </w:r>
      <w:r w:rsidR="002748A8">
        <w:rPr>
          <w:lang w:eastAsia="de-DE"/>
        </w:rPr>
        <w:t xml:space="preserve"> relationship</w:t>
      </w:r>
      <w:r>
        <w:rPr>
          <w:lang w:eastAsia="de-DE"/>
        </w:rPr>
        <w:t xml:space="preserve"> has the following properties:</w:t>
      </w:r>
    </w:p>
    <w:p w14:paraId="2D2EBF00" w14:textId="77777777" w:rsidR="00465AB5" w:rsidRDefault="009C0E9D">
      <w:pPr>
        <w:pStyle w:val="Listenabsatz"/>
        <w:numPr>
          <w:ilvl w:val="0"/>
          <w:numId w:val="2"/>
        </w:numPr>
        <w:rPr>
          <w:lang w:eastAsia="de-DE"/>
        </w:rPr>
      </w:pPr>
      <w:r>
        <w:rPr>
          <w:lang w:eastAsia="de-DE"/>
        </w:rPr>
        <w:t>Name</w:t>
      </w:r>
      <w:r w:rsidR="00912BEF">
        <w:rPr>
          <w:lang w:eastAsia="de-DE"/>
        </w:rPr>
        <w:br/>
      </w:r>
      <w:r>
        <w:rPr>
          <w:lang w:eastAsia="de-DE"/>
        </w:rPr>
        <w:t>Follows Upper Camel Case (</w:t>
      </w:r>
      <w:r w:rsidR="007470C5">
        <w:rPr>
          <w:lang w:eastAsia="de-DE"/>
        </w:rPr>
        <w:t xml:space="preserve">UCC) style and </w:t>
      </w:r>
      <w:r>
        <w:rPr>
          <w:lang w:eastAsia="de-DE"/>
        </w:rPr>
        <w:t xml:space="preserve">is unique across all </w:t>
      </w:r>
      <w:r w:rsidR="002748A8">
        <w:rPr>
          <w:lang w:eastAsia="de-DE"/>
        </w:rPr>
        <w:t>relationship</w:t>
      </w:r>
      <w:r>
        <w:rPr>
          <w:lang w:eastAsia="de-DE"/>
        </w:rPr>
        <w:t xml:space="preserve"> names defined in the whole model.</w:t>
      </w:r>
      <w:r w:rsidR="00C73FFE">
        <w:rPr>
          <w:lang w:eastAsia="de-DE"/>
        </w:rPr>
        <w:br/>
        <w:t xml:space="preserve">The format </w:t>
      </w:r>
      <w:r w:rsidR="002748A8">
        <w:rPr>
          <w:lang w:eastAsia="de-DE"/>
        </w:rPr>
        <w:t xml:space="preserve">for associations </w:t>
      </w:r>
      <w:r w:rsidR="00C73FFE">
        <w:rPr>
          <w:lang w:eastAsia="de-DE"/>
        </w:rPr>
        <w:t xml:space="preserve">is "&lt;Class1Name&gt;&lt;VerbPhrase&gt;&lt;Class2Name&gt;" where the </w:t>
      </w:r>
      <w:r w:rsidR="00C73FFE">
        <w:rPr>
          <w:lang w:eastAsia="de-DE"/>
        </w:rPr>
        <w:lastRenderedPageBreak/>
        <w:t xml:space="preserve">verb phrase creates a sequence that is readable and meaningful. </w:t>
      </w:r>
      <w:r w:rsidR="00513078">
        <w:rPr>
          <w:lang w:eastAsia="de-DE"/>
        </w:rPr>
        <w:t>I</w:t>
      </w:r>
      <w:r w:rsidR="00A74A9A">
        <w:rPr>
          <w:lang w:eastAsia="de-DE"/>
        </w:rPr>
        <w:t>n case of a long class name, i</w:t>
      </w:r>
      <w:r w:rsidR="00513078">
        <w:rPr>
          <w:lang w:eastAsia="de-DE"/>
        </w:rPr>
        <w:t xml:space="preserve">t is </w:t>
      </w:r>
      <w:r w:rsidR="00A74A9A">
        <w:rPr>
          <w:lang w:eastAsia="de-DE"/>
        </w:rPr>
        <w:t xml:space="preserve">also </w:t>
      </w:r>
      <w:r w:rsidR="00513078">
        <w:rPr>
          <w:lang w:eastAsia="de-DE"/>
        </w:rPr>
        <w:t>allowed to use a short form of the name.</w:t>
      </w:r>
    </w:p>
    <w:p w14:paraId="75623545" w14:textId="77777777" w:rsidR="00465AB5" w:rsidRDefault="009C0E9D">
      <w:pPr>
        <w:pStyle w:val="Listenabsatz"/>
        <w:numPr>
          <w:ilvl w:val="0"/>
          <w:numId w:val="2"/>
        </w:numPr>
        <w:rPr>
          <w:lang w:eastAsia="de-DE"/>
        </w:rPr>
      </w:pPr>
      <w:r>
        <w:rPr>
          <w:lang w:eastAsia="de-DE"/>
        </w:rPr>
        <w:t>Documentation</w:t>
      </w:r>
      <w:r w:rsidR="00912BEF">
        <w:rPr>
          <w:lang w:eastAsia="de-DE"/>
        </w:rPr>
        <w:br/>
      </w:r>
      <w:r>
        <w:rPr>
          <w:lang w:eastAsia="de-DE"/>
        </w:rPr>
        <w:t xml:space="preserve">Contains a short </w:t>
      </w:r>
      <w:r w:rsidR="005B21EB">
        <w:rPr>
          <w:lang w:eastAsia="de-DE"/>
        </w:rPr>
        <w:t>definition</w:t>
      </w:r>
      <w:r w:rsidR="00513078">
        <w:rPr>
          <w:lang w:eastAsia="de-DE"/>
        </w:rPr>
        <w:t>.</w:t>
      </w:r>
      <w:r>
        <w:rPr>
          <w:lang w:eastAsia="de-DE"/>
        </w:rPr>
        <w:t xml:space="preserve"> The documentation is carried in </w:t>
      </w:r>
      <w:r w:rsidR="00912BEF">
        <w:rPr>
          <w:lang w:eastAsia="de-DE"/>
        </w:rPr>
        <w:t>the</w:t>
      </w:r>
      <w:r>
        <w:rPr>
          <w:lang w:eastAsia="de-DE"/>
        </w:rPr>
        <w:t xml:space="preserve"> “</w:t>
      </w:r>
      <w:r w:rsidR="00D50935" w:rsidRPr="00D50935">
        <w:rPr>
          <w:lang w:eastAsia="de-DE"/>
        </w:rPr>
        <w:t xml:space="preserve">Applied </w:t>
      </w:r>
      <w:r w:rsidR="00D50935">
        <w:rPr>
          <w:lang w:eastAsia="de-DE"/>
        </w:rPr>
        <w:t>c</w:t>
      </w:r>
      <w:r>
        <w:rPr>
          <w:lang w:eastAsia="de-DE"/>
        </w:rPr>
        <w:t>omment</w:t>
      </w:r>
      <w:r w:rsidR="00912BEF">
        <w:rPr>
          <w:lang w:eastAsia="de-DE"/>
        </w:rPr>
        <w:t>s</w:t>
      </w:r>
      <w:r>
        <w:rPr>
          <w:lang w:eastAsia="de-DE"/>
        </w:rPr>
        <w:t>” field in Papyrus</w:t>
      </w:r>
      <w:r w:rsidR="00D50935" w:rsidRPr="00D50935">
        <w:rPr>
          <w:lang w:eastAsia="de-DE"/>
        </w:rPr>
        <w:t xml:space="preserve">; i.e., the “Owned comments” field </w:t>
      </w:r>
      <w:r w:rsidR="000B7770">
        <w:rPr>
          <w:lang w:eastAsia="de-DE"/>
        </w:rPr>
        <w:t>shall</w:t>
      </w:r>
      <w:r w:rsidR="00D50935" w:rsidRPr="00D50935">
        <w:rPr>
          <w:lang w:eastAsia="de-DE"/>
        </w:rPr>
        <w:t xml:space="preserve"> not be used. The complete documentation should be written in a single comment; i.e., at most one “Applied comment”</w:t>
      </w:r>
      <w:r>
        <w:rPr>
          <w:lang w:eastAsia="de-DE"/>
        </w:rPr>
        <w:t>.</w:t>
      </w:r>
    </w:p>
    <w:p w14:paraId="20C135F1" w14:textId="511615A3" w:rsidR="003E086E" w:rsidRDefault="003E086E" w:rsidP="003E086E">
      <w:pPr>
        <w:pStyle w:val="Listenabsatz"/>
        <w:numPr>
          <w:ilvl w:val="0"/>
          <w:numId w:val="2"/>
        </w:numPr>
        <w:rPr>
          <w:lang w:eastAsia="de-DE"/>
        </w:rPr>
      </w:pPr>
      <w:r>
        <w:rPr>
          <w:lang w:eastAsia="de-DE"/>
        </w:rPr>
        <w:t>Abstract (only association)</w:t>
      </w:r>
      <w:r>
        <w:rPr>
          <w:lang w:eastAsia="de-DE"/>
        </w:rPr>
        <w:br/>
        <w:t>Associations which are just for explanation to the reader of the model are defined as "abstract"</w:t>
      </w:r>
      <w:r w:rsidR="00D249FD">
        <w:rPr>
          <w:lang w:eastAsia="de-DE"/>
        </w:rPr>
        <w:t xml:space="preserve"> (</w:t>
      </w:r>
      <w:r w:rsidR="00631151">
        <w:rPr>
          <w:lang w:eastAsia="de-DE"/>
        </w:rPr>
        <w:t>Note: I</w:t>
      </w:r>
      <w:r w:rsidR="00D249FD">
        <w:rPr>
          <w:lang w:eastAsia="de-DE"/>
        </w:rPr>
        <w:t>n Papyrus</w:t>
      </w:r>
      <w:r w:rsidR="00631151">
        <w:rPr>
          <w:lang w:eastAsia="de-DE"/>
        </w:rPr>
        <w:t>,</w:t>
      </w:r>
      <w:r w:rsidR="00D249FD">
        <w:rPr>
          <w:lang w:eastAsia="de-DE"/>
        </w:rPr>
        <w:t xml:space="preserve"> the abstract property is </w:t>
      </w:r>
      <w:r w:rsidR="00631151">
        <w:rPr>
          <w:lang w:eastAsia="de-DE"/>
        </w:rPr>
        <w:t xml:space="preserve">defined </w:t>
      </w:r>
      <w:r w:rsidR="00D249FD">
        <w:rPr>
          <w:lang w:eastAsia="de-DE"/>
        </w:rPr>
        <w:t xml:space="preserve">in the Advanced tab of the </w:t>
      </w:r>
      <w:r w:rsidR="00631151">
        <w:rPr>
          <w:lang w:eastAsia="de-DE"/>
        </w:rPr>
        <w:t>Properties view</w:t>
      </w:r>
      <w:r w:rsidR="00D249FD">
        <w:rPr>
          <w:lang w:eastAsia="de-DE"/>
        </w:rPr>
        <w:t>)</w:t>
      </w:r>
      <w:r>
        <w:rPr>
          <w:lang w:eastAsia="de-DE"/>
        </w:rPr>
        <w:t>. Their ends are not navigable and have no role names. Abstract associations shall not be taken into account in a protocol specific implementation.</w:t>
      </w:r>
    </w:p>
    <w:p w14:paraId="1C8245CE" w14:textId="77777777" w:rsidR="00465AB5" w:rsidRDefault="009C0E9D">
      <w:pPr>
        <w:pStyle w:val="Listenabsatz"/>
        <w:numPr>
          <w:ilvl w:val="0"/>
          <w:numId w:val="2"/>
        </w:numPr>
        <w:rPr>
          <w:lang w:eastAsia="de-DE"/>
        </w:rPr>
      </w:pPr>
      <w:r>
        <w:rPr>
          <w:lang w:eastAsia="de-DE"/>
        </w:rPr>
        <w:t>Type</w:t>
      </w:r>
      <w:r w:rsidR="00912BEF">
        <w:rPr>
          <w:lang w:eastAsia="de-DE"/>
        </w:rPr>
        <w:br/>
      </w:r>
      <w:r>
        <w:rPr>
          <w:lang w:eastAsia="de-DE"/>
        </w:rPr>
        <w:t>The following types are used:</w:t>
      </w:r>
    </w:p>
    <w:p w14:paraId="4CBC9F31" w14:textId="77777777" w:rsidR="00465AB5" w:rsidRDefault="009C0E9D">
      <w:pPr>
        <w:pStyle w:val="Listenabsatz"/>
        <w:numPr>
          <w:ilvl w:val="0"/>
          <w:numId w:val="3"/>
        </w:numPr>
        <w:ind w:left="1080"/>
        <w:rPr>
          <w:lang w:eastAsia="de-DE"/>
        </w:rPr>
      </w:pPr>
      <w:r>
        <w:rPr>
          <w:lang w:eastAsia="de-DE"/>
        </w:rPr>
        <w:t>simple association,</w:t>
      </w:r>
    </w:p>
    <w:p w14:paraId="7B33ECD8" w14:textId="77777777" w:rsidR="00465AB5" w:rsidRDefault="009C0E9D">
      <w:pPr>
        <w:pStyle w:val="Listenabsatz"/>
        <w:numPr>
          <w:ilvl w:val="0"/>
          <w:numId w:val="3"/>
        </w:numPr>
        <w:ind w:left="1080"/>
        <w:rPr>
          <w:lang w:eastAsia="de-DE"/>
        </w:rPr>
      </w:pPr>
      <w:r>
        <w:rPr>
          <w:lang w:eastAsia="de-DE"/>
        </w:rPr>
        <w:t>composition</w:t>
      </w:r>
      <w:r w:rsidR="002748A8" w:rsidRPr="002748A8">
        <w:rPr>
          <w:lang w:eastAsia="de-DE"/>
        </w:rPr>
        <w:t xml:space="preserve"> </w:t>
      </w:r>
      <w:r w:rsidR="002748A8">
        <w:rPr>
          <w:lang w:eastAsia="de-DE"/>
        </w:rPr>
        <w:t>association</w:t>
      </w:r>
      <w:r>
        <w:rPr>
          <w:lang w:eastAsia="de-DE"/>
        </w:rPr>
        <w:t>,</w:t>
      </w:r>
    </w:p>
    <w:p w14:paraId="121216B4" w14:textId="77777777" w:rsidR="00150C0C" w:rsidRDefault="009C0E9D">
      <w:pPr>
        <w:pStyle w:val="Listenabsatz"/>
        <w:numPr>
          <w:ilvl w:val="0"/>
          <w:numId w:val="3"/>
        </w:numPr>
        <w:ind w:left="1080"/>
        <w:rPr>
          <w:lang w:eastAsia="de-DE"/>
        </w:rPr>
      </w:pPr>
      <w:r>
        <w:rPr>
          <w:lang w:eastAsia="de-DE"/>
        </w:rPr>
        <w:t>aggregation</w:t>
      </w:r>
      <w:r w:rsidR="002748A8" w:rsidRPr="002748A8">
        <w:rPr>
          <w:lang w:eastAsia="de-DE"/>
        </w:rPr>
        <w:t xml:space="preserve"> </w:t>
      </w:r>
      <w:r w:rsidR="002748A8">
        <w:rPr>
          <w:lang w:eastAsia="de-DE"/>
        </w:rPr>
        <w:t>association</w:t>
      </w:r>
      <w:r w:rsidR="00150C0C">
        <w:rPr>
          <w:lang w:eastAsia="de-DE"/>
        </w:rPr>
        <w:t>,</w:t>
      </w:r>
    </w:p>
    <w:p w14:paraId="5AFDB129" w14:textId="77777777" w:rsidR="00150C0C" w:rsidRDefault="00150C0C">
      <w:pPr>
        <w:pStyle w:val="Listenabsatz"/>
        <w:numPr>
          <w:ilvl w:val="0"/>
          <w:numId w:val="3"/>
        </w:numPr>
        <w:ind w:left="1080"/>
        <w:rPr>
          <w:lang w:eastAsia="de-DE"/>
        </w:rPr>
      </w:pPr>
      <w:r>
        <w:rPr>
          <w:lang w:eastAsia="de-DE"/>
        </w:rPr>
        <w:t>generalization,</w:t>
      </w:r>
    </w:p>
    <w:p w14:paraId="51824D75" w14:textId="77777777" w:rsidR="00150C0C" w:rsidRDefault="00150C0C">
      <w:pPr>
        <w:pStyle w:val="Listenabsatz"/>
        <w:numPr>
          <w:ilvl w:val="0"/>
          <w:numId w:val="3"/>
        </w:numPr>
        <w:ind w:left="1080"/>
        <w:rPr>
          <w:lang w:eastAsia="de-DE"/>
        </w:rPr>
      </w:pPr>
      <w:r>
        <w:rPr>
          <w:lang w:eastAsia="de-DE"/>
        </w:rPr>
        <w:t>dependency,</w:t>
      </w:r>
    </w:p>
    <w:p w14:paraId="0EE259FF" w14:textId="77777777" w:rsidR="00150C0C" w:rsidRDefault="00150C0C">
      <w:pPr>
        <w:pStyle w:val="Listenabsatz"/>
        <w:numPr>
          <w:ilvl w:val="0"/>
          <w:numId w:val="3"/>
        </w:numPr>
        <w:ind w:left="1080"/>
        <w:rPr>
          <w:lang w:eastAsia="de-DE"/>
        </w:rPr>
      </w:pPr>
      <w:r>
        <w:rPr>
          <w:lang w:eastAsia="de-DE"/>
        </w:rPr>
        <w:t>usage dependency,</w:t>
      </w:r>
    </w:p>
    <w:p w14:paraId="1CA352F9" w14:textId="77777777" w:rsidR="00150C0C" w:rsidRDefault="00150C0C">
      <w:pPr>
        <w:pStyle w:val="Listenabsatz"/>
        <w:numPr>
          <w:ilvl w:val="0"/>
          <w:numId w:val="3"/>
        </w:numPr>
        <w:ind w:left="1080"/>
        <w:rPr>
          <w:lang w:eastAsia="de-DE"/>
        </w:rPr>
      </w:pPr>
      <w:r>
        <w:rPr>
          <w:lang w:eastAsia="de-DE"/>
        </w:rPr>
        <w:t>abstraction dependency,</w:t>
      </w:r>
    </w:p>
    <w:p w14:paraId="40B2CAF0" w14:textId="77777777" w:rsidR="00465AB5" w:rsidRDefault="00150C0C">
      <w:pPr>
        <w:pStyle w:val="Listenabsatz"/>
        <w:numPr>
          <w:ilvl w:val="0"/>
          <w:numId w:val="3"/>
        </w:numPr>
        <w:ind w:left="1080"/>
        <w:rPr>
          <w:lang w:eastAsia="de-DE"/>
        </w:rPr>
      </w:pPr>
      <w:r>
        <w:rPr>
          <w:lang w:eastAsia="de-DE"/>
        </w:rPr>
        <w:t>realization dependency</w:t>
      </w:r>
      <w:r w:rsidR="009C0E9D">
        <w:rPr>
          <w:lang w:eastAsia="de-DE"/>
        </w:rPr>
        <w:t>.</w:t>
      </w:r>
    </w:p>
    <w:p w14:paraId="262020AC" w14:textId="64BCB7B9" w:rsidR="00465AB5" w:rsidRDefault="009C0E9D">
      <w:pPr>
        <w:pStyle w:val="Listenabsatz"/>
        <w:numPr>
          <w:ilvl w:val="0"/>
          <w:numId w:val="2"/>
        </w:numPr>
        <w:rPr>
          <w:lang w:eastAsia="de-DE"/>
        </w:rPr>
      </w:pPr>
      <w:r>
        <w:rPr>
          <w:lang w:eastAsia="de-DE"/>
        </w:rPr>
        <w:t>Role Name</w:t>
      </w:r>
      <w:r w:rsidR="00150C0C">
        <w:rPr>
          <w:lang w:eastAsia="de-DE"/>
        </w:rPr>
        <w:t xml:space="preserve"> (only associations)</w:t>
      </w:r>
      <w:r w:rsidR="00912BEF">
        <w:rPr>
          <w:lang w:eastAsia="de-DE"/>
        </w:rPr>
        <w:br/>
      </w:r>
      <w:r>
        <w:rPr>
          <w:lang w:eastAsia="de-DE"/>
        </w:rPr>
        <w:t>Follows Lower Camel Case (</w:t>
      </w:r>
      <w:r w:rsidR="007470C5">
        <w:rPr>
          <w:lang w:eastAsia="de-DE"/>
        </w:rPr>
        <w:t xml:space="preserve">LCC) style with </w:t>
      </w:r>
      <w:r>
        <w:rPr>
          <w:lang w:eastAsia="de-DE"/>
        </w:rPr>
        <w:t xml:space="preserve">an underscore “_” prefix and identifies the role that the object plays at this end </w:t>
      </w:r>
      <w:r w:rsidR="00B825C0">
        <w:rPr>
          <w:lang w:eastAsia="de-DE"/>
        </w:rPr>
        <w:t xml:space="preserve">(Member End) </w:t>
      </w:r>
      <w:r>
        <w:rPr>
          <w:lang w:eastAsia="de-DE"/>
        </w:rPr>
        <w:t>of the association.</w:t>
      </w:r>
      <w:del w:id="800" w:author="Bernd Zeuner" w:date="2022-03-18T14:49:00Z">
        <w:r w:rsidDel="000610D3">
          <w:rPr>
            <w:lang w:eastAsia="de-DE"/>
          </w:rPr>
          <w:delText xml:space="preserve">Only navigable </w:delText>
        </w:r>
        <w:r w:rsidR="00B825C0" w:rsidDel="000610D3">
          <w:rPr>
            <w:lang w:eastAsia="de-DE"/>
          </w:rPr>
          <w:delText>Member E</w:delText>
        </w:r>
        <w:r w:rsidDel="000610D3">
          <w:rPr>
            <w:lang w:eastAsia="de-DE"/>
          </w:rPr>
          <w:delText xml:space="preserve">nds have role names and follow the definitions made for attributes in </w:delText>
        </w:r>
        <w:r w:rsidR="00E0152F" w:rsidDel="000610D3">
          <w:rPr>
            <w:lang w:eastAsia="de-DE"/>
          </w:rPr>
          <w:delText>clause</w:delText>
        </w:r>
        <w:r w:rsidDel="000610D3">
          <w:rPr>
            <w:lang w:eastAsia="de-DE"/>
          </w:rPr>
          <w:delText xml:space="preserve"> </w:delText>
        </w:r>
        <w:r w:rsidR="00ED61A2" w:rsidDel="000610D3">
          <w:rPr>
            <w:lang w:eastAsia="de-DE"/>
          </w:rPr>
          <w:fldChar w:fldCharType="begin"/>
        </w:r>
        <w:r w:rsidR="00912BEF" w:rsidDel="000610D3">
          <w:rPr>
            <w:lang w:eastAsia="de-DE"/>
          </w:rPr>
          <w:delInstrText xml:space="preserve"> REF _Ref394399321 \r \h </w:delInstrText>
        </w:r>
        <w:r w:rsidR="00ED61A2" w:rsidDel="000610D3">
          <w:rPr>
            <w:lang w:eastAsia="de-DE"/>
          </w:rPr>
        </w:r>
        <w:r w:rsidR="00ED61A2" w:rsidDel="000610D3">
          <w:rPr>
            <w:lang w:eastAsia="de-DE"/>
          </w:rPr>
          <w:fldChar w:fldCharType="separate"/>
        </w:r>
        <w:r w:rsidR="000E3F29" w:rsidDel="000610D3">
          <w:rPr>
            <w:lang w:eastAsia="de-DE"/>
          </w:rPr>
          <w:delText>5.3</w:delText>
        </w:r>
        <w:r w:rsidR="00ED61A2" w:rsidDel="000610D3">
          <w:rPr>
            <w:lang w:eastAsia="de-DE"/>
          </w:rPr>
          <w:fldChar w:fldCharType="end"/>
        </w:r>
        <w:r w:rsidDel="000610D3">
          <w:rPr>
            <w:lang w:eastAsia="de-DE"/>
          </w:rPr>
          <w:delText>.</w:delText>
        </w:r>
      </w:del>
    </w:p>
    <w:p w14:paraId="399224E6" w14:textId="6F95EC72" w:rsidR="00E80B3A" w:rsidRDefault="009C0E9D" w:rsidP="0084456F">
      <w:pPr>
        <w:pStyle w:val="Listenabsatz"/>
        <w:numPr>
          <w:ilvl w:val="0"/>
          <w:numId w:val="2"/>
        </w:numPr>
        <w:rPr>
          <w:lang w:eastAsia="de-DE"/>
        </w:rPr>
      </w:pPr>
      <w:r>
        <w:rPr>
          <w:lang w:eastAsia="de-DE"/>
        </w:rPr>
        <w:t>Role Type</w:t>
      </w:r>
      <w:r w:rsidR="00150C0C">
        <w:rPr>
          <w:lang w:eastAsia="de-DE"/>
        </w:rPr>
        <w:t xml:space="preserve"> (only association)</w:t>
      </w:r>
      <w:r w:rsidR="00912BEF">
        <w:rPr>
          <w:lang w:eastAsia="de-DE"/>
        </w:rPr>
        <w:br/>
      </w:r>
      <w:r>
        <w:rPr>
          <w:lang w:eastAsia="de-DE"/>
        </w:rPr>
        <w:t xml:space="preserve">The type of the role is fixed to </w:t>
      </w:r>
      <w:r w:rsidR="007470C5">
        <w:rPr>
          <w:lang w:eastAsia="de-DE"/>
        </w:rPr>
        <w:t xml:space="preserve">the class </w:t>
      </w:r>
      <w:r>
        <w:rPr>
          <w:lang w:eastAsia="de-DE"/>
        </w:rPr>
        <w:t>attached to the association end. Therefore</w:t>
      </w:r>
      <w:r w:rsidR="00776BC0">
        <w:rPr>
          <w:lang w:eastAsia="de-DE"/>
        </w:rPr>
        <w:t>,</w:t>
      </w:r>
      <w:r>
        <w:rPr>
          <w:lang w:eastAsia="de-DE"/>
        </w:rPr>
        <w:t xml:space="preserve"> it is important to define the type as </w:t>
      </w:r>
      <w:r w:rsidR="003B6579">
        <w:rPr>
          <w:lang w:eastAsia="de-DE"/>
        </w:rPr>
        <w:t>“</w:t>
      </w:r>
      <w:r>
        <w:rPr>
          <w:lang w:eastAsia="de-DE"/>
        </w:rPr>
        <w:t>passed</w:t>
      </w:r>
      <w:r w:rsidR="003B6579">
        <w:rPr>
          <w:lang w:eastAsia="de-DE"/>
        </w:rPr>
        <w:t xml:space="preserve"> b</w:t>
      </w:r>
      <w:r>
        <w:rPr>
          <w:lang w:eastAsia="de-DE"/>
        </w:rPr>
        <w:t>y</w:t>
      </w:r>
      <w:r w:rsidR="003B6579">
        <w:rPr>
          <w:lang w:eastAsia="de-DE"/>
        </w:rPr>
        <w:t xml:space="preserve"> r</w:t>
      </w:r>
      <w:r w:rsidR="008E1A0A">
        <w:rPr>
          <w:lang w:eastAsia="de-DE"/>
        </w:rPr>
        <w:t>eference</w:t>
      </w:r>
      <w:r w:rsidR="003B6579">
        <w:rPr>
          <w:lang w:eastAsia="de-DE"/>
        </w:rPr>
        <w:t>”</w:t>
      </w:r>
      <w:r>
        <w:rPr>
          <w:lang w:eastAsia="de-DE"/>
        </w:rPr>
        <w:t xml:space="preserve"> or </w:t>
      </w:r>
      <w:r w:rsidR="003B6579">
        <w:rPr>
          <w:lang w:eastAsia="de-DE"/>
        </w:rPr>
        <w:t>“</w:t>
      </w:r>
      <w:r>
        <w:rPr>
          <w:lang w:eastAsia="de-DE"/>
        </w:rPr>
        <w:t>passed</w:t>
      </w:r>
      <w:r w:rsidR="003B6579">
        <w:rPr>
          <w:lang w:eastAsia="de-DE"/>
        </w:rPr>
        <w:t xml:space="preserve"> b</w:t>
      </w:r>
      <w:r>
        <w:rPr>
          <w:lang w:eastAsia="de-DE"/>
        </w:rPr>
        <w:t>y</w:t>
      </w:r>
      <w:r w:rsidR="003B6579">
        <w:rPr>
          <w:lang w:eastAsia="de-DE"/>
        </w:rPr>
        <w:t xml:space="preserve"> v</w:t>
      </w:r>
      <w:r>
        <w:rPr>
          <w:lang w:eastAsia="de-DE"/>
        </w:rPr>
        <w:t>alue</w:t>
      </w:r>
      <w:r w:rsidR="003B6579">
        <w:rPr>
          <w:lang w:eastAsia="de-DE"/>
        </w:rPr>
        <w:t>”</w:t>
      </w:r>
      <w:r>
        <w:rPr>
          <w:lang w:eastAsia="de-DE"/>
        </w:rPr>
        <w:t xml:space="preserve">. </w:t>
      </w:r>
      <w:bookmarkStart w:id="801" w:name="_Hlk519856564"/>
      <w:r w:rsidR="0084456F">
        <w:rPr>
          <w:lang w:eastAsia="de-DE"/>
        </w:rPr>
        <w:t>P</w:t>
      </w:r>
      <w:r w:rsidR="00AB2731" w:rsidRPr="0084456F">
        <w:rPr>
          <w:lang w:eastAsia="de-DE"/>
        </w:rPr>
        <w:t>ointer</w:t>
      </w:r>
      <w:r w:rsidR="0084456F">
        <w:rPr>
          <w:lang w:eastAsia="de-DE"/>
        </w:rPr>
        <w:t xml:space="preserve"> and</w:t>
      </w:r>
      <w:r w:rsidR="00AB2731" w:rsidRPr="0084456F">
        <w:rPr>
          <w:lang w:eastAsia="de-DE"/>
        </w:rPr>
        <w:t xml:space="preserve"> </w:t>
      </w:r>
      <w:r w:rsidR="00776BC0" w:rsidRPr="0084456F">
        <w:rPr>
          <w:lang w:eastAsia="de-DE"/>
        </w:rPr>
        <w:t xml:space="preserve">shared </w:t>
      </w:r>
      <w:r w:rsidR="00AB2731" w:rsidRPr="0084456F">
        <w:rPr>
          <w:lang w:eastAsia="de-DE"/>
        </w:rPr>
        <w:t>aggregation</w:t>
      </w:r>
      <w:r w:rsidR="0084456F">
        <w:rPr>
          <w:lang w:eastAsia="de-DE"/>
        </w:rPr>
        <w:t xml:space="preserve"> association</w:t>
      </w:r>
      <w:r w:rsidR="00AB2731" w:rsidRPr="0084456F">
        <w:rPr>
          <w:lang w:eastAsia="de-DE"/>
        </w:rPr>
        <w:t>s are per default passed by reference (i.e.,</w:t>
      </w:r>
      <w:r w:rsidRPr="0084456F">
        <w:rPr>
          <w:lang w:eastAsia="de-DE"/>
        </w:rPr>
        <w:t xml:space="preserve"> contain only the </w:t>
      </w:r>
      <w:r w:rsidR="008E1A0A" w:rsidRPr="0084456F">
        <w:rPr>
          <w:lang w:eastAsia="de-DE"/>
        </w:rPr>
        <w:t>reference</w:t>
      </w:r>
      <w:r w:rsidR="003F6638" w:rsidRPr="0084456F">
        <w:rPr>
          <w:lang w:eastAsia="de-DE"/>
        </w:rPr>
        <w:t xml:space="preserve"> (name, </w:t>
      </w:r>
      <w:r w:rsidRPr="0084456F">
        <w:rPr>
          <w:lang w:eastAsia="de-DE"/>
        </w:rPr>
        <w:t>identifier</w:t>
      </w:r>
      <w:r w:rsidR="003F6638" w:rsidRPr="0084456F">
        <w:rPr>
          <w:lang w:eastAsia="de-DE"/>
        </w:rPr>
        <w:t>, address</w:t>
      </w:r>
      <w:r w:rsidRPr="0084456F">
        <w:rPr>
          <w:lang w:eastAsia="de-DE"/>
        </w:rPr>
        <w:t xml:space="preserve">) </w:t>
      </w:r>
      <w:r w:rsidR="008E1A0A" w:rsidRPr="0084456F">
        <w:rPr>
          <w:lang w:eastAsia="de-DE"/>
        </w:rPr>
        <w:t>to</w:t>
      </w:r>
      <w:r w:rsidRPr="0084456F">
        <w:rPr>
          <w:lang w:eastAsia="de-DE"/>
        </w:rPr>
        <w:t xml:space="preserve"> the </w:t>
      </w:r>
      <w:r w:rsidR="007470C5" w:rsidRPr="0084456F">
        <w:rPr>
          <w:lang w:eastAsia="de-DE"/>
        </w:rPr>
        <w:t>referred instance(s) when being transferred across the interface</w:t>
      </w:r>
      <w:r w:rsidR="00AB2731" w:rsidRPr="0084456F">
        <w:rPr>
          <w:lang w:eastAsia="de-DE"/>
        </w:rPr>
        <w:t>)</w:t>
      </w:r>
      <w:r w:rsidR="0084456F">
        <w:rPr>
          <w:lang w:eastAsia="de-DE"/>
        </w:rPr>
        <w:t>. T</w:t>
      </w:r>
      <w:r w:rsidR="00AB2731" w:rsidRPr="0084456F">
        <w:rPr>
          <w:lang w:eastAsia="de-DE"/>
        </w:rPr>
        <w:t xml:space="preserve">he </w:t>
      </w:r>
      <w:r w:rsidR="0084456F" w:rsidRPr="0084456F">
        <w:rPr>
          <w:lang w:eastAsia="de-DE"/>
        </w:rPr>
        <w:t>composit</w:t>
      </w:r>
      <w:r w:rsidR="003F40D7">
        <w:rPr>
          <w:lang w:eastAsia="de-DE"/>
        </w:rPr>
        <w:t>e</w:t>
      </w:r>
      <w:r w:rsidR="0084456F">
        <w:rPr>
          <w:lang w:eastAsia="de-DE"/>
        </w:rPr>
        <w:t xml:space="preserve"> aggregation</w:t>
      </w:r>
      <w:r w:rsidR="00AB2731" w:rsidRPr="0084456F">
        <w:rPr>
          <w:lang w:eastAsia="de-DE"/>
        </w:rPr>
        <w:t xml:space="preserve"> and «ExtendedComposite» associations are always passed by value</w:t>
      </w:r>
      <w:r w:rsidR="008C6A98" w:rsidRPr="0084456F">
        <w:rPr>
          <w:lang w:eastAsia="de-DE"/>
        </w:rPr>
        <w:t xml:space="preserve"> (i.e.,</w:t>
      </w:r>
      <w:r w:rsidR="007470C5" w:rsidRPr="0084456F">
        <w:rPr>
          <w:lang w:eastAsia="de-DE"/>
        </w:rPr>
        <w:t xml:space="preserve"> contain the complete information of the instance(s) when being transferred across the interface</w:t>
      </w:r>
      <w:r w:rsidR="008C6A98" w:rsidRPr="0084456F">
        <w:rPr>
          <w:lang w:eastAsia="de-DE"/>
        </w:rPr>
        <w:t>)</w:t>
      </w:r>
      <w:r w:rsidR="007470C5" w:rsidRPr="0084456F">
        <w:rPr>
          <w:lang w:eastAsia="de-DE"/>
        </w:rPr>
        <w:t>.</w:t>
      </w:r>
      <w:bookmarkEnd w:id="801"/>
    </w:p>
    <w:p w14:paraId="6997AB02" w14:textId="77777777" w:rsidR="00465AB5" w:rsidRDefault="00513078" w:rsidP="00E80B3A">
      <w:pPr>
        <w:ind w:left="709"/>
        <w:rPr>
          <w:lang w:eastAsia="de-DE"/>
        </w:rPr>
      </w:pPr>
      <w:r>
        <w:rPr>
          <w:lang w:eastAsia="de-DE"/>
        </w:rPr>
        <w:t xml:space="preserve">Note: The Owner of a navigable Member End has to be the Classifier to become an attribute </w:t>
      </w:r>
      <w:r w:rsidR="007470C5">
        <w:rPr>
          <w:lang w:eastAsia="de-DE"/>
        </w:rPr>
        <w:t>in the class.</w:t>
      </w:r>
    </w:p>
    <w:p w14:paraId="7A884E8E" w14:textId="77777777" w:rsidR="009C0E9D" w:rsidRPr="00D42274" w:rsidRDefault="003229D7" w:rsidP="00D42274">
      <w:pPr>
        <w:jc w:val="center"/>
        <w:rPr>
          <w:lang w:eastAsia="de-DE"/>
        </w:rPr>
      </w:pPr>
      <w:r>
        <w:rPr>
          <w:noProof/>
          <w:lang w:val="de-DE" w:eastAsia="de-DE"/>
        </w:rPr>
        <w:drawing>
          <wp:inline distT="0" distB="0" distL="0" distR="0" wp14:anchorId="7AD0BF80" wp14:editId="354F92C1">
            <wp:extent cx="2352675" cy="990600"/>
            <wp:effectExtent l="19050" t="0" r="9525"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6"/>
                    <a:srcRect/>
                    <a:stretch>
                      <a:fillRect/>
                    </a:stretch>
                  </pic:blipFill>
                  <pic:spPr bwMode="auto">
                    <a:xfrm>
                      <a:off x="0" y="0"/>
                      <a:ext cx="2352675" cy="990600"/>
                    </a:xfrm>
                    <a:prstGeom prst="rect">
                      <a:avLst/>
                    </a:prstGeom>
                    <a:noFill/>
                    <a:ln w="9525">
                      <a:noFill/>
                      <a:miter lim="800000"/>
                      <a:headEnd/>
                      <a:tailEnd/>
                    </a:ln>
                  </pic:spPr>
                </pic:pic>
              </a:graphicData>
            </a:graphic>
          </wp:inline>
        </w:drawing>
      </w:r>
    </w:p>
    <w:p w14:paraId="5A3A8DD4" w14:textId="0FF9FF3D" w:rsidR="00D42274" w:rsidRDefault="00D42274" w:rsidP="00427868">
      <w:pPr>
        <w:pStyle w:val="FigureCaption"/>
      </w:pPr>
      <w:bookmarkStart w:id="802" w:name="_Toc516068665"/>
      <w:bookmarkStart w:id="803" w:name="_Toc79149071"/>
      <w:r>
        <w:t xml:space="preserve">Figure </w:t>
      </w:r>
      <w:r w:rsidR="00ED61A2">
        <w:fldChar w:fldCharType="begin"/>
      </w:r>
      <w:r>
        <w:instrText xml:space="preserve"> STYLEREF 1 \s </w:instrText>
      </w:r>
      <w:r w:rsidR="00ED61A2">
        <w:fldChar w:fldCharType="separate"/>
      </w:r>
      <w:r w:rsidR="003F40D7">
        <w:rPr>
          <w:noProof/>
        </w:rPr>
        <w:t>5</w:t>
      </w:r>
      <w:r w:rsidR="00ED61A2">
        <w:fldChar w:fldCharType="end"/>
      </w:r>
      <w:r>
        <w:t>.</w:t>
      </w:r>
      <w:r w:rsidR="00ED61A2">
        <w:fldChar w:fldCharType="begin"/>
      </w:r>
      <w:r>
        <w:instrText xml:space="preserve"> SEQ Figure \* ARABIC \s 1 </w:instrText>
      </w:r>
      <w:r w:rsidR="00ED61A2">
        <w:fldChar w:fldCharType="separate"/>
      </w:r>
      <w:r w:rsidR="003F40D7">
        <w:rPr>
          <w:noProof/>
        </w:rPr>
        <w:t>33</w:t>
      </w:r>
      <w:r w:rsidR="00ED61A2">
        <w:fldChar w:fldCharType="end"/>
      </w:r>
      <w:r>
        <w:t>: Owner of a navigable Member End</w:t>
      </w:r>
      <w:bookmarkEnd w:id="802"/>
      <w:bookmarkEnd w:id="803"/>
    </w:p>
    <w:p w14:paraId="135FDBC1" w14:textId="40DC354D" w:rsidR="00465AB5" w:rsidRDefault="009C0E9D">
      <w:pPr>
        <w:pStyle w:val="Listenabsatz"/>
        <w:numPr>
          <w:ilvl w:val="0"/>
          <w:numId w:val="2"/>
        </w:numPr>
        <w:rPr>
          <w:lang w:eastAsia="de-DE"/>
        </w:rPr>
      </w:pPr>
      <w:r>
        <w:rPr>
          <w:lang w:eastAsia="de-DE"/>
        </w:rPr>
        <w:lastRenderedPageBreak/>
        <w:t>Role Multiplicity</w:t>
      </w:r>
      <w:r w:rsidR="00150C0C">
        <w:rPr>
          <w:lang w:eastAsia="de-DE"/>
        </w:rPr>
        <w:t xml:space="preserve"> (only association)</w:t>
      </w:r>
      <w:r w:rsidR="00912BEF">
        <w:rPr>
          <w:lang w:eastAsia="de-DE"/>
        </w:rPr>
        <w:br/>
      </w:r>
      <w:r>
        <w:rPr>
          <w:lang w:eastAsia="de-DE"/>
        </w:rPr>
        <w:t xml:space="preserve">Identifies the number </w:t>
      </w:r>
      <w:r w:rsidR="007470C5">
        <w:rPr>
          <w:lang w:eastAsia="de-DE"/>
        </w:rPr>
        <w:t xml:space="preserve">of class instances </w:t>
      </w:r>
      <w:r>
        <w:rPr>
          <w:lang w:eastAsia="de-DE"/>
        </w:rPr>
        <w:t>that can participate in an instance of the association.</w:t>
      </w:r>
      <w:r w:rsidR="003F40D7">
        <w:rPr>
          <w:lang w:eastAsia="de-DE"/>
        </w:rPr>
        <w:t xml:space="preserve"> Lifecycle dependency is identified by a multiplicity of at least one.</w:t>
      </w:r>
    </w:p>
    <w:p w14:paraId="5F7E3781" w14:textId="77777777" w:rsidR="00465AB5" w:rsidRDefault="009C0E9D">
      <w:pPr>
        <w:pStyle w:val="Listenabsatz"/>
        <w:numPr>
          <w:ilvl w:val="0"/>
          <w:numId w:val="2"/>
        </w:numPr>
        <w:rPr>
          <w:lang w:eastAsia="de-DE"/>
        </w:rPr>
      </w:pPr>
      <w:r>
        <w:rPr>
          <w:lang w:eastAsia="de-DE"/>
        </w:rPr>
        <w:t xml:space="preserve">Additional </w:t>
      </w:r>
      <w:r w:rsidR="00D40FAD">
        <w:rPr>
          <w:lang w:eastAsia="de-DE"/>
        </w:rPr>
        <w:t xml:space="preserve">optional </w:t>
      </w:r>
      <w:r>
        <w:rPr>
          <w:lang w:eastAsia="de-DE"/>
        </w:rPr>
        <w:t>propert</w:t>
      </w:r>
      <w:r w:rsidR="00912BEF">
        <w:rPr>
          <w:lang w:eastAsia="de-DE"/>
        </w:rPr>
        <w:t>ies</w:t>
      </w:r>
      <w:r>
        <w:rPr>
          <w:lang w:eastAsia="de-DE"/>
        </w:rPr>
        <w:t>:</w:t>
      </w:r>
    </w:p>
    <w:p w14:paraId="08243924" w14:textId="77777777" w:rsidR="00465AB5" w:rsidRDefault="009C0E9D">
      <w:pPr>
        <w:pStyle w:val="Listenabsatz"/>
        <w:numPr>
          <w:ilvl w:val="0"/>
          <w:numId w:val="3"/>
        </w:numPr>
        <w:ind w:left="1080"/>
        <w:rPr>
          <w:lang w:eastAsia="de-DE"/>
        </w:rPr>
      </w:pPr>
      <w:r>
        <w:rPr>
          <w:lang w:eastAsia="de-DE"/>
        </w:rPr>
        <w:t>«</w:t>
      </w:r>
      <w:r w:rsidR="00004DBE">
        <w:rPr>
          <w:lang w:eastAsia="de-DE"/>
        </w:rPr>
        <w:t>N</w:t>
      </w:r>
      <w:r>
        <w:rPr>
          <w:lang w:eastAsia="de-DE"/>
        </w:rPr>
        <w:t>ames»</w:t>
      </w:r>
      <w:r w:rsidR="00150C0C">
        <w:rPr>
          <w:lang w:eastAsia="de-DE"/>
        </w:rPr>
        <w:t xml:space="preserve"> (only association)</w:t>
      </w:r>
      <w:r w:rsidR="00912BEF">
        <w:rPr>
          <w:lang w:eastAsia="de-DE"/>
        </w:rPr>
        <w:br/>
      </w:r>
      <w:r>
        <w:rPr>
          <w:lang w:eastAsia="de-DE"/>
        </w:rPr>
        <w:t>The «</w:t>
      </w:r>
      <w:r w:rsidR="00004DBE">
        <w:rPr>
          <w:lang w:eastAsia="de-DE"/>
        </w:rPr>
        <w:t>N</w:t>
      </w:r>
      <w:r>
        <w:rPr>
          <w:lang w:eastAsia="de-DE"/>
        </w:rPr>
        <w:t>ames» stereotype identifies that the association is used to define the naming.</w:t>
      </w:r>
    </w:p>
    <w:p w14:paraId="70B0D56B" w14:textId="77777777" w:rsidR="00465AB5" w:rsidRDefault="0048341D" w:rsidP="001467C9">
      <w:pPr>
        <w:pStyle w:val="Listenabsatz"/>
        <w:numPr>
          <w:ilvl w:val="0"/>
          <w:numId w:val="3"/>
        </w:numPr>
        <w:ind w:left="1080"/>
        <w:rPr>
          <w:lang w:eastAsia="de-DE"/>
        </w:rPr>
      </w:pPr>
      <w:r>
        <w:rPr>
          <w:lang w:eastAsia="de-DE"/>
        </w:rPr>
        <w:t>«N</w:t>
      </w:r>
      <w:r w:rsidR="00496DE2">
        <w:rPr>
          <w:lang w:eastAsia="de-DE"/>
        </w:rPr>
        <w:t>amedBy»</w:t>
      </w:r>
      <w:r w:rsidR="00150C0C">
        <w:rPr>
          <w:lang w:eastAsia="de-DE"/>
        </w:rPr>
        <w:t xml:space="preserve"> (only dependency)</w:t>
      </w:r>
      <w:r w:rsidR="001467C9">
        <w:rPr>
          <w:lang w:eastAsia="de-DE"/>
        </w:rPr>
        <w:br/>
      </w:r>
      <w:r w:rsidR="00496DE2">
        <w:rPr>
          <w:lang w:eastAsia="de-DE"/>
        </w:rPr>
        <w:t>The «NamedBy» stereotype identifies that a dependency relationship is used to define naming.</w:t>
      </w:r>
    </w:p>
    <w:p w14:paraId="4AF864AE" w14:textId="77777777" w:rsidR="00465AB5" w:rsidRDefault="00C54F2D">
      <w:pPr>
        <w:pStyle w:val="Listenabsatz"/>
        <w:numPr>
          <w:ilvl w:val="0"/>
          <w:numId w:val="3"/>
        </w:numPr>
        <w:ind w:left="1080"/>
        <w:rPr>
          <w:lang w:eastAsia="de-DE"/>
        </w:rPr>
      </w:pPr>
      <w:r>
        <w:rPr>
          <w:lang w:eastAsia="de-DE"/>
        </w:rPr>
        <w:t>«</w:t>
      </w:r>
      <w:r w:rsidR="004665A0">
        <w:rPr>
          <w:lang w:eastAsia="de-DE"/>
        </w:rPr>
        <w:t>Cond</w:t>
      </w:r>
      <w:r>
        <w:rPr>
          <w:lang w:eastAsia="de-DE"/>
        </w:rPr>
        <w:t>»</w:t>
      </w:r>
      <w:r w:rsidR="00150C0C">
        <w:rPr>
          <w:lang w:eastAsia="de-DE"/>
        </w:rPr>
        <w:t xml:space="preserve"> (</w:t>
      </w:r>
      <w:r w:rsidR="00A024E3">
        <w:rPr>
          <w:lang w:eastAsia="de-DE"/>
        </w:rPr>
        <w:t>all relationships</w:t>
      </w:r>
      <w:r w:rsidR="00150C0C">
        <w:rPr>
          <w:lang w:eastAsia="de-DE"/>
        </w:rPr>
        <w:t>)</w:t>
      </w:r>
      <w:r w:rsidR="004665A0">
        <w:rPr>
          <w:lang w:eastAsia="de-DE"/>
        </w:rPr>
        <w:br/>
      </w:r>
      <w:r>
        <w:rPr>
          <w:lang w:eastAsia="de-DE"/>
        </w:rPr>
        <w:t>The «</w:t>
      </w:r>
      <w:r w:rsidR="004665A0">
        <w:rPr>
          <w:lang w:eastAsia="de-DE"/>
        </w:rPr>
        <w:t>Cond</w:t>
      </w:r>
      <w:r>
        <w:rPr>
          <w:lang w:eastAsia="de-DE"/>
        </w:rPr>
        <w:t xml:space="preserve">» stereotype identifies that the </w:t>
      </w:r>
      <w:r w:rsidR="00A024E3">
        <w:rPr>
          <w:lang w:eastAsia="de-DE"/>
        </w:rPr>
        <w:t xml:space="preserve">relationship </w:t>
      </w:r>
      <w:r>
        <w:rPr>
          <w:lang w:eastAsia="de-DE"/>
        </w:rPr>
        <w:t xml:space="preserve">is </w:t>
      </w:r>
      <w:r w:rsidR="004665A0">
        <w:rPr>
          <w:lang w:eastAsia="de-DE"/>
        </w:rPr>
        <w:t>conditional. The condition is also provided</w:t>
      </w:r>
      <w:r>
        <w:rPr>
          <w:lang w:eastAsia="de-DE"/>
        </w:rPr>
        <w:t>.</w:t>
      </w:r>
    </w:p>
    <w:p w14:paraId="459AA1FC" w14:textId="79C59383" w:rsidR="00FC0EDA" w:rsidRPr="00582134" w:rsidRDefault="00FC0EDA" w:rsidP="00FC0EDA">
      <w:pPr>
        <w:pStyle w:val="Listenabsatz"/>
        <w:numPr>
          <w:ilvl w:val="0"/>
          <w:numId w:val="3"/>
        </w:numPr>
        <w:ind w:left="1080"/>
        <w:rPr>
          <w:color w:val="BFBFBF" w:themeColor="background1" w:themeShade="BF"/>
          <w:lang w:eastAsia="de-DE"/>
        </w:rPr>
      </w:pPr>
      <w:r w:rsidRPr="00582134">
        <w:rPr>
          <w:color w:val="BFBFBF" w:themeColor="background1" w:themeShade="BF"/>
          <w:lang w:eastAsia="de-DE"/>
        </w:rPr>
        <w:t>«StrictComposite» (only association)</w:t>
      </w:r>
      <w:r w:rsidR="000A7043" w:rsidRPr="000A7043">
        <w:rPr>
          <w:color w:val="FF0000"/>
          <w:lang w:eastAsia="de-DE"/>
        </w:rPr>
        <w:t xml:space="preserve"> </w:t>
      </w:r>
      <w:r w:rsidR="000A7043">
        <w:rPr>
          <w:color w:val="FF0000"/>
          <w:lang w:eastAsia="de-DE"/>
        </w:rPr>
        <w:t>(o</w:t>
      </w:r>
      <w:r w:rsidR="000A7043" w:rsidRPr="003F40D7">
        <w:rPr>
          <w:color w:val="FF0000"/>
          <w:lang w:eastAsia="de-DE"/>
        </w:rPr>
        <w:t>bsolete</w:t>
      </w:r>
      <w:r w:rsidR="000A7043">
        <w:rPr>
          <w:color w:val="FF0000"/>
          <w:lang w:eastAsia="de-DE"/>
        </w:rPr>
        <w:t>)</w:t>
      </w:r>
      <w:r w:rsidRPr="00582134">
        <w:rPr>
          <w:color w:val="BFBFBF" w:themeColor="background1" w:themeShade="BF"/>
          <w:lang w:eastAsia="de-DE"/>
        </w:rPr>
        <w:br/>
        <w:t>The «StrictComposite» stereotype can only be applied to associations with a composite end (i.e., composite aggregation association). It means that the content of the “parts” classes is part of the “composed” parent class and has no opportunity for independent lifecycle. In this case although an instance of the "parts" classes can be created and deleted anytime, it has to be in the context of the "composed" parent class. In other words, the parent class instance has to exist and it is NOT possible for the "part" instance to move from one parent instance to another (allowed in regular composition).</w:t>
      </w:r>
      <w:r w:rsidRPr="00582134">
        <w:rPr>
          <w:color w:val="BFBFBF" w:themeColor="background1" w:themeShade="BF"/>
          <w:lang w:eastAsia="de-DE"/>
        </w:rPr>
        <w:br/>
        <w:t>Whereas in an association with a composite end that is not «StrictComposite» the composed class is a part that has a restricted independent lifecycle. In this case an instance of the composed class can be created and deleted in the context of the parent class and should be represented as a separate instance from the parent in an implementation. This is especially true where there is a recursive composition. It is possible that in some cases the composed instance could move from one parent to another so long as it exists with one parent only at all points of the transaction. This move is not meaningful for a class associated via a «StrictComposite» association.</w:t>
      </w:r>
    </w:p>
    <w:p w14:paraId="1891F48A" w14:textId="659CCB8C" w:rsidR="001467C9" w:rsidRDefault="001467C9" w:rsidP="006159DE">
      <w:pPr>
        <w:pStyle w:val="Listenabsatz"/>
        <w:numPr>
          <w:ilvl w:val="0"/>
          <w:numId w:val="3"/>
        </w:numPr>
        <w:ind w:left="1080"/>
        <w:rPr>
          <w:lang w:eastAsia="de-DE"/>
        </w:rPr>
      </w:pPr>
      <w:r>
        <w:rPr>
          <w:lang w:eastAsia="de-DE"/>
        </w:rPr>
        <w:t>«ExtendedComposite»</w:t>
      </w:r>
      <w:r w:rsidR="00150C0C">
        <w:rPr>
          <w:lang w:eastAsia="de-DE"/>
        </w:rPr>
        <w:t xml:space="preserve"> (only association)</w:t>
      </w:r>
      <w:r>
        <w:rPr>
          <w:lang w:eastAsia="de-DE"/>
        </w:rPr>
        <w:br/>
        <w:t xml:space="preserve">The «ExtendedComposite» stereotype </w:t>
      </w:r>
      <w:r w:rsidRPr="001467C9">
        <w:rPr>
          <w:lang w:eastAsia="de-DE"/>
        </w:rPr>
        <w:t xml:space="preserve">indicates </w:t>
      </w:r>
      <w:r w:rsidR="00305101" w:rsidRPr="00305101">
        <w:rPr>
          <w:lang w:eastAsia="de-DE"/>
        </w:rPr>
        <w:t xml:space="preserve">a more restrictive form of </w:t>
      </w:r>
      <w:r w:rsidR="003F40D7">
        <w:rPr>
          <w:lang w:eastAsia="de-DE"/>
        </w:rPr>
        <w:t>a composite aggregation</w:t>
      </w:r>
      <w:r w:rsidR="00305101" w:rsidRPr="00305101">
        <w:rPr>
          <w:lang w:eastAsia="de-DE"/>
        </w:rPr>
        <w:t xml:space="preserve"> where</w:t>
      </w:r>
      <w:r w:rsidRPr="001467C9">
        <w:rPr>
          <w:lang w:eastAsia="de-DE"/>
        </w:rPr>
        <w:t xml:space="preserve"> the "</w:t>
      </w:r>
      <w:r w:rsidR="006159DE">
        <w:rPr>
          <w:lang w:eastAsia="de-DE"/>
        </w:rPr>
        <w:t>e</w:t>
      </w:r>
      <w:r w:rsidRPr="001467C9">
        <w:rPr>
          <w:lang w:eastAsia="de-DE"/>
        </w:rPr>
        <w:t xml:space="preserve">xtending" classes will never be </w:t>
      </w:r>
      <w:r w:rsidR="00305101" w:rsidRPr="00305101">
        <w:rPr>
          <w:lang w:eastAsia="de-DE"/>
        </w:rPr>
        <w:t xml:space="preserve">explicitly </w:t>
      </w:r>
      <w:r w:rsidRPr="001467C9">
        <w:rPr>
          <w:lang w:eastAsia="de-DE"/>
        </w:rPr>
        <w:t>instantiated, but that the attributes defined by the “</w:t>
      </w:r>
      <w:r w:rsidR="006159DE">
        <w:rPr>
          <w:lang w:eastAsia="de-DE"/>
        </w:rPr>
        <w:t>e</w:t>
      </w:r>
      <w:r w:rsidRPr="001467C9">
        <w:rPr>
          <w:lang w:eastAsia="de-DE"/>
        </w:rPr>
        <w:t>xtending” class will be transferred to the class being “</w:t>
      </w:r>
      <w:r w:rsidR="006159DE">
        <w:rPr>
          <w:lang w:eastAsia="de-DE"/>
        </w:rPr>
        <w:t>e</w:t>
      </w:r>
      <w:r w:rsidRPr="001467C9">
        <w:rPr>
          <w:lang w:eastAsia="de-DE"/>
        </w:rPr>
        <w:t>xtended”</w:t>
      </w:r>
      <w:r w:rsidR="00305101">
        <w:rPr>
          <w:lang w:eastAsia="de-DE"/>
        </w:rPr>
        <w:t xml:space="preserve"> </w:t>
      </w:r>
      <w:r w:rsidR="00305101" w:rsidRPr="00305101">
        <w:rPr>
          <w:lang w:eastAsia="de-DE"/>
        </w:rPr>
        <w:t xml:space="preserve">at </w:t>
      </w:r>
      <w:r w:rsidR="0034230A" w:rsidRPr="00305101">
        <w:rPr>
          <w:lang w:eastAsia="de-DE"/>
        </w:rPr>
        <w:t>runtime</w:t>
      </w:r>
      <w:r w:rsidR="0034230A" w:rsidRPr="001467C9">
        <w:rPr>
          <w:lang w:eastAsia="de-DE"/>
        </w:rPr>
        <w:t xml:space="preserve">, </w:t>
      </w:r>
      <w:bookmarkStart w:id="804" w:name="_Hlk519778643"/>
      <w:r w:rsidR="0034230A" w:rsidRPr="001467C9">
        <w:rPr>
          <w:lang w:eastAsia="de-DE"/>
        </w:rPr>
        <w:t>much like the UML “Generalization” relationship</w:t>
      </w:r>
      <w:r w:rsidR="00DC1757">
        <w:rPr>
          <w:lang w:eastAsia="de-DE"/>
        </w:rPr>
        <w:t xml:space="preserve"> </w:t>
      </w:r>
      <w:bookmarkEnd w:id="804"/>
      <w:r w:rsidR="00DC1757">
        <w:rPr>
          <w:lang w:eastAsia="de-DE"/>
        </w:rPr>
        <w:t xml:space="preserve">(with the difference, that in the «ExtendedComposite» case the </w:t>
      </w:r>
      <w:r w:rsidR="00DC1757" w:rsidRPr="001467C9">
        <w:rPr>
          <w:lang w:eastAsia="de-DE"/>
        </w:rPr>
        <w:t>“</w:t>
      </w:r>
      <w:r w:rsidR="00DC1757">
        <w:rPr>
          <w:lang w:eastAsia="de-DE"/>
        </w:rPr>
        <w:t>e</w:t>
      </w:r>
      <w:r w:rsidR="00DC1757" w:rsidRPr="001467C9">
        <w:rPr>
          <w:lang w:eastAsia="de-DE"/>
        </w:rPr>
        <w:t>xtended” class</w:t>
      </w:r>
      <w:r w:rsidR="00DC1757">
        <w:rPr>
          <w:lang w:eastAsia="de-DE"/>
        </w:rPr>
        <w:t xml:space="preserve"> is </w:t>
      </w:r>
      <w:r w:rsidR="00B708CF">
        <w:rPr>
          <w:lang w:eastAsia="de-DE"/>
        </w:rPr>
        <w:t>instantiated</w:t>
      </w:r>
      <w:r w:rsidR="00DC1757">
        <w:rPr>
          <w:lang w:eastAsia="de-DE"/>
        </w:rPr>
        <w:t xml:space="preserve"> and in the </w:t>
      </w:r>
      <w:r w:rsidR="00DC1757" w:rsidRPr="001467C9">
        <w:rPr>
          <w:lang w:eastAsia="de-DE"/>
        </w:rPr>
        <w:t>“Generalization”</w:t>
      </w:r>
      <w:r w:rsidR="00DC1757">
        <w:rPr>
          <w:lang w:eastAsia="de-DE"/>
        </w:rPr>
        <w:t xml:space="preserve"> case the </w:t>
      </w:r>
      <w:r w:rsidR="00B708CF">
        <w:rPr>
          <w:lang w:eastAsia="de-DE"/>
        </w:rPr>
        <w:t>subclass is instantiated)</w:t>
      </w:r>
      <w:r w:rsidR="0034230A" w:rsidRPr="001467C9">
        <w:rPr>
          <w:lang w:eastAsia="de-DE"/>
        </w:rPr>
        <w:t xml:space="preserve">. </w:t>
      </w:r>
      <w:r w:rsidR="0034230A" w:rsidRPr="00305101">
        <w:rPr>
          <w:lang w:eastAsia="de-DE"/>
        </w:rPr>
        <w:t xml:space="preserve">In </w:t>
      </w:r>
      <w:r w:rsidR="006159DE" w:rsidRPr="00305101">
        <w:rPr>
          <w:lang w:eastAsia="de-DE"/>
        </w:rPr>
        <w:t>other words</w:t>
      </w:r>
      <w:r w:rsidR="00F2264C">
        <w:rPr>
          <w:lang w:eastAsia="de-DE"/>
        </w:rPr>
        <w:t>,</w:t>
      </w:r>
      <w:r w:rsidRPr="001467C9">
        <w:rPr>
          <w:lang w:eastAsia="de-DE"/>
        </w:rPr>
        <w:t xml:space="preserve"> the "</w:t>
      </w:r>
      <w:r w:rsidR="006159DE">
        <w:rPr>
          <w:lang w:eastAsia="de-DE"/>
        </w:rPr>
        <w:t>e</w:t>
      </w:r>
      <w:r w:rsidRPr="001467C9">
        <w:rPr>
          <w:lang w:eastAsia="de-DE"/>
        </w:rPr>
        <w:t>xtending” classes are strictly composed, they are essentially carrying attributes of the “</w:t>
      </w:r>
      <w:r w:rsidR="006159DE">
        <w:rPr>
          <w:lang w:eastAsia="de-DE"/>
        </w:rPr>
        <w:t>e</w:t>
      </w:r>
      <w:r w:rsidRPr="001467C9">
        <w:rPr>
          <w:lang w:eastAsia="de-DE"/>
        </w:rPr>
        <w:t>xtended” class</w:t>
      </w:r>
      <w:r w:rsidR="006159DE" w:rsidRPr="006159DE">
        <w:rPr>
          <w:lang w:eastAsia="de-DE"/>
        </w:rPr>
        <w:t xml:space="preserve"> </w:t>
      </w:r>
      <w:r w:rsidR="006159DE" w:rsidRPr="00305101">
        <w:rPr>
          <w:lang w:eastAsia="de-DE"/>
        </w:rPr>
        <w:t>in a grouping-pack and often referred to as "</w:t>
      </w:r>
      <w:r w:rsidR="006159DE">
        <w:rPr>
          <w:lang w:eastAsia="de-DE"/>
        </w:rPr>
        <w:t>_</w:t>
      </w:r>
      <w:r w:rsidR="006159DE" w:rsidRPr="00305101">
        <w:rPr>
          <w:lang w:eastAsia="de-DE"/>
        </w:rPr>
        <w:t>Pacs"</w:t>
      </w:r>
      <w:r w:rsidRPr="001467C9">
        <w:rPr>
          <w:lang w:eastAsia="de-DE"/>
        </w:rPr>
        <w:t>.</w:t>
      </w:r>
    </w:p>
    <w:p w14:paraId="325F0144" w14:textId="73E3A9A8" w:rsidR="006205CB" w:rsidRPr="00582134" w:rsidRDefault="006205CB" w:rsidP="00ED68CF">
      <w:pPr>
        <w:pStyle w:val="Listenabsatz"/>
        <w:numPr>
          <w:ilvl w:val="0"/>
          <w:numId w:val="3"/>
        </w:numPr>
        <w:ind w:left="1080"/>
        <w:rPr>
          <w:color w:val="BFBFBF" w:themeColor="background1" w:themeShade="BF"/>
          <w:lang w:eastAsia="de-DE"/>
        </w:rPr>
      </w:pPr>
      <w:r w:rsidRPr="00582134">
        <w:rPr>
          <w:color w:val="BFBFBF" w:themeColor="background1" w:themeShade="BF"/>
          <w:lang w:eastAsia="de-DE"/>
        </w:rPr>
        <w:t>«LifecycleAggregate» (only shared aggregation association)</w:t>
      </w:r>
      <w:r w:rsidR="000A7043" w:rsidRPr="000A7043">
        <w:rPr>
          <w:color w:val="FF0000"/>
          <w:lang w:eastAsia="de-DE"/>
        </w:rPr>
        <w:t xml:space="preserve"> </w:t>
      </w:r>
      <w:r w:rsidR="000A7043">
        <w:rPr>
          <w:color w:val="FF0000"/>
          <w:lang w:eastAsia="de-DE"/>
        </w:rPr>
        <w:t>(o</w:t>
      </w:r>
      <w:r w:rsidR="000A7043" w:rsidRPr="003F40D7">
        <w:rPr>
          <w:color w:val="FF0000"/>
          <w:lang w:eastAsia="de-DE"/>
        </w:rPr>
        <w:t>bsolete</w:t>
      </w:r>
      <w:r w:rsidR="000A7043">
        <w:rPr>
          <w:color w:val="FF0000"/>
          <w:lang w:eastAsia="de-DE"/>
        </w:rPr>
        <w:t>)</w:t>
      </w:r>
      <w:r w:rsidRPr="00582134">
        <w:rPr>
          <w:color w:val="BFBFBF" w:themeColor="background1" w:themeShade="BF"/>
          <w:lang w:eastAsia="de-DE"/>
        </w:rPr>
        <w:br/>
        <w:t xml:space="preserve">A «LifecycleAggregate» aggregation is a shared aggregation which indicates a lifecycle dependency between </w:t>
      </w:r>
      <w:r w:rsidR="006D18A2" w:rsidRPr="00582134">
        <w:rPr>
          <w:color w:val="BFBFBF" w:themeColor="background1" w:themeShade="BF"/>
          <w:lang w:eastAsia="de-DE"/>
        </w:rPr>
        <w:t>a</w:t>
      </w:r>
      <w:r w:rsidRPr="00582134">
        <w:rPr>
          <w:color w:val="BFBFBF" w:themeColor="background1" w:themeShade="BF"/>
          <w:lang w:eastAsia="de-DE"/>
        </w:rPr>
        <w:t xml:space="preserve"> group</w:t>
      </w:r>
      <w:r w:rsidR="006D18A2" w:rsidRPr="00582134">
        <w:rPr>
          <w:color w:val="BFBFBF" w:themeColor="background1" w:themeShade="BF"/>
          <w:lang w:eastAsia="de-DE"/>
        </w:rPr>
        <w:t>ing</w:t>
      </w:r>
      <w:r w:rsidRPr="00582134">
        <w:rPr>
          <w:color w:val="BFBFBF" w:themeColor="background1" w:themeShade="BF"/>
          <w:lang w:eastAsia="de-DE"/>
        </w:rPr>
        <w:t xml:space="preserve"> instance and </w:t>
      </w:r>
      <w:r w:rsidR="006D18A2" w:rsidRPr="00582134">
        <w:rPr>
          <w:color w:val="BFBFBF" w:themeColor="background1" w:themeShade="BF"/>
          <w:lang w:eastAsia="de-DE"/>
        </w:rPr>
        <w:t>its</w:t>
      </w:r>
      <w:r w:rsidRPr="00582134">
        <w:rPr>
          <w:color w:val="BFBFBF" w:themeColor="background1" w:themeShade="BF"/>
          <w:lang w:eastAsia="de-DE"/>
        </w:rPr>
        <w:t xml:space="preserve"> shared part instances; similar to the lifecycle dependency of a composite aggregation.</w:t>
      </w:r>
      <w:r w:rsidRPr="00582134">
        <w:rPr>
          <w:color w:val="BFBFBF" w:themeColor="background1" w:themeShade="BF"/>
          <w:lang w:eastAsia="de-DE"/>
        </w:rPr>
        <w:br/>
        <w:t xml:space="preserve">The «LifecycleAggregate» aggregation can only be used jointly with another </w:t>
      </w:r>
      <w:r w:rsidR="00A53164" w:rsidRPr="00582134">
        <w:rPr>
          <w:color w:val="BFBFBF" w:themeColor="background1" w:themeShade="BF"/>
          <w:lang w:eastAsia="de-DE"/>
        </w:rPr>
        <w:t>stronger lifecycle dependency (such as composition)</w:t>
      </w:r>
      <w:r w:rsidRPr="00582134">
        <w:rPr>
          <w:color w:val="BFBFBF" w:themeColor="background1" w:themeShade="BF"/>
          <w:lang w:eastAsia="de-DE"/>
        </w:rPr>
        <w:t xml:space="preserve"> to the same part instance; i.e., must not be used alone.</w:t>
      </w:r>
    </w:p>
    <w:p w14:paraId="01C04AD9" w14:textId="77777777" w:rsidR="00465AB5" w:rsidRDefault="007E041C">
      <w:pPr>
        <w:pStyle w:val="Listenabsatz"/>
        <w:numPr>
          <w:ilvl w:val="0"/>
          <w:numId w:val="3"/>
        </w:numPr>
        <w:ind w:left="1080"/>
        <w:rPr>
          <w:lang w:eastAsia="de-DE"/>
        </w:rPr>
      </w:pPr>
      <w:r>
        <w:rPr>
          <w:lang w:eastAsia="de-DE"/>
        </w:rPr>
        <w:lastRenderedPageBreak/>
        <w:t>«PruneAndRefactor»</w:t>
      </w:r>
      <w:r w:rsidR="00150C0C">
        <w:rPr>
          <w:lang w:eastAsia="de-DE"/>
        </w:rPr>
        <w:t xml:space="preserve"> (only realization)</w:t>
      </w:r>
      <w:r>
        <w:rPr>
          <w:lang w:eastAsia="de-DE"/>
        </w:rPr>
        <w:br/>
      </w:r>
      <w:r w:rsidRPr="007E041C">
        <w:rPr>
          <w:lang w:eastAsia="de-DE"/>
        </w:rPr>
        <w:t>Th</w:t>
      </w:r>
      <w:r w:rsidR="00A961E2">
        <w:rPr>
          <w:lang w:eastAsia="de-DE"/>
        </w:rPr>
        <w:t>e</w:t>
      </w:r>
      <w:r w:rsidRPr="007E041C">
        <w:rPr>
          <w:lang w:eastAsia="de-DE"/>
        </w:rPr>
        <w:t xml:space="preserve"> </w:t>
      </w:r>
      <w:r>
        <w:rPr>
          <w:lang w:eastAsia="de-DE"/>
        </w:rPr>
        <w:t>«PruneAndRefactor»</w:t>
      </w:r>
      <w:r w:rsidRPr="007E041C">
        <w:rPr>
          <w:lang w:eastAsia="de-DE"/>
        </w:rPr>
        <w:t xml:space="preserve">stereotype identifies that </w:t>
      </w:r>
      <w:r>
        <w:rPr>
          <w:lang w:eastAsia="de-DE"/>
        </w:rPr>
        <w:t>a</w:t>
      </w:r>
      <w:r w:rsidRPr="007E041C">
        <w:rPr>
          <w:lang w:eastAsia="de-DE"/>
        </w:rPr>
        <w:t xml:space="preserve"> realization association is used to identify pruning and refactoring.</w:t>
      </w:r>
    </w:p>
    <w:p w14:paraId="366B1383" w14:textId="7CF312BE" w:rsidR="009A5D22" w:rsidRDefault="00A961E2" w:rsidP="009A5D22">
      <w:pPr>
        <w:pStyle w:val="Listenabsatz"/>
        <w:numPr>
          <w:ilvl w:val="0"/>
          <w:numId w:val="3"/>
        </w:numPr>
        <w:ind w:left="1080"/>
        <w:rPr>
          <w:ins w:id="805" w:author="Italo Busi" w:date="2022-04-08T20:06:00Z"/>
          <w:lang w:eastAsia="de-DE"/>
        </w:rPr>
      </w:pPr>
      <w:r>
        <w:rPr>
          <w:lang w:eastAsia="de-DE"/>
        </w:rPr>
        <w:t>«Specify»</w:t>
      </w:r>
      <w:r w:rsidR="00150C0C">
        <w:rPr>
          <w:lang w:eastAsia="de-DE"/>
        </w:rPr>
        <w:t xml:space="preserve"> (only abstraction)</w:t>
      </w:r>
      <w:r>
        <w:rPr>
          <w:lang w:eastAsia="de-DE"/>
        </w:rPr>
        <w:br/>
      </w:r>
      <w:r w:rsidR="0043280A">
        <w:rPr>
          <w:lang w:eastAsia="de-DE"/>
        </w:rPr>
        <w:t>The «Specify» stereotype is applied on the UML “Abstraction” relationship to indicate that the definition of the more abstract entity class in the abstraction relationship is augmented by the "specification" class definition at runtime. Furthermore</w:t>
      </w:r>
      <w:r w:rsidR="00F2264C">
        <w:rPr>
          <w:lang w:eastAsia="de-DE"/>
        </w:rPr>
        <w:t>,</w:t>
      </w:r>
      <w:r w:rsidR="0043280A">
        <w:rPr>
          <w:lang w:eastAsia="de-DE"/>
        </w:rPr>
        <w:t xml:space="preserve"> there is a potential for an entity class definition to be augmented by more than one "specification" class definitions. In other words, one of the specification classes adds-to and expands the runtime-definition of the entity class. This also implies that the entity class cannot be aware of the existence of specification classes at design time. Since the “Specify” relationship is defined to support runtime code/schema generation and dependency injection, a stereotype-property “target” is defined to point to the actual node being augmented within the object/instance schema.</w:t>
      </w:r>
    </w:p>
    <w:p w14:paraId="44D857F0" w14:textId="77777777" w:rsidR="009A5D22" w:rsidRDefault="009A5D22" w:rsidP="009A5D22">
      <w:pPr>
        <w:pStyle w:val="Listenabsatz"/>
        <w:ind w:left="1080"/>
        <w:rPr>
          <w:ins w:id="806" w:author="Italo Busi" w:date="2022-04-08T20:06:00Z"/>
          <w:lang w:eastAsia="de-DE"/>
        </w:rPr>
      </w:pPr>
    </w:p>
    <w:p w14:paraId="3AB279BD" w14:textId="77777777" w:rsidR="009A5D22" w:rsidRDefault="009A5D22" w:rsidP="009A5D22">
      <w:pPr>
        <w:pStyle w:val="Listenabsatz"/>
        <w:ind w:left="1080"/>
        <w:rPr>
          <w:lang w:eastAsia="de-DE"/>
        </w:rPr>
      </w:pPr>
      <w:r>
        <w:rPr>
          <w:lang w:eastAsia="de-DE"/>
        </w:rPr>
        <w:t>The "target" value should be in the following format:</w:t>
      </w:r>
      <w:r>
        <w:rPr>
          <w:lang w:eastAsia="de-DE"/>
        </w:rPr>
        <w:br/>
        <w:t>[/&lt;ModelName&gt;:&lt;ClassName&gt;:&lt;navigable association end role name&gt;]</w:t>
      </w:r>
      <w:ins w:id="807" w:author="Italo Busi" w:date="2022-04-08T19:55:00Z">
        <w:r>
          <w:rPr>
            <w:lang w:eastAsia="de-DE"/>
          </w:rPr>
          <w:t>, with the following clarifications</w:t>
        </w:r>
      </w:ins>
      <w:ins w:id="808" w:author="Italo Busi" w:date="2022-04-08T20:07:00Z">
        <w:r>
          <w:rPr>
            <w:lang w:eastAsia="de-DE"/>
          </w:rPr>
          <w:t>:</w:t>
        </w:r>
      </w:ins>
    </w:p>
    <w:p w14:paraId="6BF5228C" w14:textId="77777777" w:rsidR="009A5D22" w:rsidRDefault="009A5D22" w:rsidP="009A5D22">
      <w:pPr>
        <w:pStyle w:val="Listenabsatz"/>
        <w:ind w:left="1080"/>
        <w:rPr>
          <w:ins w:id="809" w:author="Italo Busi" w:date="2022-04-08T20:07:00Z"/>
          <w:lang w:eastAsia="de-DE"/>
        </w:rPr>
      </w:pPr>
    </w:p>
    <w:p w14:paraId="363B3B5D" w14:textId="1A7D57B2" w:rsidR="009A5D22" w:rsidRDefault="009A5D22" w:rsidP="009A5D22">
      <w:pPr>
        <w:pStyle w:val="Listenabsatz"/>
        <w:numPr>
          <w:ilvl w:val="0"/>
          <w:numId w:val="20"/>
        </w:numPr>
        <w:rPr>
          <w:ins w:id="810" w:author="Italo Busi" w:date="2022-04-08T20:08:00Z"/>
          <w:lang w:eastAsia="de-DE"/>
        </w:rPr>
      </w:pPr>
      <w:ins w:id="811" w:author="Italo Busi" w:date="2022-04-08T20:08:00Z">
        <w:r>
          <w:rPr>
            <w:lang w:eastAsia="de-DE"/>
          </w:rPr>
          <w:t xml:space="preserve">The navigation to the instance of a RootElement object class is specified by a &lt;navigable association end role name&gt; having the same name as the value of the name attribute of the RootElement stereotype </w:t>
        </w:r>
      </w:ins>
      <w:ins w:id="812" w:author="Italo Busi" w:date="2022-04-08T20:11:00Z">
        <w:r>
          <w:rPr>
            <w:lang w:eastAsia="de-DE"/>
          </w:rPr>
          <w:t>t</w:t>
        </w:r>
      </w:ins>
      <w:ins w:id="813" w:author="Italo Busi" w:date="2022-04-08T20:12:00Z">
        <w:r>
          <w:rPr>
            <w:lang w:eastAsia="de-DE"/>
          </w:rPr>
          <w:t>hat belongs</w:t>
        </w:r>
      </w:ins>
      <w:ins w:id="814" w:author="Italo Busi" w:date="2022-04-08T20:08:00Z">
        <w:r>
          <w:rPr>
            <w:lang w:eastAsia="de-DE"/>
          </w:rPr>
          <w:t xml:space="preserve"> to an abstract objet class, which is not defined in the UML model, having the same name as the value of the name attribute of the RootElement stereotype </w:t>
        </w:r>
      </w:ins>
      <w:ins w:id="815" w:author="Italo Busi" w:date="2022-04-08T20:10:00Z">
        <w:r>
          <w:rPr>
            <w:lang w:eastAsia="de-DE"/>
          </w:rPr>
          <w:t>converted to the</w:t>
        </w:r>
      </w:ins>
      <w:ins w:id="816" w:author="Italo Busi" w:date="2022-04-08T20:08:00Z">
        <w:r>
          <w:rPr>
            <w:lang w:eastAsia="de-DE"/>
          </w:rPr>
          <w:t xml:space="preserve"> UCC </w:t>
        </w:r>
      </w:ins>
      <w:ins w:id="817" w:author="Italo Busi" w:date="2022-04-08T20:10:00Z">
        <w:r>
          <w:rPr>
            <w:lang w:eastAsia="de-DE"/>
          </w:rPr>
          <w:t xml:space="preserve">style </w:t>
        </w:r>
      </w:ins>
      <w:ins w:id="818" w:author="Italo Busi" w:date="2022-04-08T20:11:00Z">
        <w:r>
          <w:rPr>
            <w:lang w:eastAsia="de-DE"/>
          </w:rPr>
          <w:t xml:space="preserve">without an underscore “_” prefix </w:t>
        </w:r>
      </w:ins>
      <w:ins w:id="819" w:author="Italo Busi" w:date="2022-04-08T20:10:00Z">
        <w:r>
          <w:rPr>
            <w:lang w:eastAsia="de-DE"/>
          </w:rPr>
          <w:t xml:space="preserve">(e.g., _context is converted to Context): </w:t>
        </w:r>
      </w:ins>
      <w:ins w:id="820" w:author="Italo Busi" w:date="2022-04-08T20:08:00Z">
        <w:r>
          <w:rPr>
            <w:lang w:eastAsia="de-DE"/>
          </w:rPr>
          <w:t xml:space="preserve">see </w:t>
        </w:r>
      </w:ins>
      <w:ins w:id="821" w:author="Italo Busi" w:date="2022-04-08T20:18:00Z">
        <w:r>
          <w:rPr>
            <w:lang w:eastAsia="de-DE"/>
          </w:rPr>
          <w:t xml:space="preserve">for example the target path </w:t>
        </w:r>
      </w:ins>
      <w:ins w:id="822" w:author="Bernd Zeuner [2]" w:date="2023-02-03T14:03:00Z">
        <w:r w:rsidR="006C3A2C" w:rsidRPr="006C3A2C">
          <w:rPr>
            <w:color w:val="FF0000"/>
            <w:lang w:eastAsia="de-DE"/>
          </w:rPr>
          <w:t>/BaseModel:Root:_root</w:t>
        </w:r>
        <w:r w:rsidR="006C3A2C">
          <w:rPr>
            <w:color w:val="FF0000"/>
            <w:lang w:eastAsia="de-DE"/>
          </w:rPr>
          <w:t xml:space="preserve"> </w:t>
        </w:r>
      </w:ins>
      <w:ins w:id="823" w:author="Italo Busi" w:date="2022-04-08T20:18:00Z">
        <w:del w:id="824" w:author="Bernd Zeuner [2]" w:date="2023-02-03T14:03:00Z">
          <w:r w:rsidRPr="00E02FF8" w:rsidDel="006C3A2C">
            <w:rPr>
              <w:color w:val="FF0000"/>
              <w:lang w:eastAsia="de-DE"/>
            </w:rPr>
            <w:delText>/TapiCommon:Context:_context</w:delText>
          </w:r>
          <w:r w:rsidDel="006C3A2C">
            <w:rPr>
              <w:lang w:eastAsia="de-DE"/>
            </w:rPr>
            <w:delText xml:space="preserve"> </w:delText>
          </w:r>
        </w:del>
        <w:r>
          <w:rPr>
            <w:lang w:eastAsia="de-DE"/>
          </w:rPr>
          <w:t xml:space="preserve">in </w:t>
        </w:r>
        <w:del w:id="825" w:author="Bernd Zeuner [2]" w:date="2023-02-03T14:03:00Z">
          <w:r w:rsidDel="006C3A2C">
            <w:rPr>
              <w:lang w:eastAsia="de-DE"/>
            </w:rPr>
            <w:delText xml:space="preserve">the </w:delText>
          </w:r>
        </w:del>
      </w:ins>
      <w:ins w:id="826" w:author="Italo Busi" w:date="2022-04-08T20:08:00Z">
        <w:r>
          <w:rPr>
            <w:lang w:eastAsia="de-DE"/>
          </w:rPr>
          <w:t>Example 1 below;</w:t>
        </w:r>
      </w:ins>
    </w:p>
    <w:p w14:paraId="196124D9" w14:textId="236F4D98" w:rsidR="009A5D22" w:rsidRDefault="009A5D22" w:rsidP="009A5D22">
      <w:pPr>
        <w:pStyle w:val="Listenabsatz"/>
        <w:numPr>
          <w:ilvl w:val="0"/>
          <w:numId w:val="20"/>
        </w:numPr>
        <w:rPr>
          <w:ins w:id="827" w:author="Italo Busi" w:date="2022-04-08T20:06:00Z"/>
          <w:lang w:eastAsia="de-DE"/>
        </w:rPr>
      </w:pPr>
      <w:ins w:id="828" w:author="Italo Busi" w:date="2022-04-08T20:09:00Z">
        <w:r>
          <w:rPr>
            <w:lang w:eastAsia="de-DE"/>
          </w:rPr>
          <w:t xml:space="preserve">The navigation to the instance of a concrete object class which is specifying another object class is specified by a &lt;navigable association end role name&gt; having the same name of the specifying object class, in LCC </w:t>
        </w:r>
      </w:ins>
      <w:ins w:id="829" w:author="Italo Busi" w:date="2022-04-08T20:11:00Z">
        <w:r>
          <w:rPr>
            <w:lang w:eastAsia="de-DE"/>
          </w:rPr>
          <w:t>with an underscore “_” prefix (</w:t>
        </w:r>
      </w:ins>
      <w:ins w:id="830" w:author="Italo Busi" w:date="2022-04-08T20:12:00Z">
        <w:r>
          <w:rPr>
            <w:lang w:eastAsia="de-DE"/>
          </w:rPr>
          <w:t xml:space="preserve">e.g., </w:t>
        </w:r>
      </w:ins>
      <w:ins w:id="831" w:author="Bernd Zeuner [2]" w:date="2023-02-03T14:25:00Z">
        <w:r w:rsidR="001E6404">
          <w:rPr>
            <w:lang w:eastAsia="de-DE"/>
          </w:rPr>
          <w:t>Concrete</w:t>
        </w:r>
      </w:ins>
      <w:ins w:id="832" w:author="Bernd Zeuner [2]" w:date="2023-02-03T14:24:00Z">
        <w:r w:rsidR="001E6404" w:rsidRPr="001E6404">
          <w:rPr>
            <w:lang w:eastAsia="de-DE"/>
          </w:rPr>
          <w:t>Specification</w:t>
        </w:r>
      </w:ins>
      <w:ins w:id="833" w:author="Bernd Zeuner [2]" w:date="2023-02-03T14:26:00Z">
        <w:r w:rsidR="001E6404">
          <w:rPr>
            <w:lang w:eastAsia="de-DE"/>
          </w:rPr>
          <w:t>1</w:t>
        </w:r>
      </w:ins>
      <w:ins w:id="834" w:author="Bernd Zeuner [2]" w:date="2023-02-03T14:24:00Z">
        <w:r w:rsidR="001E6404" w:rsidRPr="001E6404">
          <w:rPr>
            <w:lang w:eastAsia="de-DE"/>
          </w:rPr>
          <w:t>Class</w:t>
        </w:r>
      </w:ins>
      <w:ins w:id="835" w:author="Italo Busi" w:date="2022-04-08T20:19:00Z">
        <w:del w:id="836" w:author="Bernd Zeuner [2]" w:date="2023-02-03T14:25:00Z">
          <w:r w:rsidDel="001E6404">
            <w:rPr>
              <w:lang w:eastAsia="de-DE"/>
            </w:rPr>
            <w:delText>TopologyContext</w:delText>
          </w:r>
        </w:del>
        <w:r>
          <w:rPr>
            <w:lang w:eastAsia="de-DE"/>
          </w:rPr>
          <w:t xml:space="preserve"> is converted to _</w:t>
        </w:r>
      </w:ins>
      <w:ins w:id="837" w:author="Bernd Zeuner [2]" w:date="2023-02-03T14:26:00Z">
        <w:r w:rsidR="001E6404">
          <w:t>concrete</w:t>
        </w:r>
      </w:ins>
      <w:ins w:id="838" w:author="Bernd Zeuner [2]" w:date="2023-02-03T14:25:00Z">
        <w:r w:rsidR="001E6404" w:rsidRPr="001E6404">
          <w:rPr>
            <w:lang w:eastAsia="de-DE"/>
          </w:rPr>
          <w:t>Specification</w:t>
        </w:r>
      </w:ins>
      <w:ins w:id="839" w:author="Bernd Zeuner [2]" w:date="2023-02-03T14:26:00Z">
        <w:r w:rsidR="001E6404">
          <w:rPr>
            <w:lang w:eastAsia="de-DE"/>
          </w:rPr>
          <w:t>1</w:t>
        </w:r>
      </w:ins>
      <w:ins w:id="840" w:author="Bernd Zeuner [2]" w:date="2023-02-03T14:25:00Z">
        <w:r w:rsidR="001E6404" w:rsidRPr="001E6404">
          <w:rPr>
            <w:lang w:eastAsia="de-DE"/>
          </w:rPr>
          <w:t>Class</w:t>
        </w:r>
      </w:ins>
      <w:ins w:id="841" w:author="Italo Busi" w:date="2022-04-08T20:19:00Z">
        <w:del w:id="842" w:author="Bernd Zeuner [2]" w:date="2023-02-03T14:26:00Z">
          <w:r w:rsidDel="001E6404">
            <w:rPr>
              <w:lang w:eastAsia="de-DE"/>
            </w:rPr>
            <w:delText>topologyContext</w:delText>
          </w:r>
        </w:del>
      </w:ins>
      <w:ins w:id="843" w:author="Italo Busi" w:date="2022-04-08T20:11:00Z">
        <w:r>
          <w:rPr>
            <w:lang w:eastAsia="de-DE"/>
          </w:rPr>
          <w:t xml:space="preserve">) </w:t>
        </w:r>
        <w:del w:id="844" w:author="Bernd Zeuner [2]" w:date="2023-02-03T14:26:00Z">
          <w:r w:rsidDel="001E6404">
            <w:rPr>
              <w:lang w:eastAsia="de-DE"/>
            </w:rPr>
            <w:delText xml:space="preserve">that </w:delText>
          </w:r>
        </w:del>
      </w:ins>
      <w:ins w:id="845" w:author="Italo Busi" w:date="2022-04-08T20:12:00Z">
        <w:del w:id="846" w:author="Bernd Zeuner [2]" w:date="2023-02-03T14:29:00Z">
          <w:r w:rsidDel="00AB3E63">
            <w:rPr>
              <w:lang w:eastAsia="de-DE"/>
            </w:rPr>
            <w:delText xml:space="preserve">that belongs to an abstract objet class having the same name of the specifying object class: see </w:delText>
          </w:r>
        </w:del>
      </w:ins>
      <w:ins w:id="847" w:author="Italo Busi" w:date="2022-04-08T20:18:00Z">
        <w:del w:id="848" w:author="Bernd Zeuner [2]" w:date="2023-02-03T14:29:00Z">
          <w:r w:rsidDel="00AB3E63">
            <w:rPr>
              <w:lang w:eastAsia="de-DE"/>
            </w:rPr>
            <w:delText xml:space="preserve">for example </w:delText>
          </w:r>
        </w:del>
      </w:ins>
      <w:ins w:id="849" w:author="Italo Busi" w:date="2022-04-08T20:16:00Z">
        <w:del w:id="850" w:author="Bernd Zeuner [2]" w:date="2023-02-03T14:29:00Z">
          <w:r w:rsidDel="00AB3E63">
            <w:rPr>
              <w:lang w:eastAsia="de-DE"/>
            </w:rPr>
            <w:delText>the</w:delText>
          </w:r>
        </w:del>
      </w:ins>
      <w:ins w:id="851" w:author="Italo Busi" w:date="2022-04-08T20:18:00Z">
        <w:del w:id="852" w:author="Bernd Zeuner [2]" w:date="2023-02-03T14:29:00Z">
          <w:r w:rsidDel="00AB3E63">
            <w:rPr>
              <w:lang w:eastAsia="de-DE"/>
            </w:rPr>
            <w:delText xml:space="preserve"> target path</w:delText>
          </w:r>
        </w:del>
      </w:ins>
      <w:ins w:id="853" w:author="Italo Busi" w:date="2022-04-08T20:16:00Z">
        <w:del w:id="854" w:author="Bernd Zeuner [2]" w:date="2023-02-03T14:29:00Z">
          <w:r w:rsidDel="00AB3E63">
            <w:rPr>
              <w:lang w:eastAsia="de-DE"/>
            </w:rPr>
            <w:delText xml:space="preserve"> </w:delText>
          </w:r>
          <w:r w:rsidRPr="00E02FF8" w:rsidDel="00AB3E63">
            <w:rPr>
              <w:color w:val="FF0000"/>
              <w:lang w:eastAsia="de-DE"/>
            </w:rPr>
            <w:delText>/TapiCommon:Context:_context</w:delText>
          </w:r>
          <w:r w:rsidRPr="00E02FF8" w:rsidDel="00AB3E63">
            <w:rPr>
              <w:color w:val="237BE8" w:themeColor="text2" w:themeTint="99"/>
              <w:lang w:eastAsia="de-DE"/>
            </w:rPr>
            <w:delText>/</w:delText>
          </w:r>
        </w:del>
      </w:ins>
      <w:ins w:id="855" w:author="Italo Busi" w:date="2022-04-08T20:17:00Z">
        <w:del w:id="856" w:author="Bernd Zeuner [2]" w:date="2023-02-03T14:29:00Z">
          <w:r w:rsidRPr="006B5651" w:rsidDel="00AB3E63">
            <w:rPr>
              <w:color w:val="237BE8" w:themeColor="text2" w:themeTint="99"/>
              <w:lang w:eastAsia="de-DE"/>
            </w:rPr>
            <w:delText xml:space="preserve"> </w:delText>
          </w:r>
          <w:r w:rsidRPr="00E02FF8" w:rsidDel="00AB3E63">
            <w:rPr>
              <w:color w:val="237BE8" w:themeColor="text2" w:themeTint="99"/>
              <w:lang w:eastAsia="de-DE"/>
            </w:rPr>
            <w:delText>TapiTopology:TopologyContext:_topology</w:delText>
          </w:r>
          <w:r w:rsidDel="00AB3E63">
            <w:rPr>
              <w:color w:val="237BE8" w:themeColor="text2" w:themeTint="99"/>
              <w:lang w:eastAsia="de-DE"/>
            </w:rPr>
            <w:delText>Context</w:delText>
          </w:r>
          <w:r w:rsidRPr="00E02FF8" w:rsidDel="00AB3E63">
            <w:rPr>
              <w:color w:val="237BE8" w:themeColor="text2" w:themeTint="99"/>
              <w:lang w:eastAsia="de-DE"/>
            </w:rPr>
            <w:delText>/</w:delText>
          </w:r>
        </w:del>
      </w:ins>
      <w:ins w:id="857" w:author="Italo Busi" w:date="2022-04-08T20:16:00Z">
        <w:del w:id="858" w:author="Bernd Zeuner [2]" w:date="2023-02-03T14:29:00Z">
          <w:r w:rsidRPr="00E02FF8" w:rsidDel="00AB3E63">
            <w:rPr>
              <w:color w:val="237BE8" w:themeColor="text2" w:themeTint="99"/>
              <w:lang w:eastAsia="de-DE"/>
            </w:rPr>
            <w:delText>TapiTopology:TopologyContext:_topology/TapiTopology:Topology:_node/TapiTopology:Node:_ownedNodeEdgePoint</w:delText>
          </w:r>
          <w:r w:rsidDel="00AB3E63">
            <w:rPr>
              <w:lang w:eastAsia="de-DE"/>
            </w:rPr>
            <w:delText xml:space="preserve"> </w:delText>
          </w:r>
        </w:del>
        <w:r>
          <w:rPr>
            <w:lang w:eastAsia="de-DE"/>
          </w:rPr>
          <w:t xml:space="preserve">in </w:t>
        </w:r>
      </w:ins>
      <w:ins w:id="859" w:author="Italo Busi" w:date="2022-04-08T20:18:00Z">
        <w:r>
          <w:rPr>
            <w:lang w:eastAsia="de-DE"/>
          </w:rPr>
          <w:t xml:space="preserve">the </w:t>
        </w:r>
      </w:ins>
      <w:ins w:id="860" w:author="Italo Busi" w:date="2022-04-08T20:12:00Z">
        <w:r>
          <w:rPr>
            <w:lang w:eastAsia="de-DE"/>
          </w:rPr>
          <w:t xml:space="preserve">Example </w:t>
        </w:r>
        <w:del w:id="861" w:author="Bernd Zeuner [2]" w:date="2023-02-03T14:24:00Z">
          <w:r w:rsidDel="001E6404">
            <w:rPr>
              <w:lang w:eastAsia="de-DE"/>
            </w:rPr>
            <w:delText>2</w:delText>
          </w:r>
        </w:del>
      </w:ins>
      <w:ins w:id="862" w:author="Bernd Zeuner [2]" w:date="2023-02-03T14:24:00Z">
        <w:r w:rsidR="001E6404">
          <w:rPr>
            <w:lang w:eastAsia="de-DE"/>
          </w:rPr>
          <w:t>3</w:t>
        </w:r>
      </w:ins>
      <w:ins w:id="863" w:author="Italo Busi" w:date="2022-04-08T20:12:00Z">
        <w:r>
          <w:rPr>
            <w:lang w:eastAsia="de-DE"/>
          </w:rPr>
          <w:t xml:space="preserve"> below</w:t>
        </w:r>
      </w:ins>
      <w:r>
        <w:rPr>
          <w:lang w:eastAsia="de-DE"/>
        </w:rPr>
        <w:t>.</w:t>
      </w:r>
    </w:p>
    <w:p w14:paraId="7CF3E27B" w14:textId="77777777" w:rsidR="00CD1CDF" w:rsidRDefault="00CD1CDF" w:rsidP="00CD1CDF">
      <w:pPr>
        <w:pStyle w:val="Listenabsatz"/>
        <w:ind w:left="1080"/>
        <w:rPr>
          <w:ins w:id="864" w:author="Bernd Zeuner [2]" w:date="2022-11-18T10:21:00Z"/>
          <w:lang w:eastAsia="de-DE"/>
        </w:rPr>
      </w:pPr>
    </w:p>
    <w:p w14:paraId="3ECF45F0" w14:textId="15A1350E" w:rsidR="009A5D22" w:rsidRDefault="009A5D22" w:rsidP="00CD1CDF">
      <w:pPr>
        <w:pStyle w:val="Listenabsatz"/>
        <w:keepNext/>
        <w:ind w:left="1077"/>
        <w:rPr>
          <w:lang w:eastAsia="de-DE"/>
        </w:rPr>
      </w:pPr>
      <w:r>
        <w:rPr>
          <w:lang w:eastAsia="de-DE"/>
        </w:rPr>
        <w:lastRenderedPageBreak/>
        <w:t>Example</w:t>
      </w:r>
      <w:ins w:id="865" w:author="Italo Busi" w:date="2022-04-08T19:57:00Z">
        <w:r>
          <w:rPr>
            <w:lang w:eastAsia="de-DE"/>
          </w:rPr>
          <w:t xml:space="preserve"> 1</w:t>
        </w:r>
      </w:ins>
      <w:r>
        <w:rPr>
          <w:lang w:eastAsia="de-DE"/>
        </w:rPr>
        <w:t xml:space="preserve">: </w:t>
      </w:r>
      <w:ins w:id="866" w:author="Bernd Zeuner [2]" w:date="2023-02-03T13:58:00Z">
        <w:r w:rsidR="00DA1A01">
          <w:rPr>
            <w:lang w:eastAsia="de-DE"/>
          </w:rPr>
          <w:t xml:space="preserve">The </w:t>
        </w:r>
        <w:r w:rsidR="00DA1A01" w:rsidRPr="00DA1A01">
          <w:rPr>
            <w:lang w:eastAsia="de-DE"/>
          </w:rPr>
          <w:t>AbstractSpecification</w:t>
        </w:r>
        <w:r w:rsidR="00DA1A01">
          <w:rPr>
            <w:lang w:eastAsia="de-DE"/>
          </w:rPr>
          <w:t>1</w:t>
        </w:r>
        <w:r w:rsidR="00DA1A01" w:rsidRPr="00DA1A01">
          <w:rPr>
            <w:lang w:eastAsia="de-DE"/>
          </w:rPr>
          <w:t>Class</w:t>
        </w:r>
      </w:ins>
      <w:del w:id="867" w:author="Bernd Zeuner [2]" w:date="2023-02-03T13:58:00Z">
        <w:r w:rsidDel="00DA1A01">
          <w:rPr>
            <w:lang w:eastAsia="de-DE"/>
          </w:rPr>
          <w:delText>TopologyContext</w:delText>
        </w:r>
      </w:del>
      <w:r>
        <w:rPr>
          <w:lang w:eastAsia="de-DE"/>
        </w:rPr>
        <w:t xml:space="preserve"> in </w:t>
      </w:r>
      <w:ins w:id="868" w:author="Bernd Zeuner [2]" w:date="2023-02-03T13:58:00Z">
        <w:r w:rsidR="00DA1A01">
          <w:rPr>
            <w:lang w:eastAsia="de-DE"/>
          </w:rPr>
          <w:t>the Spec</w:t>
        </w:r>
      </w:ins>
      <w:ins w:id="869" w:author="Bernd Zeuner [2]" w:date="2023-02-03T13:59:00Z">
        <w:r w:rsidR="00DA1A01">
          <w:rPr>
            <w:lang w:eastAsia="de-DE"/>
          </w:rPr>
          <w:t>ify1Model</w:t>
        </w:r>
      </w:ins>
      <w:del w:id="870" w:author="Bernd Zeuner [2]" w:date="2023-02-03T13:59:00Z">
        <w:r w:rsidDel="00DA1A01">
          <w:rPr>
            <w:lang w:eastAsia="de-DE"/>
          </w:rPr>
          <w:delText>TapiTopology</w:delText>
        </w:r>
      </w:del>
      <w:r>
        <w:rPr>
          <w:lang w:eastAsia="de-DE"/>
        </w:rPr>
        <w:t xml:space="preserve"> augments </w:t>
      </w:r>
      <w:ins w:id="871" w:author="Bernd Zeuner [2]" w:date="2023-02-03T13:59:00Z">
        <w:r w:rsidR="00DA1A01">
          <w:rPr>
            <w:lang w:eastAsia="de-DE"/>
          </w:rPr>
          <w:t>the RootClass</w:t>
        </w:r>
      </w:ins>
      <w:del w:id="872" w:author="Bernd Zeuner [2]" w:date="2023-02-03T13:59:00Z">
        <w:r w:rsidDel="00DA1A01">
          <w:rPr>
            <w:lang w:eastAsia="de-DE"/>
          </w:rPr>
          <w:delText>Context</w:delText>
        </w:r>
      </w:del>
      <w:r>
        <w:rPr>
          <w:lang w:eastAsia="de-DE"/>
        </w:rPr>
        <w:t xml:space="preserve"> in </w:t>
      </w:r>
      <w:ins w:id="873" w:author="Bernd Zeuner [2]" w:date="2023-02-03T14:00:00Z">
        <w:r w:rsidR="00DA1A01">
          <w:rPr>
            <w:lang w:eastAsia="de-DE"/>
          </w:rPr>
          <w:t xml:space="preserve">the </w:t>
        </w:r>
      </w:ins>
      <w:ins w:id="874" w:author="Bernd Zeuner [2]" w:date="2023-02-03T13:59:00Z">
        <w:r w:rsidR="00DA1A01">
          <w:rPr>
            <w:lang w:eastAsia="de-DE"/>
          </w:rPr>
          <w:t>BaseModel</w:t>
        </w:r>
      </w:ins>
      <w:del w:id="875" w:author="Bernd Zeuner [2]" w:date="2023-02-03T13:59:00Z">
        <w:r w:rsidDel="00DA1A01">
          <w:rPr>
            <w:lang w:eastAsia="de-DE"/>
          </w:rPr>
          <w:delText>TapiCommon</w:delText>
        </w:r>
      </w:del>
      <w:ins w:id="876" w:author="Bernd Zeuner [2]" w:date="2023-02-03T14:00:00Z">
        <w:r w:rsidR="00DA1A01">
          <w:rPr>
            <w:lang w:eastAsia="de-DE"/>
          </w:rPr>
          <w:t>.</w:t>
        </w:r>
      </w:ins>
    </w:p>
    <w:p w14:paraId="58DFACE2" w14:textId="7BFA1AFC" w:rsidR="00CD1CDF" w:rsidRDefault="00CD1CDF" w:rsidP="00CD1CDF">
      <w:pPr>
        <w:pStyle w:val="Listenabsatz"/>
        <w:keepNext/>
        <w:ind w:left="1077"/>
        <w:rPr>
          <w:ins w:id="877" w:author="Bernd Zeuner [2]" w:date="2023-02-03T14:18:00Z"/>
          <w:lang w:eastAsia="de-DE"/>
        </w:rPr>
      </w:pPr>
    </w:p>
    <w:p w14:paraId="44EA3D8B" w14:textId="018EBC43" w:rsidR="00CF6BC4" w:rsidRDefault="00CF6BC4" w:rsidP="00CD1CDF">
      <w:pPr>
        <w:pStyle w:val="Listenabsatz"/>
        <w:keepNext/>
        <w:ind w:left="1077"/>
        <w:rPr>
          <w:ins w:id="878" w:author="Bernd Zeuner [2]" w:date="2023-02-03T14:19:00Z"/>
          <w:lang w:eastAsia="de-DE"/>
        </w:rPr>
      </w:pPr>
      <w:ins w:id="879" w:author="Bernd Zeuner [2]" w:date="2023-02-03T14:19:00Z">
        <w:r>
          <w:rPr>
            <w:lang w:eastAsia="de-DE"/>
          </w:rPr>
          <w:t>The target property of the «Specify» stereotype need to be defined in this example as:</w:t>
        </w:r>
        <w:r>
          <w:rPr>
            <w:lang w:eastAsia="de-DE"/>
          </w:rPr>
          <w:br/>
        </w:r>
        <w:r w:rsidRPr="00CF6BC4">
          <w:rPr>
            <w:lang w:eastAsia="de-DE"/>
          </w:rPr>
          <w:t>target=[/BaseModel:Root:_root]</w:t>
        </w:r>
      </w:ins>
    </w:p>
    <w:p w14:paraId="5BD8FA3B" w14:textId="77777777" w:rsidR="00CF6BC4" w:rsidRDefault="00CF6BC4" w:rsidP="00CD1CDF">
      <w:pPr>
        <w:pStyle w:val="Listenabsatz"/>
        <w:keepNext/>
        <w:ind w:left="1077"/>
        <w:rPr>
          <w:ins w:id="880" w:author="Bernd Zeuner [2]" w:date="2022-11-18T10:22:00Z"/>
          <w:lang w:eastAsia="de-DE"/>
        </w:rPr>
      </w:pPr>
    </w:p>
    <w:p w14:paraId="30BAEF5D" w14:textId="647D155A" w:rsidR="009A5D22" w:rsidDel="00CD1CDF" w:rsidRDefault="00DA1A01">
      <w:pPr>
        <w:pStyle w:val="Listenabsatz"/>
        <w:keepNext/>
        <w:ind w:left="1077"/>
        <w:jc w:val="center"/>
        <w:rPr>
          <w:ins w:id="881" w:author="Italo Busi" w:date="2022-04-15T19:24:00Z"/>
          <w:del w:id="882" w:author="Bernd Zeuner [2]" w:date="2022-11-18T10:22:00Z"/>
          <w:noProof/>
          <w:lang w:eastAsia="zh-CN"/>
        </w:rPr>
        <w:pPrChange w:id="883" w:author="Bernd Zeuner [2]" w:date="2022-11-18T10:24:00Z">
          <w:pPr>
            <w:pStyle w:val="Listenabsatz"/>
            <w:ind w:left="1080"/>
            <w:jc w:val="center"/>
          </w:pPr>
        </w:pPrChange>
      </w:pPr>
      <w:ins w:id="884" w:author="Bernd Zeuner [2]" w:date="2023-02-03T13:57:00Z">
        <w:r w:rsidRPr="00DA1A01">
          <w:rPr>
            <w:noProof/>
            <w:lang w:eastAsia="zh-CN"/>
          </w:rPr>
          <w:drawing>
            <wp:inline distT="0" distB="0" distL="0" distR="0" wp14:anchorId="58EAE0BC" wp14:editId="1B1D10AA">
              <wp:extent cx="5943600" cy="2225675"/>
              <wp:effectExtent l="0" t="0" r="0" b="3175"/>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225675"/>
                      </a:xfrm>
                      <a:prstGeom prst="rect">
                        <a:avLst/>
                      </a:prstGeom>
                    </pic:spPr>
                  </pic:pic>
                </a:graphicData>
              </a:graphic>
            </wp:inline>
          </w:drawing>
        </w:r>
      </w:ins>
      <w:del w:id="885" w:author="Italo Busi" w:date="2022-04-08T20:06:00Z">
        <w:r w:rsidR="009A5D22" w:rsidDel="00FA644E">
          <w:rPr>
            <w:lang w:eastAsia="de-DE"/>
          </w:rPr>
          <w:br/>
        </w:r>
      </w:del>
      <w:ins w:id="886" w:author="Italo Busi" w:date="2022-04-15T19:24:00Z">
        <w:del w:id="887" w:author="Bernd Zeuner [2]" w:date="2022-11-18T10:22:00Z">
          <w:r w:rsidR="009A5D22" w:rsidDel="00CD1CDF">
            <w:rPr>
              <w:noProof/>
              <w:lang w:eastAsia="zh-CN"/>
            </w:rPr>
            <w:drawing>
              <wp:inline distT="0" distB="0" distL="0" distR="0" wp14:anchorId="5BC9666C" wp14:editId="76D7FF51">
                <wp:extent cx="5942330" cy="2758440"/>
                <wp:effectExtent l="0" t="0" r="1270" b="3810"/>
                <wp:docPr id="138" name="Picture 115" descr="C:\Users\i00279872\AppData\Local\Microsoft\Windows\INetCache\Content.Word\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00279872\AppData\Local\Microsoft\Windows\INetCache\Content.Word\Example_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2330" cy="2758440"/>
                        </a:xfrm>
                        <a:prstGeom prst="rect">
                          <a:avLst/>
                        </a:prstGeom>
                        <a:noFill/>
                        <a:ln>
                          <a:noFill/>
                        </a:ln>
                      </pic:spPr>
                    </pic:pic>
                  </a:graphicData>
                </a:graphic>
              </wp:inline>
            </w:drawing>
          </w:r>
        </w:del>
      </w:ins>
    </w:p>
    <w:p w14:paraId="0E7DA133" w14:textId="13251277" w:rsidR="009A5D22" w:rsidRDefault="00B96095" w:rsidP="00CD1CDF">
      <w:pPr>
        <w:pStyle w:val="Listenabsatz"/>
        <w:keepNext/>
        <w:ind w:left="1077"/>
        <w:jc w:val="center"/>
        <w:rPr>
          <w:ins w:id="888" w:author="Italo Busi" w:date="2022-04-15T19:26:00Z"/>
          <w:lang w:eastAsia="de-DE"/>
        </w:rPr>
      </w:pPr>
      <w:ins w:id="889" w:author="Italo Busi" w:date="2022-04-15T19:24:00Z">
        <w:del w:id="890" w:author="Bernd Zeuner [2]" w:date="2022-11-18T10:22:00Z">
          <w:r w:rsidDel="00CD1CDF">
            <w:rPr>
              <w:lang w:eastAsia="de-DE"/>
            </w:rPr>
            <w:object w:dxaOrig="1515" w:dyaOrig="810" w14:anchorId="769D4153">
              <v:shape id="_x0000_i1027" type="#_x0000_t75" style="width:76.5pt;height:41.25pt" o:ole="">
                <v:imagedata r:id="rId99" o:title=""/>
              </v:shape>
              <o:OLEObject Type="Embed" ProgID="Package" ShapeID="_x0000_i1027" DrawAspect="Content" ObjectID="_1754475793" r:id="rId100"/>
            </w:object>
          </w:r>
        </w:del>
      </w:ins>
    </w:p>
    <w:p w14:paraId="6136AF7E" w14:textId="614E6787" w:rsidR="00C444C4" w:rsidRDefault="00C444C4" w:rsidP="00C444C4">
      <w:pPr>
        <w:pStyle w:val="FigureCaption"/>
        <w:rPr>
          <w:ins w:id="891" w:author="Bernd Zeuner [2]" w:date="2023-01-20T08:30:00Z"/>
        </w:rPr>
      </w:pPr>
      <w:ins w:id="892" w:author="Bernd Zeuner [2]" w:date="2023-01-20T08:30:00Z">
        <w:r>
          <w:t xml:space="preserve">Figure </w:t>
        </w:r>
        <w:r>
          <w:fldChar w:fldCharType="begin"/>
        </w:r>
        <w:r>
          <w:instrText xml:space="preserve"> STYLEREF 1 \s </w:instrText>
        </w:r>
        <w:r>
          <w:fldChar w:fldCharType="separate"/>
        </w:r>
      </w:ins>
      <w:r>
        <w:rPr>
          <w:noProof/>
        </w:rPr>
        <w:t>5</w:t>
      </w:r>
      <w:ins w:id="893" w:author="Bernd Zeuner [2]" w:date="2023-01-20T08:30:00Z">
        <w:r>
          <w:fldChar w:fldCharType="end"/>
        </w:r>
        <w:r>
          <w:t>.</w:t>
        </w:r>
        <w:r>
          <w:fldChar w:fldCharType="begin"/>
        </w:r>
        <w:r>
          <w:instrText xml:space="preserve"> SEQ Figure \* ARABIC \s 1 </w:instrText>
        </w:r>
        <w:r>
          <w:fldChar w:fldCharType="separate"/>
        </w:r>
        <w:r>
          <w:rPr>
            <w:noProof/>
          </w:rPr>
          <w:t>36</w:t>
        </w:r>
        <w:r>
          <w:fldChar w:fldCharType="end"/>
        </w:r>
        <w:r>
          <w:t>:</w:t>
        </w:r>
      </w:ins>
      <w:ins w:id="894" w:author="Bernd Zeuner [2]" w:date="2023-01-20T08:32:00Z">
        <w:r w:rsidR="009A272B">
          <w:t xml:space="preserve"> </w:t>
        </w:r>
      </w:ins>
      <w:ins w:id="895" w:author="Bernd Zeuner [2]" w:date="2023-01-20T08:31:00Z">
        <w:r w:rsidR="009A272B" w:rsidRPr="009A272B">
          <w:t xml:space="preserve">«Specify» </w:t>
        </w:r>
      </w:ins>
      <w:ins w:id="896" w:author="Bernd Zeuner [2]" w:date="2023-01-20T08:32:00Z">
        <w:r w:rsidR="009A272B">
          <w:t xml:space="preserve">Association </w:t>
        </w:r>
      </w:ins>
      <w:ins w:id="897" w:author="Bernd Zeuner [2]" w:date="2023-01-20T08:31:00Z">
        <w:r w:rsidR="009A272B">
          <w:t>Example 1</w:t>
        </w:r>
      </w:ins>
    </w:p>
    <w:p w14:paraId="2D12067A" w14:textId="77777777" w:rsidR="00C444C4" w:rsidRDefault="00C444C4">
      <w:pPr>
        <w:spacing w:after="0"/>
        <w:rPr>
          <w:ins w:id="898" w:author="Bernd Zeuner [2]" w:date="2023-01-20T08:29:00Z"/>
          <w:lang w:eastAsia="de-DE"/>
        </w:rPr>
      </w:pPr>
      <w:ins w:id="899" w:author="Bernd Zeuner [2]" w:date="2023-01-20T08:29:00Z">
        <w:r>
          <w:rPr>
            <w:lang w:eastAsia="de-DE"/>
          </w:rPr>
          <w:br w:type="page"/>
        </w:r>
      </w:ins>
    </w:p>
    <w:p w14:paraId="049DCFE9" w14:textId="59266477" w:rsidR="009A5D22" w:rsidRDefault="009A5D22" w:rsidP="00C444C4">
      <w:pPr>
        <w:pStyle w:val="Listenabsatz"/>
        <w:ind w:left="1077"/>
        <w:rPr>
          <w:ins w:id="900" w:author="Italo Busi" w:date="2022-04-08T20:06:00Z"/>
          <w:lang w:eastAsia="de-DE"/>
        </w:rPr>
      </w:pPr>
      <w:del w:id="901" w:author="Italo Busi" w:date="2022-04-15T19:24:00Z">
        <w:r w:rsidRPr="002B6493" w:rsidDel="00D34AB8">
          <w:rPr>
            <w:noProof/>
            <w:lang w:eastAsia="de-DE"/>
          </w:rPr>
          <w:lastRenderedPageBreak/>
          <w:drawing>
            <wp:inline distT="0" distB="0" distL="0" distR="0" wp14:anchorId="20527AB7" wp14:editId="173A709C">
              <wp:extent cx="5943600" cy="1149985"/>
              <wp:effectExtent l="0" t="0" r="0" b="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149985"/>
                      </a:xfrm>
                      <a:prstGeom prst="rect">
                        <a:avLst/>
                      </a:prstGeom>
                    </pic:spPr>
                  </pic:pic>
                </a:graphicData>
              </a:graphic>
            </wp:inline>
          </w:drawing>
        </w:r>
        <w:r w:rsidDel="00D34AB8">
          <w:rPr>
            <w:lang w:eastAsia="de-DE"/>
          </w:rPr>
          <w:br/>
        </w:r>
      </w:del>
      <w:del w:id="902" w:author="Italo Busi" w:date="2022-04-15T19:25:00Z">
        <w:r w:rsidDel="00D34AB8">
          <w:rPr>
            <w:lang w:eastAsia="de-DE"/>
          </w:rPr>
          <w:br/>
        </w:r>
      </w:del>
      <w:r>
        <w:rPr>
          <w:lang w:eastAsia="de-DE"/>
        </w:rPr>
        <w:t>Example</w:t>
      </w:r>
      <w:ins w:id="903" w:author="Italo Busi" w:date="2022-04-08T19:57:00Z">
        <w:r>
          <w:rPr>
            <w:lang w:eastAsia="de-DE"/>
          </w:rPr>
          <w:t xml:space="preserve"> 2</w:t>
        </w:r>
      </w:ins>
      <w:r>
        <w:rPr>
          <w:lang w:eastAsia="de-DE"/>
        </w:rPr>
        <w:t xml:space="preserve">: </w:t>
      </w:r>
      <w:ins w:id="904" w:author="Bernd Zeuner [2]" w:date="2023-02-03T14:08:00Z">
        <w:r w:rsidR="00106D38" w:rsidRPr="00106D38">
          <w:rPr>
            <w:lang w:eastAsia="de-DE"/>
          </w:rPr>
          <w:t>AbstractSpecification2Class</w:t>
        </w:r>
      </w:ins>
      <w:del w:id="905" w:author="Bernd Zeuner [2]" w:date="2023-02-03T14:08:00Z">
        <w:r w:rsidDel="00106D38">
          <w:rPr>
            <w:lang w:eastAsia="de-DE"/>
          </w:rPr>
          <w:delText>CepList</w:delText>
        </w:r>
      </w:del>
      <w:r>
        <w:rPr>
          <w:lang w:eastAsia="de-DE"/>
        </w:rPr>
        <w:t xml:space="preserve"> in </w:t>
      </w:r>
      <w:ins w:id="906" w:author="Bernd Zeuner [2]" w:date="2023-02-03T14:08:00Z">
        <w:r w:rsidR="00106D38">
          <w:rPr>
            <w:lang w:eastAsia="de-DE"/>
          </w:rPr>
          <w:t>Specify2Model</w:t>
        </w:r>
      </w:ins>
      <w:del w:id="907" w:author="Bernd Zeuner [2]" w:date="2023-02-03T14:09:00Z">
        <w:r w:rsidDel="00106D38">
          <w:rPr>
            <w:lang w:eastAsia="de-DE"/>
          </w:rPr>
          <w:delText>TapiConnectivity</w:delText>
        </w:r>
      </w:del>
      <w:r>
        <w:rPr>
          <w:lang w:eastAsia="de-DE"/>
        </w:rPr>
        <w:t xml:space="preserve"> augments </w:t>
      </w:r>
      <w:ins w:id="908" w:author="Bernd Zeuner [2]" w:date="2023-02-03T14:09:00Z">
        <w:r w:rsidR="00106D38">
          <w:rPr>
            <w:lang w:eastAsia="de-DE"/>
          </w:rPr>
          <w:t>ObjectClassB</w:t>
        </w:r>
      </w:ins>
      <w:del w:id="909" w:author="Bernd Zeuner [2]" w:date="2023-02-03T14:09:00Z">
        <w:r w:rsidDel="00106D38">
          <w:rPr>
            <w:lang w:eastAsia="de-DE"/>
          </w:rPr>
          <w:delText>NodeEdgePoint</w:delText>
        </w:r>
      </w:del>
      <w:r>
        <w:rPr>
          <w:lang w:eastAsia="de-DE"/>
        </w:rPr>
        <w:t xml:space="preserve"> in </w:t>
      </w:r>
      <w:ins w:id="910" w:author="Bernd Zeuner [2]" w:date="2023-02-03T14:09:00Z">
        <w:r w:rsidR="00106D38">
          <w:rPr>
            <w:lang w:eastAsia="de-DE"/>
          </w:rPr>
          <w:t>Specify1Model</w:t>
        </w:r>
      </w:ins>
      <w:del w:id="911" w:author="Bernd Zeuner [2]" w:date="2023-02-03T14:09:00Z">
        <w:r w:rsidDel="00106D38">
          <w:rPr>
            <w:lang w:eastAsia="de-DE"/>
          </w:rPr>
          <w:delText>TapiTopology</w:delText>
        </w:r>
      </w:del>
      <w:ins w:id="912" w:author="Bernd Zeuner [2]" w:date="2023-01-20T08:19:00Z">
        <w:r w:rsidR="00FE764A">
          <w:rPr>
            <w:lang w:eastAsia="de-DE"/>
          </w:rPr>
          <w:t>.</w:t>
        </w:r>
      </w:ins>
    </w:p>
    <w:p w14:paraId="244F4928" w14:textId="3DB36472" w:rsidR="00CD1CDF" w:rsidRDefault="00CD1CDF" w:rsidP="00C444C4">
      <w:pPr>
        <w:pStyle w:val="Listenabsatz"/>
        <w:ind w:left="1077"/>
        <w:rPr>
          <w:ins w:id="913" w:author="Bernd Zeuner [2]" w:date="2023-02-03T14:17:00Z"/>
          <w:lang w:eastAsia="de-DE"/>
        </w:rPr>
      </w:pPr>
    </w:p>
    <w:p w14:paraId="26212C2D" w14:textId="4D6D0654" w:rsidR="00CF6BC4" w:rsidRDefault="00CF6BC4" w:rsidP="00C444C4">
      <w:pPr>
        <w:pStyle w:val="Listenabsatz"/>
        <w:ind w:left="1077"/>
        <w:rPr>
          <w:ins w:id="914" w:author="Bernd Zeuner [2]" w:date="2023-02-03T14:18:00Z"/>
          <w:lang w:eastAsia="de-DE"/>
        </w:rPr>
      </w:pPr>
      <w:ins w:id="915" w:author="Bernd Zeuner [2]" w:date="2023-02-03T14:17:00Z">
        <w:r>
          <w:rPr>
            <w:lang w:eastAsia="de-DE"/>
          </w:rPr>
          <w:t xml:space="preserve">The target property of the </w:t>
        </w:r>
        <w:r w:rsidRPr="00E8652A">
          <w:rPr>
            <w:lang w:eastAsia="de-DE"/>
          </w:rPr>
          <w:t>«Specify»</w:t>
        </w:r>
        <w:r>
          <w:rPr>
            <w:lang w:eastAsia="de-DE"/>
          </w:rPr>
          <w:t xml:space="preserve"> stereotype need to be defined in this example as:</w:t>
        </w:r>
        <w:r>
          <w:rPr>
            <w:lang w:eastAsia="de-DE"/>
          </w:rPr>
          <w:br/>
        </w:r>
      </w:ins>
      <w:ins w:id="916" w:author="Bernd Zeuner [2]" w:date="2023-02-03T14:18:00Z">
        <w:r w:rsidRPr="00CF6BC4">
          <w:rPr>
            <w:lang w:eastAsia="de-DE"/>
          </w:rPr>
          <w:t>target=[/BaseModel:Root:_root/</w:t>
        </w:r>
        <w:r w:rsidRPr="00CF6BC4">
          <w:rPr>
            <w:lang w:eastAsia="de-DE"/>
          </w:rPr>
          <w:br/>
          <w:t>Specify1Model:AbstractSpecification1Class:_objectClassA/</w:t>
        </w:r>
        <w:r w:rsidRPr="00CF6BC4">
          <w:rPr>
            <w:lang w:eastAsia="de-DE"/>
          </w:rPr>
          <w:br/>
          <w:t>Specify1Model:ObjectClassA:_objectClassB]</w:t>
        </w:r>
      </w:ins>
    </w:p>
    <w:p w14:paraId="6A989E34" w14:textId="77777777" w:rsidR="00CF6BC4" w:rsidRDefault="00CF6BC4" w:rsidP="00C444C4">
      <w:pPr>
        <w:pStyle w:val="Listenabsatz"/>
        <w:ind w:left="1077"/>
        <w:rPr>
          <w:ins w:id="917" w:author="Bernd Zeuner [2]" w:date="2023-01-20T08:21:00Z"/>
          <w:lang w:eastAsia="de-DE"/>
        </w:rPr>
      </w:pPr>
    </w:p>
    <w:p w14:paraId="002272E2" w14:textId="4316B84A" w:rsidR="00B84F9D" w:rsidRDefault="006C3A2C" w:rsidP="00C444C4">
      <w:pPr>
        <w:pStyle w:val="Listenabsatz"/>
        <w:ind w:left="1077"/>
        <w:rPr>
          <w:ins w:id="918" w:author="Bernd Zeuner [2]" w:date="2023-01-20T08:21:00Z"/>
          <w:lang w:eastAsia="de-DE"/>
        </w:rPr>
      </w:pPr>
      <w:ins w:id="919" w:author="Bernd Zeuner [2]" w:date="2023-02-03T14:07:00Z">
        <w:r w:rsidRPr="006C3A2C">
          <w:rPr>
            <w:noProof/>
            <w:lang w:eastAsia="de-DE"/>
          </w:rPr>
          <w:drawing>
            <wp:inline distT="0" distB="0" distL="0" distR="0" wp14:anchorId="5A89C9B9" wp14:editId="5695BBD5">
              <wp:extent cx="5943600" cy="5285740"/>
              <wp:effectExtent l="0" t="0" r="0" b="0"/>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5285740"/>
                      </a:xfrm>
                      <a:prstGeom prst="rect">
                        <a:avLst/>
                      </a:prstGeom>
                    </pic:spPr>
                  </pic:pic>
                </a:graphicData>
              </a:graphic>
            </wp:inline>
          </w:drawing>
        </w:r>
      </w:ins>
    </w:p>
    <w:p w14:paraId="405D1506" w14:textId="5F43FBF9" w:rsidR="009A272B" w:rsidRDefault="009A272B" w:rsidP="009A272B">
      <w:pPr>
        <w:pStyle w:val="FigureCaption"/>
        <w:rPr>
          <w:ins w:id="920" w:author="Bernd Zeuner [2]" w:date="2023-01-20T08:32:00Z"/>
        </w:rPr>
      </w:pPr>
      <w:ins w:id="921" w:author="Bernd Zeuner [2]" w:date="2023-01-20T08:32:00Z">
        <w:r>
          <w:t xml:space="preserve">Figure </w:t>
        </w:r>
        <w:r>
          <w:fldChar w:fldCharType="begin"/>
        </w:r>
        <w:r>
          <w:instrText xml:space="preserve"> STYLEREF 1 \s </w:instrText>
        </w:r>
        <w:r>
          <w:fldChar w:fldCharType="separate"/>
        </w:r>
      </w:ins>
      <w:r>
        <w:rPr>
          <w:noProof/>
        </w:rPr>
        <w:t>5</w:t>
      </w:r>
      <w:ins w:id="922" w:author="Bernd Zeuner [2]" w:date="2023-01-20T08:32:00Z">
        <w:r>
          <w:fldChar w:fldCharType="end"/>
        </w:r>
        <w:r>
          <w:t>.</w:t>
        </w:r>
        <w:r>
          <w:fldChar w:fldCharType="begin"/>
        </w:r>
        <w:r>
          <w:instrText xml:space="preserve"> SEQ Figure \* ARABIC \s 1 </w:instrText>
        </w:r>
        <w:r>
          <w:fldChar w:fldCharType="separate"/>
        </w:r>
      </w:ins>
      <w:ins w:id="923" w:author="Bernd Zeuner [2]" w:date="2023-01-20T08:33:00Z">
        <w:r>
          <w:rPr>
            <w:noProof/>
          </w:rPr>
          <w:t>37</w:t>
        </w:r>
      </w:ins>
      <w:ins w:id="924" w:author="Bernd Zeuner [2]" w:date="2023-01-20T08:32:00Z">
        <w:r>
          <w:fldChar w:fldCharType="end"/>
        </w:r>
        <w:r>
          <w:t xml:space="preserve">: </w:t>
        </w:r>
        <w:r w:rsidRPr="009A272B">
          <w:t xml:space="preserve">«Specify» </w:t>
        </w:r>
        <w:r>
          <w:t xml:space="preserve">Association Example </w:t>
        </w:r>
      </w:ins>
      <w:ins w:id="925" w:author="Bernd Zeuner [2]" w:date="2023-01-20T08:33:00Z">
        <w:r>
          <w:t>2</w:t>
        </w:r>
      </w:ins>
    </w:p>
    <w:p w14:paraId="2DF34A46" w14:textId="77777777" w:rsidR="00C444C4" w:rsidRDefault="00C444C4">
      <w:pPr>
        <w:spacing w:after="0"/>
        <w:rPr>
          <w:ins w:id="926" w:author="Bernd Zeuner [2]" w:date="2023-01-20T08:26:00Z"/>
          <w:lang w:eastAsia="de-DE"/>
        </w:rPr>
      </w:pPr>
      <w:ins w:id="927" w:author="Bernd Zeuner [2]" w:date="2023-01-20T08:26:00Z">
        <w:r>
          <w:rPr>
            <w:lang w:eastAsia="de-DE"/>
          </w:rPr>
          <w:br w:type="page"/>
        </w:r>
      </w:ins>
    </w:p>
    <w:p w14:paraId="579AFF8F" w14:textId="158B54F0" w:rsidR="00FE764A" w:rsidRDefault="00FE764A" w:rsidP="00C444C4">
      <w:pPr>
        <w:pStyle w:val="Listenabsatz"/>
        <w:ind w:left="1077"/>
        <w:rPr>
          <w:ins w:id="928" w:author="Bernd Zeuner [2]" w:date="2023-01-20T08:16:00Z"/>
          <w:lang w:eastAsia="de-DE"/>
        </w:rPr>
      </w:pPr>
      <w:ins w:id="929" w:author="Bernd Zeuner [2]" w:date="2023-01-20T08:16:00Z">
        <w:r>
          <w:rPr>
            <w:lang w:eastAsia="de-DE"/>
          </w:rPr>
          <w:lastRenderedPageBreak/>
          <w:t xml:space="preserve">Example 3: </w:t>
        </w:r>
      </w:ins>
      <w:ins w:id="930" w:author="Bernd Zeuner [2]" w:date="2023-02-03T14:11:00Z">
        <w:r w:rsidR="00106D38">
          <w:rPr>
            <w:lang w:eastAsia="de-DE"/>
          </w:rPr>
          <w:t>Concrete</w:t>
        </w:r>
        <w:r w:rsidR="00106D38" w:rsidRPr="00106D38">
          <w:rPr>
            <w:lang w:eastAsia="de-DE"/>
          </w:rPr>
          <w:t>Specification2Class</w:t>
        </w:r>
      </w:ins>
      <w:ins w:id="931" w:author="Bernd Zeuner [2]" w:date="2023-01-20T08:16:00Z">
        <w:r>
          <w:rPr>
            <w:lang w:eastAsia="de-DE"/>
          </w:rPr>
          <w:t xml:space="preserve"> in </w:t>
        </w:r>
      </w:ins>
      <w:ins w:id="932" w:author="Bernd Zeuner [2]" w:date="2023-02-03T14:12:00Z">
        <w:r w:rsidR="00106D38">
          <w:rPr>
            <w:lang w:eastAsia="de-DE"/>
          </w:rPr>
          <w:t>Specify2Model</w:t>
        </w:r>
      </w:ins>
      <w:ins w:id="933" w:author="Bernd Zeuner [2]" w:date="2023-01-20T08:16:00Z">
        <w:r>
          <w:rPr>
            <w:lang w:eastAsia="de-DE"/>
          </w:rPr>
          <w:t xml:space="preserve"> augments </w:t>
        </w:r>
      </w:ins>
      <w:ins w:id="934" w:author="Bernd Zeuner [2]" w:date="2023-02-03T14:12:00Z">
        <w:r w:rsidR="00E8652A">
          <w:rPr>
            <w:lang w:eastAsia="de-DE"/>
          </w:rPr>
          <w:t>ObjectClassD</w:t>
        </w:r>
      </w:ins>
      <w:ins w:id="935" w:author="Bernd Zeuner [2]" w:date="2023-01-20T08:16:00Z">
        <w:r>
          <w:rPr>
            <w:lang w:eastAsia="de-DE"/>
          </w:rPr>
          <w:t xml:space="preserve"> in </w:t>
        </w:r>
      </w:ins>
      <w:ins w:id="936" w:author="Bernd Zeuner [2]" w:date="2023-02-03T14:12:00Z">
        <w:r w:rsidR="00E8652A">
          <w:rPr>
            <w:lang w:eastAsia="de-DE"/>
          </w:rPr>
          <w:t>the Specify1Model.</w:t>
        </w:r>
      </w:ins>
      <w:ins w:id="937" w:author="Bernd Zeuner [2]" w:date="2023-01-20T08:26:00Z">
        <w:r w:rsidR="00C444C4">
          <w:rPr>
            <w:lang w:eastAsia="de-DE"/>
          </w:rPr>
          <w:br/>
        </w:r>
      </w:ins>
      <w:ins w:id="938" w:author="Bernd Zeuner [2]" w:date="2023-01-20T08:20:00Z">
        <w:r>
          <w:rPr>
            <w:lang w:eastAsia="de-DE"/>
          </w:rPr>
          <w:t xml:space="preserve">Note: </w:t>
        </w:r>
      </w:ins>
      <w:ins w:id="939" w:author="Bernd Zeuner [2]" w:date="2023-02-03T14:13:00Z">
        <w:r w:rsidR="00E8652A">
          <w:rPr>
            <w:lang w:eastAsia="de-DE"/>
          </w:rPr>
          <w:t>U</w:t>
        </w:r>
      </w:ins>
      <w:ins w:id="940" w:author="Bernd Zeuner [2]" w:date="2023-02-03T14:12:00Z">
        <w:r w:rsidR="00E8652A">
          <w:rPr>
            <w:lang w:eastAsia="de-DE"/>
          </w:rPr>
          <w:t xml:space="preserve">sing </w:t>
        </w:r>
      </w:ins>
      <w:ins w:id="941" w:author="Bernd Zeuner [2]" w:date="2023-02-03T14:13:00Z">
        <w:r w:rsidR="00E8652A">
          <w:rPr>
            <w:lang w:eastAsia="de-DE"/>
          </w:rPr>
          <w:t>concrete specifying classes is not recommended</w:t>
        </w:r>
      </w:ins>
      <w:ins w:id="942" w:author="Bernd Zeuner [2]" w:date="2023-01-20T08:20:00Z">
        <w:r>
          <w:rPr>
            <w:lang w:eastAsia="de-DE"/>
          </w:rPr>
          <w:t>.</w:t>
        </w:r>
      </w:ins>
    </w:p>
    <w:p w14:paraId="2342E013" w14:textId="6093D9E2" w:rsidR="00FE764A" w:rsidRDefault="00FE764A" w:rsidP="00C444C4">
      <w:pPr>
        <w:pStyle w:val="Listenabsatz"/>
        <w:ind w:left="1077"/>
        <w:rPr>
          <w:ins w:id="943" w:author="Bernd Zeuner [2]" w:date="2023-02-03T14:15:00Z"/>
          <w:lang w:eastAsia="de-DE"/>
        </w:rPr>
      </w:pPr>
    </w:p>
    <w:p w14:paraId="231AAC0A" w14:textId="5251F184" w:rsidR="00E8652A" w:rsidRDefault="00E8652A" w:rsidP="00C444C4">
      <w:pPr>
        <w:pStyle w:val="Listenabsatz"/>
        <w:ind w:left="1077"/>
        <w:rPr>
          <w:ins w:id="944" w:author="Bernd Zeuner [2]" w:date="2023-02-03T14:17:00Z"/>
          <w:lang w:eastAsia="de-DE"/>
        </w:rPr>
      </w:pPr>
      <w:ins w:id="945" w:author="Bernd Zeuner [2]" w:date="2023-02-03T14:15:00Z">
        <w:r>
          <w:rPr>
            <w:lang w:eastAsia="de-DE"/>
          </w:rPr>
          <w:t xml:space="preserve">The target property of the </w:t>
        </w:r>
      </w:ins>
      <w:ins w:id="946" w:author="Bernd Zeuner [2]" w:date="2023-02-03T14:16:00Z">
        <w:r w:rsidRPr="00E8652A">
          <w:rPr>
            <w:lang w:eastAsia="de-DE"/>
          </w:rPr>
          <w:t>«Specify»</w:t>
        </w:r>
        <w:r>
          <w:rPr>
            <w:lang w:eastAsia="de-DE"/>
          </w:rPr>
          <w:t xml:space="preserve"> stereotype need to be defined in this </w:t>
        </w:r>
      </w:ins>
      <w:ins w:id="947" w:author="Bernd Zeuner [2]" w:date="2023-02-03T14:17:00Z">
        <w:r w:rsidR="00CF6BC4">
          <w:rPr>
            <w:lang w:eastAsia="de-DE"/>
          </w:rPr>
          <w:t>example</w:t>
        </w:r>
      </w:ins>
      <w:ins w:id="948" w:author="Bernd Zeuner [2]" w:date="2023-02-03T14:16:00Z">
        <w:r>
          <w:rPr>
            <w:lang w:eastAsia="de-DE"/>
          </w:rPr>
          <w:t xml:space="preserve"> as:</w:t>
        </w:r>
        <w:r>
          <w:rPr>
            <w:lang w:eastAsia="de-DE"/>
          </w:rPr>
          <w:br/>
        </w:r>
      </w:ins>
      <w:ins w:id="949" w:author="Bernd Zeuner [2]" w:date="2023-02-03T14:17:00Z">
        <w:r w:rsidRPr="00E8652A">
          <w:rPr>
            <w:lang w:eastAsia="de-DE"/>
          </w:rPr>
          <w:t>target=[/BaseModel:Root:_root/</w:t>
        </w:r>
        <w:r w:rsidRPr="00E8652A">
          <w:rPr>
            <w:lang w:eastAsia="de-DE"/>
          </w:rPr>
          <w:br/>
          <w:t>Specify1Model:ConcreteSpecification1Class:_concreteSpecification1Class/</w:t>
        </w:r>
        <w:r w:rsidRPr="00E8652A">
          <w:rPr>
            <w:lang w:eastAsia="de-DE"/>
          </w:rPr>
          <w:br/>
          <w:t>Specify1Model:ConcreteSpecification1Class:_objectClassC/</w:t>
        </w:r>
        <w:r w:rsidRPr="00E8652A">
          <w:rPr>
            <w:lang w:eastAsia="de-DE"/>
          </w:rPr>
          <w:br/>
          <w:t>Specify1Model:ObjectClassC:_objectClassD]</w:t>
        </w:r>
      </w:ins>
    </w:p>
    <w:p w14:paraId="02FE0894" w14:textId="77777777" w:rsidR="00CF6BC4" w:rsidRDefault="00CF6BC4" w:rsidP="00C444C4">
      <w:pPr>
        <w:pStyle w:val="Listenabsatz"/>
        <w:ind w:left="1077"/>
        <w:rPr>
          <w:ins w:id="950" w:author="Bernd Zeuner [2]" w:date="2022-11-18T10:23:00Z"/>
          <w:lang w:eastAsia="de-DE"/>
        </w:rPr>
      </w:pPr>
    </w:p>
    <w:p w14:paraId="3E46809E" w14:textId="54C9320C" w:rsidR="002310B7" w:rsidRDefault="00106D38" w:rsidP="00C444C4">
      <w:pPr>
        <w:pStyle w:val="Listenabsatz"/>
        <w:ind w:left="1077"/>
        <w:jc w:val="center"/>
        <w:rPr>
          <w:ins w:id="951" w:author="Bernd Zeuner [2]" w:date="2023-01-20T08:33:00Z"/>
          <w:noProof/>
          <w:lang w:eastAsia="zh-CN"/>
        </w:rPr>
      </w:pPr>
      <w:ins w:id="952" w:author="Bernd Zeuner [2]" w:date="2023-02-03T14:11:00Z">
        <w:r w:rsidRPr="00106D38">
          <w:rPr>
            <w:noProof/>
            <w:lang w:eastAsia="zh-CN"/>
          </w:rPr>
          <w:drawing>
            <wp:inline distT="0" distB="0" distL="0" distR="0" wp14:anchorId="4591D166" wp14:editId="6911433C">
              <wp:extent cx="5943600" cy="3900805"/>
              <wp:effectExtent l="0" t="0" r="0" b="4445"/>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900805"/>
                      </a:xfrm>
                      <a:prstGeom prst="rect">
                        <a:avLst/>
                      </a:prstGeom>
                    </pic:spPr>
                  </pic:pic>
                </a:graphicData>
              </a:graphic>
            </wp:inline>
          </w:drawing>
        </w:r>
      </w:ins>
    </w:p>
    <w:p w14:paraId="5374CECB" w14:textId="6EE4A99B" w:rsidR="009A272B" w:rsidRDefault="009A272B" w:rsidP="009A272B">
      <w:pPr>
        <w:pStyle w:val="FigureCaption"/>
        <w:rPr>
          <w:ins w:id="953" w:author="Bernd Zeuner [2]" w:date="2023-01-20T08:33:00Z"/>
        </w:rPr>
      </w:pPr>
      <w:ins w:id="954" w:author="Bernd Zeuner [2]" w:date="2023-01-20T08:33:00Z">
        <w:r>
          <w:t xml:space="preserve">Figure </w:t>
        </w:r>
        <w:r>
          <w:fldChar w:fldCharType="begin"/>
        </w:r>
        <w:r>
          <w:instrText xml:space="preserve"> STYLEREF 1 \s </w:instrText>
        </w:r>
        <w:r>
          <w:fldChar w:fldCharType="separate"/>
        </w:r>
      </w:ins>
      <w:r>
        <w:rPr>
          <w:noProof/>
        </w:rPr>
        <w:t>5</w:t>
      </w:r>
      <w:ins w:id="955" w:author="Bernd Zeuner [2]" w:date="2023-01-20T08:33:00Z">
        <w:r>
          <w:fldChar w:fldCharType="end"/>
        </w:r>
        <w:r>
          <w:t>.</w:t>
        </w:r>
        <w:r>
          <w:fldChar w:fldCharType="begin"/>
        </w:r>
        <w:r>
          <w:instrText xml:space="preserve"> SEQ Figure \* ARABIC \s 1 </w:instrText>
        </w:r>
        <w:r>
          <w:fldChar w:fldCharType="separate"/>
        </w:r>
        <w:r>
          <w:rPr>
            <w:noProof/>
          </w:rPr>
          <w:t>38</w:t>
        </w:r>
        <w:r>
          <w:fldChar w:fldCharType="end"/>
        </w:r>
        <w:r>
          <w:t xml:space="preserve">: </w:t>
        </w:r>
        <w:r w:rsidRPr="009A272B">
          <w:t xml:space="preserve">«Specify» </w:t>
        </w:r>
        <w:r>
          <w:t>Association Example 3</w:t>
        </w:r>
      </w:ins>
    </w:p>
    <w:p w14:paraId="353DE1D5" w14:textId="74C63AED" w:rsidR="009A5D22" w:rsidDel="00AB3E63" w:rsidRDefault="009A5D22" w:rsidP="00AB3E63">
      <w:pPr>
        <w:pStyle w:val="Listenabsatz"/>
        <w:ind w:left="1080"/>
        <w:rPr>
          <w:ins w:id="956" w:author="Italo Busi" w:date="2022-04-15T19:25:00Z"/>
          <w:del w:id="957" w:author="Bernd Zeuner [2]" w:date="2023-02-03T14:30:00Z"/>
          <w:noProof/>
          <w:lang w:eastAsia="zh-CN"/>
        </w:rPr>
      </w:pPr>
      <w:del w:id="958" w:author="Italo Busi" w:date="2022-04-08T20:06:00Z">
        <w:r w:rsidDel="00FA644E">
          <w:rPr>
            <w:noProof/>
            <w:lang w:eastAsia="zh-CN"/>
          </w:rPr>
          <w:br/>
        </w:r>
      </w:del>
      <w:ins w:id="959" w:author="Italo Busi" w:date="2022-04-15T19:26:00Z">
        <w:del w:id="960" w:author="Bernd Zeuner [2]" w:date="2023-02-03T14:30:00Z">
          <w:r w:rsidDel="00AB3E63">
            <w:rPr>
              <w:noProof/>
              <w:lang w:eastAsia="zh-CN"/>
            </w:rPr>
            <w:drawing>
              <wp:inline distT="0" distB="0" distL="0" distR="0" wp14:anchorId="09E0160D" wp14:editId="305CD78E">
                <wp:extent cx="5943600" cy="6229350"/>
                <wp:effectExtent l="0" t="0" r="0" b="0"/>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6229350"/>
                        </a:xfrm>
                        <a:prstGeom prst="rect">
                          <a:avLst/>
                        </a:prstGeom>
                        <a:noFill/>
                        <a:ln>
                          <a:noFill/>
                        </a:ln>
                      </pic:spPr>
                    </pic:pic>
                  </a:graphicData>
                </a:graphic>
              </wp:inline>
            </w:drawing>
          </w:r>
        </w:del>
      </w:ins>
      <w:commentRangeStart w:id="961"/>
      <w:commentRangeEnd w:id="961"/>
      <w:r w:rsidR="00756163">
        <w:rPr>
          <w:rStyle w:val="Kommentarzeichen"/>
        </w:rPr>
        <w:commentReference w:id="961"/>
      </w:r>
    </w:p>
    <w:p w14:paraId="220D6719" w14:textId="0457813D" w:rsidR="009A5D22" w:rsidRDefault="009A5D22" w:rsidP="00AB3E63">
      <w:pPr>
        <w:pStyle w:val="Listenabsatz"/>
        <w:ind w:left="1080"/>
        <w:rPr>
          <w:lang w:eastAsia="de-DE"/>
        </w:rPr>
      </w:pPr>
      <w:ins w:id="962" w:author="Italo Busi" w:date="2022-04-15T19:27:00Z">
        <w:del w:id="963" w:author="Bernd Zeuner [2]" w:date="2023-02-03T14:30:00Z">
          <w:r w:rsidDel="00AB3E63">
            <w:rPr>
              <w:noProof/>
              <w:lang w:eastAsia="zh-CN"/>
            </w:rPr>
            <w:object w:dxaOrig="1501" w:dyaOrig="818" w14:anchorId="74BA9ECD">
              <v:shape id="_x0000_i1028" type="#_x0000_t75" style="width:75.75pt;height:41.25pt" o:ole="">
                <v:imagedata r:id="rId105" o:title=""/>
              </v:shape>
              <o:OLEObject Type="Embed" ProgID="Package" ShapeID="_x0000_i1028" DrawAspect="Content" ObjectID="_1754475794" r:id="rId106"/>
            </w:object>
          </w:r>
        </w:del>
      </w:ins>
      <w:del w:id="964" w:author="Italo Busi" w:date="2022-04-15T19:25:00Z">
        <w:r w:rsidRPr="000265F6" w:rsidDel="00D34AB8">
          <w:rPr>
            <w:noProof/>
            <w:lang w:eastAsia="zh-CN"/>
          </w:rPr>
          <w:drawing>
            <wp:inline distT="0" distB="0" distL="0" distR="0" wp14:anchorId="37FED801" wp14:editId="46B17535">
              <wp:extent cx="5943600" cy="4775835"/>
              <wp:effectExtent l="0" t="0" r="0" b="571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4775835"/>
                      </a:xfrm>
                      <a:prstGeom prst="rect">
                        <a:avLst/>
                      </a:prstGeom>
                    </pic:spPr>
                  </pic:pic>
                </a:graphicData>
              </a:graphic>
            </wp:inline>
          </w:drawing>
        </w:r>
        <w:r w:rsidDel="00D34AB8">
          <w:rPr>
            <w:noProof/>
            <w:lang w:eastAsia="zh-CN"/>
          </w:rPr>
          <w:br/>
        </w:r>
      </w:del>
      <w:del w:id="965" w:author="Bernd Zeuner [2]" w:date="2023-02-03T14:30:00Z">
        <w:r w:rsidDel="00AB3E63">
          <w:rPr>
            <w:lang w:eastAsia="de-DE"/>
          </w:rPr>
          <w:br/>
        </w:r>
      </w:del>
      <w:del w:id="966" w:author="Italo Busi" w:date="2022-04-08T20:16:00Z">
        <w:r w:rsidDel="006B5651">
          <w:rPr>
            <w:lang w:eastAsia="de-DE"/>
          </w:rPr>
          <w:delText>The target path is concatenated if a “specification” class augments a class that is in a composition relationship with another “specification” class; in the example above:</w:delText>
        </w:r>
      </w:del>
      <w:del w:id="967" w:author="Italo Busi" w:date="2022-04-08T20:07:00Z">
        <w:r w:rsidDel="00FA644E">
          <w:rPr>
            <w:lang w:eastAsia="de-DE"/>
          </w:rPr>
          <w:br/>
        </w:r>
        <w:r w:rsidDel="00FA644E">
          <w:rPr>
            <w:lang w:eastAsia="de-DE"/>
          </w:rPr>
          <w:br/>
        </w:r>
      </w:del>
      <w:del w:id="968" w:author="Italo Busi" w:date="2022-04-08T20:16:00Z">
        <w:r w:rsidRPr="00E02FF8" w:rsidDel="006B5651">
          <w:rPr>
            <w:color w:val="FF0000"/>
            <w:lang w:eastAsia="de-DE"/>
          </w:rPr>
          <w:delText>/TapiCommon:Context:_context</w:delText>
        </w:r>
        <w:r w:rsidRPr="00E02FF8" w:rsidDel="006B5651">
          <w:rPr>
            <w:color w:val="237BE8" w:themeColor="text2" w:themeTint="99"/>
            <w:lang w:eastAsia="de-DE"/>
          </w:rPr>
          <w:delText>/TapiTopology:TopologyContext:_topology/TapiTopology:Topology:_node/TapiTopology:Node:_ownedNodeEdgePoint</w:delText>
        </w:r>
      </w:del>
    </w:p>
    <w:p w14:paraId="3EB40BE4" w14:textId="4B3996B2" w:rsidR="00496DE2" w:rsidRDefault="00F20212" w:rsidP="00496DE2">
      <w:pPr>
        <w:jc w:val="center"/>
        <w:rPr>
          <w:noProof/>
          <w:lang w:val="de-DE" w:eastAsia="de-DE"/>
        </w:rPr>
      </w:pPr>
      <w:r w:rsidRPr="00F20212">
        <w:rPr>
          <w:noProof/>
          <w:lang w:val="de-DE" w:eastAsia="de-DE"/>
        </w:rPr>
        <w:lastRenderedPageBreak/>
        <w:drawing>
          <wp:inline distT="0" distB="0" distL="0" distR="0" wp14:anchorId="4E8D928D" wp14:editId="283C1A58">
            <wp:extent cx="5268060" cy="4029637"/>
            <wp:effectExtent l="0" t="0" r="8890" b="952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68060" cy="4029637"/>
                    </a:xfrm>
                    <a:prstGeom prst="rect">
                      <a:avLst/>
                    </a:prstGeom>
                  </pic:spPr>
                </pic:pic>
              </a:graphicData>
            </a:graphic>
          </wp:inline>
        </w:drawing>
      </w:r>
    </w:p>
    <w:p w14:paraId="1C38F2A9" w14:textId="796BF673" w:rsidR="00496DE2" w:rsidRDefault="00496DE2" w:rsidP="00427868">
      <w:pPr>
        <w:pStyle w:val="FigureCaption"/>
      </w:pPr>
      <w:bookmarkStart w:id="969" w:name="_Toc516068666"/>
      <w:bookmarkStart w:id="970" w:name="_Toc79149072"/>
      <w:r>
        <w:t xml:space="preserve">Figure </w:t>
      </w:r>
      <w:r w:rsidR="00ED61A2">
        <w:fldChar w:fldCharType="begin"/>
      </w:r>
      <w:r>
        <w:instrText xml:space="preserve"> STYLEREF 1 \s </w:instrText>
      </w:r>
      <w:r w:rsidR="00ED61A2">
        <w:fldChar w:fldCharType="separate"/>
      </w:r>
      <w:r w:rsidR="003F40D7">
        <w:rPr>
          <w:noProof/>
        </w:rPr>
        <w:t>5</w:t>
      </w:r>
      <w:r w:rsidR="00ED61A2">
        <w:fldChar w:fldCharType="end"/>
      </w:r>
      <w:r>
        <w:t>.</w:t>
      </w:r>
      <w:r w:rsidR="00ED61A2">
        <w:fldChar w:fldCharType="begin"/>
      </w:r>
      <w:r>
        <w:instrText xml:space="preserve"> SEQ Figure \* ARABIC \s 1 </w:instrText>
      </w:r>
      <w:r w:rsidR="00ED61A2">
        <w:fldChar w:fldCharType="separate"/>
      </w:r>
      <w:r w:rsidR="003F40D7">
        <w:rPr>
          <w:noProof/>
        </w:rPr>
        <w:t>34</w:t>
      </w:r>
      <w:r w:rsidR="00ED61A2">
        <w:fldChar w:fldCharType="end"/>
      </w:r>
      <w:r>
        <w:t xml:space="preserve">: Potential </w:t>
      </w:r>
      <w:r w:rsidR="00DC4D9B">
        <w:t>A</w:t>
      </w:r>
      <w:r>
        <w:t xml:space="preserve">nnotations </w:t>
      </w:r>
      <w:r w:rsidR="00620627">
        <w:t xml:space="preserve">for </w:t>
      </w:r>
      <w:r>
        <w:t>Associations</w:t>
      </w:r>
      <w:bookmarkEnd w:id="969"/>
      <w:bookmarkEnd w:id="970"/>
    </w:p>
    <w:p w14:paraId="4FC20626" w14:textId="28A3C1EE" w:rsidR="00324D29" w:rsidRDefault="00441543">
      <w:pPr>
        <w:rPr>
          <w:lang w:eastAsia="de-DE"/>
        </w:rPr>
      </w:pPr>
      <w:r>
        <w:rPr>
          <w:lang w:eastAsia="de-DE"/>
        </w:rPr>
        <w:t xml:space="preserve">The following </w:t>
      </w:r>
      <w:r w:rsidR="009C0E9D">
        <w:rPr>
          <w:lang w:eastAsia="de-DE"/>
        </w:rPr>
        <w:t xml:space="preserve">UML defined </w:t>
      </w:r>
      <w:r w:rsidR="00C61D5B">
        <w:rPr>
          <w:lang w:eastAsia="de-DE"/>
        </w:rPr>
        <w:t>role/</w:t>
      </w:r>
      <w:r w:rsidR="009C0E9D">
        <w:rPr>
          <w:lang w:eastAsia="de-DE"/>
        </w:rPr>
        <w:t>attribute properties are not used</w:t>
      </w:r>
      <w:r w:rsidR="00927DEF">
        <w:rPr>
          <w:lang w:eastAsia="de-DE"/>
        </w:rPr>
        <w:t xml:space="preserve"> (i.e., must be ignored regardless of the value they might have)</w:t>
      </w:r>
      <w:r w:rsidR="009C0E9D">
        <w:rPr>
          <w:lang w:eastAsia="de-DE"/>
        </w:rPr>
        <w:t>:</w:t>
      </w:r>
    </w:p>
    <w:p w14:paraId="6172C7F4" w14:textId="77777777" w:rsidR="00324D29" w:rsidRDefault="009C0E9D">
      <w:pPr>
        <w:pStyle w:val="Listenabsatz"/>
        <w:numPr>
          <w:ilvl w:val="0"/>
          <w:numId w:val="2"/>
        </w:numPr>
        <w:rPr>
          <w:lang w:eastAsia="de-DE"/>
        </w:rPr>
      </w:pPr>
      <w:r>
        <w:rPr>
          <w:lang w:eastAsia="de-DE"/>
        </w:rPr>
        <w:t>Visibility</w:t>
      </w:r>
      <w:r w:rsidR="004B5DA9" w:rsidRPr="004B5DA9">
        <w:rPr>
          <w:lang w:eastAsia="de-DE"/>
        </w:rPr>
        <w:t xml:space="preserve"> (default = public)</w:t>
      </w:r>
    </w:p>
    <w:p w14:paraId="0B6DC7EA" w14:textId="77777777" w:rsidR="009C0E9D" w:rsidRDefault="009C0E9D" w:rsidP="009831CB">
      <w:pPr>
        <w:rPr>
          <w:lang w:eastAsia="de-DE"/>
        </w:rPr>
      </w:pPr>
    </w:p>
    <w:p w14:paraId="0D9B218B" w14:textId="77777777" w:rsidR="009C0E9D" w:rsidRDefault="00702E6E" w:rsidP="00CA746A">
      <w:pPr>
        <w:pStyle w:val="berschrift2"/>
        <w:rPr>
          <w:lang w:eastAsia="de-DE"/>
        </w:rPr>
      </w:pPr>
      <w:bookmarkStart w:id="971" w:name="_Toc410734009"/>
      <w:bookmarkStart w:id="972" w:name="_Toc410734010"/>
      <w:bookmarkStart w:id="973" w:name="_Toc410734011"/>
      <w:bookmarkStart w:id="974" w:name="_Toc410734012"/>
      <w:bookmarkStart w:id="975" w:name="_Toc397428413"/>
      <w:bookmarkStart w:id="976" w:name="_Toc410656440"/>
      <w:bookmarkStart w:id="977" w:name="_Toc516068497"/>
      <w:bookmarkStart w:id="978" w:name="_Toc79148977"/>
      <w:bookmarkEnd w:id="971"/>
      <w:bookmarkEnd w:id="972"/>
      <w:bookmarkEnd w:id="973"/>
      <w:bookmarkEnd w:id="974"/>
      <w:r>
        <w:rPr>
          <w:lang w:eastAsia="de-DE"/>
        </w:rPr>
        <w:t>Interfaces</w:t>
      </w:r>
      <w:bookmarkEnd w:id="975"/>
      <w:bookmarkEnd w:id="976"/>
      <w:bookmarkEnd w:id="977"/>
      <w:bookmarkEnd w:id="978"/>
    </w:p>
    <w:p w14:paraId="13629A8E" w14:textId="77777777" w:rsidR="00C33497" w:rsidRDefault="00C33497" w:rsidP="00C33497">
      <w:pPr>
        <w:pStyle w:val="berschrift3"/>
      </w:pPr>
      <w:bookmarkStart w:id="979" w:name="_Toc516068498"/>
      <w:bookmarkStart w:id="980" w:name="_Toc79148978"/>
      <w:r>
        <w:t>Description</w:t>
      </w:r>
      <w:bookmarkEnd w:id="979"/>
      <w:bookmarkEnd w:id="980"/>
    </w:p>
    <w:p w14:paraId="48CFF0E2" w14:textId="77777777" w:rsidR="009C0E9D" w:rsidRDefault="009C0E9D" w:rsidP="009831CB">
      <w:pPr>
        <w:rPr>
          <w:lang w:eastAsia="de-DE"/>
        </w:rPr>
      </w:pPr>
      <w:r>
        <w:rPr>
          <w:lang w:eastAsia="de-DE"/>
        </w:rPr>
        <w:t>An «Interface» is used to group operations, i.e., model</w:t>
      </w:r>
      <w:r w:rsidR="00912BEF">
        <w:rPr>
          <w:lang w:eastAsia="de-DE"/>
        </w:rPr>
        <w:t>s</w:t>
      </w:r>
      <w:r>
        <w:rPr>
          <w:lang w:eastAsia="de-DE"/>
        </w:rPr>
        <w:t xml:space="preserve"> the dynamic part of the model. Groupings of operations can be used to </w:t>
      </w:r>
      <w:r w:rsidR="00912BEF">
        <w:rPr>
          <w:lang w:eastAsia="de-DE"/>
        </w:rPr>
        <w:t>modularize</w:t>
      </w:r>
      <w:r>
        <w:rPr>
          <w:lang w:eastAsia="de-DE"/>
        </w:rPr>
        <w:t xml:space="preserve"> the functionalities of the specification.</w:t>
      </w:r>
    </w:p>
    <w:p w14:paraId="6C58E9E3" w14:textId="564B8FA6" w:rsidR="00AC0087" w:rsidRDefault="00AC0087" w:rsidP="00AC0087">
      <w:pPr>
        <w:rPr>
          <w:lang w:eastAsia="de-DE"/>
        </w:rPr>
      </w:pPr>
      <w:bookmarkStart w:id="981" w:name="_Toc397428414"/>
      <w:r>
        <w:rPr>
          <w:lang w:eastAsia="de-DE"/>
        </w:rPr>
        <w:t>Note: Interfaces (and operations) may only be defined in the purpose-specific mod</w:t>
      </w:r>
      <w:r w:rsidR="00B03E9A">
        <w:rPr>
          <w:lang w:eastAsia="de-DE"/>
        </w:rPr>
        <w:t>els</w:t>
      </w:r>
      <w:r>
        <w:rPr>
          <w:lang w:eastAsia="de-DE"/>
        </w:rPr>
        <w:t xml:space="preserve"> of the </w:t>
      </w:r>
      <w:r w:rsidR="00737601">
        <w:rPr>
          <w:lang w:eastAsia="de-DE"/>
        </w:rPr>
        <w:t>i</w:t>
      </w:r>
      <w:r>
        <w:rPr>
          <w:lang w:eastAsia="de-DE"/>
        </w:rPr>
        <w:t xml:space="preserve">nformation </w:t>
      </w:r>
      <w:r w:rsidR="00737601">
        <w:rPr>
          <w:lang w:eastAsia="de-DE"/>
        </w:rPr>
        <w:t>m</w:t>
      </w:r>
      <w:r>
        <w:rPr>
          <w:lang w:eastAsia="de-DE"/>
        </w:rPr>
        <w:t xml:space="preserve">odel; see </w:t>
      </w:r>
      <w:r w:rsidR="00ED61A2">
        <w:rPr>
          <w:lang w:eastAsia="de-DE"/>
        </w:rPr>
        <w:fldChar w:fldCharType="begin"/>
      </w:r>
      <w:r w:rsidR="002F262A">
        <w:rPr>
          <w:lang w:eastAsia="de-DE"/>
        </w:rPr>
        <w:instrText xml:space="preserve"> REF _Ref410656698 \h </w:instrText>
      </w:r>
      <w:r w:rsidR="00ED61A2">
        <w:rPr>
          <w:lang w:eastAsia="de-DE"/>
        </w:rPr>
      </w:r>
      <w:r w:rsidR="00ED61A2">
        <w:rPr>
          <w:lang w:eastAsia="de-DE"/>
        </w:rPr>
        <w:fldChar w:fldCharType="separate"/>
      </w:r>
      <w:r w:rsidR="005D7611">
        <w:t xml:space="preserve">Figure </w:t>
      </w:r>
      <w:r w:rsidR="005D7611">
        <w:rPr>
          <w:noProof/>
        </w:rPr>
        <w:t>4</w:t>
      </w:r>
      <w:r w:rsidR="005D7611">
        <w:t>.</w:t>
      </w:r>
      <w:r w:rsidR="005D7611">
        <w:rPr>
          <w:noProof/>
        </w:rPr>
        <w:t>1</w:t>
      </w:r>
      <w:r w:rsidR="00ED61A2">
        <w:rPr>
          <w:lang w:eastAsia="de-DE"/>
        </w:rPr>
        <w:fldChar w:fldCharType="end"/>
      </w:r>
      <w:r>
        <w:rPr>
          <w:lang w:eastAsia="de-DE"/>
        </w:rPr>
        <w:t>.</w:t>
      </w:r>
    </w:p>
    <w:p w14:paraId="2A1196DD" w14:textId="77777777" w:rsidR="009C0E9D" w:rsidRDefault="009C0E9D" w:rsidP="00CA746A">
      <w:pPr>
        <w:pStyle w:val="berschrift3"/>
        <w:rPr>
          <w:lang w:eastAsia="de-DE"/>
        </w:rPr>
      </w:pPr>
      <w:bookmarkStart w:id="982" w:name="_Toc410656441"/>
      <w:bookmarkStart w:id="983" w:name="_Toc516068499"/>
      <w:bookmarkStart w:id="984" w:name="_Toc79148979"/>
      <w:r>
        <w:rPr>
          <w:lang w:eastAsia="de-DE"/>
        </w:rPr>
        <w:t>«Interface» Notation</w:t>
      </w:r>
      <w:bookmarkEnd w:id="981"/>
      <w:bookmarkEnd w:id="982"/>
      <w:bookmarkEnd w:id="983"/>
      <w:bookmarkEnd w:id="984"/>
    </w:p>
    <w:p w14:paraId="7FD55740" w14:textId="77777777" w:rsidR="009C0E9D" w:rsidRDefault="009C0E9D" w:rsidP="009831CB">
      <w:pPr>
        <w:rPr>
          <w:lang w:eastAsia="de-DE"/>
        </w:rPr>
      </w:pPr>
      <w:r>
        <w:rPr>
          <w:lang w:eastAsia="de-DE"/>
        </w:rPr>
        <w:t>Interfaces are identified by the stereotype «Interface».</w:t>
      </w:r>
    </w:p>
    <w:p w14:paraId="36813094" w14:textId="77777777" w:rsidR="00D779C1" w:rsidRPr="00D779C1" w:rsidRDefault="007301DE" w:rsidP="009831CB">
      <w:pPr>
        <w:jc w:val="center"/>
        <w:rPr>
          <w:noProof/>
          <w:lang w:eastAsia="de-DE"/>
        </w:rPr>
      </w:pPr>
      <w:r>
        <w:rPr>
          <w:noProof/>
          <w:lang w:val="de-DE" w:eastAsia="de-DE"/>
        </w:rPr>
        <w:lastRenderedPageBreak/>
        <w:drawing>
          <wp:inline distT="0" distB="0" distL="0" distR="0" wp14:anchorId="2E5E80D9" wp14:editId="7A81C604">
            <wp:extent cx="1276350" cy="1162050"/>
            <wp:effectExtent l="19050" t="0" r="0" b="0"/>
            <wp:docPr id="6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srcRect/>
                    <a:stretch>
                      <a:fillRect/>
                    </a:stretch>
                  </pic:blipFill>
                  <pic:spPr bwMode="auto">
                    <a:xfrm>
                      <a:off x="0" y="0"/>
                      <a:ext cx="1276350" cy="1162050"/>
                    </a:xfrm>
                    <a:prstGeom prst="rect">
                      <a:avLst/>
                    </a:prstGeom>
                    <a:noFill/>
                    <a:ln w="9525">
                      <a:noFill/>
                      <a:miter lim="800000"/>
                      <a:headEnd/>
                      <a:tailEnd/>
                    </a:ln>
                  </pic:spPr>
                </pic:pic>
              </a:graphicData>
            </a:graphic>
          </wp:inline>
        </w:drawing>
      </w:r>
    </w:p>
    <w:p w14:paraId="15318133" w14:textId="3DDA8BAB" w:rsidR="00D779C1" w:rsidRDefault="00D779C1" w:rsidP="00427868">
      <w:pPr>
        <w:pStyle w:val="FigureCaption"/>
      </w:pPr>
      <w:bookmarkStart w:id="985" w:name="_Toc409162998"/>
      <w:bookmarkStart w:id="986" w:name="_Toc410656442"/>
      <w:bookmarkStart w:id="987" w:name="_Toc516068667"/>
      <w:bookmarkStart w:id="988" w:name="_Toc79149073"/>
      <w:r>
        <w:t xml:space="preserve">Figure </w:t>
      </w:r>
      <w:r w:rsidR="00ED61A2">
        <w:fldChar w:fldCharType="begin"/>
      </w:r>
      <w:r w:rsidR="001E5868">
        <w:instrText xml:space="preserve"> STYLEREF 1 \s </w:instrText>
      </w:r>
      <w:r w:rsidR="00ED61A2">
        <w:fldChar w:fldCharType="separate"/>
      </w:r>
      <w:r w:rsidR="005D7611">
        <w:rPr>
          <w:noProof/>
        </w:rPr>
        <w:t>5</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35</w:t>
      </w:r>
      <w:r w:rsidR="00ED61A2">
        <w:fldChar w:fldCharType="end"/>
      </w:r>
      <w:r>
        <w:t xml:space="preserve">: </w:t>
      </w:r>
      <w:r w:rsidRPr="00D779C1">
        <w:t xml:space="preserve">Graphical </w:t>
      </w:r>
      <w:r>
        <w:t>Notation for «Interface»</w:t>
      </w:r>
      <w:bookmarkEnd w:id="985"/>
      <w:bookmarkEnd w:id="986"/>
      <w:bookmarkEnd w:id="987"/>
      <w:bookmarkEnd w:id="988"/>
    </w:p>
    <w:p w14:paraId="2736366E" w14:textId="77777777" w:rsidR="009C0E9D" w:rsidRDefault="009C0E9D" w:rsidP="009831CB">
      <w:pPr>
        <w:rPr>
          <w:lang w:eastAsia="de-DE"/>
        </w:rPr>
      </w:pPr>
    </w:p>
    <w:p w14:paraId="65D2D693" w14:textId="77777777" w:rsidR="009C0E9D" w:rsidRDefault="009C0E9D" w:rsidP="009831CB">
      <w:pPr>
        <w:rPr>
          <w:lang w:eastAsia="de-DE"/>
        </w:rPr>
      </w:pPr>
      <w:r>
        <w:rPr>
          <w:lang w:eastAsia="de-DE"/>
        </w:rPr>
        <w:t>«Interfaces» usually have name, attribute</w:t>
      </w:r>
      <w:r w:rsidR="00D779C1">
        <w:rPr>
          <w:lang w:eastAsia="de-DE"/>
        </w:rPr>
        <w:t>s</w:t>
      </w:r>
      <w:r>
        <w:rPr>
          <w:lang w:eastAsia="de-DE"/>
        </w:rPr>
        <w:t xml:space="preserve"> and operation</w:t>
      </w:r>
      <w:r w:rsidR="00D779C1">
        <w:rPr>
          <w:lang w:eastAsia="de-DE"/>
        </w:rPr>
        <w:t>s</w:t>
      </w:r>
      <w:r>
        <w:rPr>
          <w:lang w:eastAsia="de-DE"/>
        </w:rPr>
        <w:t xml:space="preserve"> compartments. </w:t>
      </w:r>
      <w:r w:rsidR="00737601">
        <w:rPr>
          <w:lang w:eastAsia="de-DE"/>
        </w:rPr>
        <w:t>T</w:t>
      </w:r>
      <w:r>
        <w:rPr>
          <w:lang w:eastAsia="de-DE"/>
        </w:rPr>
        <w:t xml:space="preserve">he </w:t>
      </w:r>
      <w:r w:rsidR="003A4E9F">
        <w:rPr>
          <w:lang w:eastAsia="de-DE"/>
        </w:rPr>
        <w:t xml:space="preserve">structural </w:t>
      </w:r>
      <w:r>
        <w:rPr>
          <w:lang w:eastAsia="de-DE"/>
        </w:rPr>
        <w:t xml:space="preserve">part and the </w:t>
      </w:r>
      <w:r w:rsidR="003A4E9F">
        <w:rPr>
          <w:lang w:eastAsia="de-DE"/>
        </w:rPr>
        <w:t>behavioral</w:t>
      </w:r>
      <w:r>
        <w:rPr>
          <w:lang w:eastAsia="de-DE"/>
        </w:rPr>
        <w:t xml:space="preserve"> part of the model are decoupled. Therefore, the attribute</w:t>
      </w:r>
      <w:r w:rsidR="00D779C1">
        <w:rPr>
          <w:lang w:eastAsia="de-DE"/>
        </w:rPr>
        <w:t>s</w:t>
      </w:r>
      <w:r>
        <w:rPr>
          <w:lang w:eastAsia="de-DE"/>
        </w:rPr>
        <w:t xml:space="preserve"> compartment is not used and always empty. It is also possible to hide the </w:t>
      </w:r>
      <w:r w:rsidR="00D779C1">
        <w:rPr>
          <w:lang w:eastAsia="de-DE"/>
        </w:rPr>
        <w:t>attributes</w:t>
      </w:r>
      <w:r>
        <w:rPr>
          <w:lang w:eastAsia="de-DE"/>
        </w:rPr>
        <w:t xml:space="preserve"> compartment in the interface diagrams.</w:t>
      </w:r>
    </w:p>
    <w:p w14:paraId="647EC394" w14:textId="77777777" w:rsidR="00D779C1" w:rsidRDefault="007E5FE4" w:rsidP="009831CB">
      <w:pPr>
        <w:jc w:val="center"/>
        <w:rPr>
          <w:noProof/>
          <w:lang w:val="de-DE" w:eastAsia="de-DE"/>
        </w:rPr>
      </w:pPr>
      <w:r>
        <w:rPr>
          <w:noProof/>
          <w:lang w:val="de-DE" w:eastAsia="de-DE"/>
        </w:rPr>
        <w:drawing>
          <wp:inline distT="0" distB="0" distL="0" distR="0" wp14:anchorId="5F9688B4" wp14:editId="2D0747F8">
            <wp:extent cx="1333500" cy="1000125"/>
            <wp:effectExtent l="19050" t="0" r="0" b="0"/>
            <wp:docPr id="156" name="Bild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10"/>
                    <a:srcRect/>
                    <a:stretch>
                      <a:fillRect/>
                    </a:stretch>
                  </pic:blipFill>
                  <pic:spPr bwMode="auto">
                    <a:xfrm>
                      <a:off x="0" y="0"/>
                      <a:ext cx="1333500" cy="1000125"/>
                    </a:xfrm>
                    <a:prstGeom prst="rect">
                      <a:avLst/>
                    </a:prstGeom>
                    <a:noFill/>
                    <a:ln w="9525">
                      <a:noFill/>
                      <a:miter lim="800000"/>
                      <a:headEnd/>
                      <a:tailEnd/>
                    </a:ln>
                  </pic:spPr>
                </pic:pic>
              </a:graphicData>
            </a:graphic>
          </wp:inline>
        </w:drawing>
      </w:r>
    </w:p>
    <w:p w14:paraId="6E220078" w14:textId="6744C4EE" w:rsidR="00D779C1" w:rsidRDefault="00D779C1" w:rsidP="00427868">
      <w:pPr>
        <w:pStyle w:val="FigureCaption"/>
      </w:pPr>
      <w:bookmarkStart w:id="989" w:name="_Toc409162999"/>
      <w:bookmarkStart w:id="990" w:name="_Toc410656443"/>
      <w:bookmarkStart w:id="991" w:name="_Toc516068668"/>
      <w:bookmarkStart w:id="992" w:name="_Toc79149074"/>
      <w:r>
        <w:t xml:space="preserve">Figure </w:t>
      </w:r>
      <w:r w:rsidR="00ED61A2">
        <w:fldChar w:fldCharType="begin"/>
      </w:r>
      <w:r w:rsidR="001E5868">
        <w:instrText xml:space="preserve"> STYLEREF 1 \s </w:instrText>
      </w:r>
      <w:r w:rsidR="00ED61A2">
        <w:fldChar w:fldCharType="separate"/>
      </w:r>
      <w:r w:rsidR="007C1505">
        <w:rPr>
          <w:noProof/>
        </w:rPr>
        <w:t>5</w:t>
      </w:r>
      <w:r w:rsidR="00ED61A2">
        <w:fldChar w:fldCharType="end"/>
      </w:r>
      <w:r>
        <w:t>.</w:t>
      </w:r>
      <w:r w:rsidR="00ED61A2">
        <w:fldChar w:fldCharType="begin"/>
      </w:r>
      <w:r w:rsidR="001E5868">
        <w:instrText xml:space="preserve"> SEQ Figure \* ARABIC \s 1 </w:instrText>
      </w:r>
      <w:r w:rsidR="00ED61A2">
        <w:fldChar w:fldCharType="separate"/>
      </w:r>
      <w:r w:rsidR="007C1505">
        <w:rPr>
          <w:noProof/>
        </w:rPr>
        <w:t>36</w:t>
      </w:r>
      <w:r w:rsidR="00ED61A2">
        <w:fldChar w:fldCharType="end"/>
      </w:r>
      <w:r>
        <w:t xml:space="preserve">: </w:t>
      </w:r>
      <w:r w:rsidRPr="00D779C1">
        <w:t>Graphical Notation for «Interface» without Attribute</w:t>
      </w:r>
      <w:r>
        <w:t>s</w:t>
      </w:r>
      <w:r w:rsidRPr="00D779C1">
        <w:t xml:space="preserve"> Compartment</w:t>
      </w:r>
      <w:bookmarkEnd w:id="989"/>
      <w:bookmarkEnd w:id="990"/>
      <w:bookmarkEnd w:id="991"/>
      <w:bookmarkEnd w:id="992"/>
    </w:p>
    <w:p w14:paraId="2978F787" w14:textId="77777777" w:rsidR="009C0E9D" w:rsidRDefault="009C0E9D" w:rsidP="009831CB">
      <w:pPr>
        <w:rPr>
          <w:lang w:eastAsia="de-DE"/>
        </w:rPr>
      </w:pPr>
    </w:p>
    <w:p w14:paraId="20BCBA4E" w14:textId="77777777" w:rsidR="009C0E9D" w:rsidRDefault="009C0E9D" w:rsidP="009831CB">
      <w:pPr>
        <w:rPr>
          <w:lang w:eastAsia="de-DE"/>
        </w:rPr>
      </w:pPr>
      <w:r>
        <w:rPr>
          <w:lang w:eastAsia="de-DE"/>
        </w:rPr>
        <w:t>Note: The graphical notation of an «Interface» may show an empty operation compartment so as to reduce clutter even if the «Interface» has operations.</w:t>
      </w:r>
    </w:p>
    <w:p w14:paraId="03440806" w14:textId="77777777" w:rsidR="009C0E9D" w:rsidRDefault="009C0E9D" w:rsidP="009831CB">
      <w:pPr>
        <w:rPr>
          <w:lang w:eastAsia="de-DE"/>
        </w:rPr>
      </w:pPr>
    </w:p>
    <w:p w14:paraId="63F47ECE" w14:textId="77777777" w:rsidR="009C0E9D" w:rsidRDefault="009C0E9D" w:rsidP="00CA746A">
      <w:pPr>
        <w:pStyle w:val="berschrift3"/>
        <w:rPr>
          <w:lang w:eastAsia="de-DE"/>
        </w:rPr>
      </w:pPr>
      <w:bookmarkStart w:id="993" w:name="_Toc397428415"/>
      <w:bookmarkStart w:id="994" w:name="_Toc410656444"/>
      <w:bookmarkStart w:id="995" w:name="_Toc516068500"/>
      <w:bookmarkStart w:id="996" w:name="_Toc79148980"/>
      <w:r>
        <w:rPr>
          <w:lang w:eastAsia="de-DE"/>
        </w:rPr>
        <w:t>«Interface» Properties</w:t>
      </w:r>
      <w:bookmarkEnd w:id="993"/>
      <w:bookmarkEnd w:id="994"/>
      <w:bookmarkEnd w:id="995"/>
      <w:bookmarkEnd w:id="996"/>
    </w:p>
    <w:p w14:paraId="35B1A09F" w14:textId="77777777" w:rsidR="009C0E9D" w:rsidRDefault="009C0E9D" w:rsidP="009831CB">
      <w:pPr>
        <w:rPr>
          <w:lang w:eastAsia="de-DE"/>
        </w:rPr>
      </w:pPr>
      <w:r>
        <w:rPr>
          <w:lang w:eastAsia="de-DE"/>
        </w:rPr>
        <w:t xml:space="preserve">An «Interface» </w:t>
      </w:r>
      <w:r w:rsidR="007B73DF">
        <w:rPr>
          <w:noProof/>
          <w:lang w:val="de-DE" w:eastAsia="de-DE"/>
        </w:rPr>
        <w:drawing>
          <wp:inline distT="0" distB="0" distL="0" distR="0" wp14:anchorId="0B60C220" wp14:editId="1A03EE9D">
            <wp:extent cx="215900" cy="189865"/>
            <wp:effectExtent l="19050" t="0" r="0" b="0"/>
            <wp:docPr id="66" name="Bild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1"/>
                    <a:srcRect/>
                    <a:stretch>
                      <a:fillRect/>
                    </a:stretch>
                  </pic:blipFill>
                  <pic:spPr bwMode="auto">
                    <a:xfrm>
                      <a:off x="0" y="0"/>
                      <a:ext cx="215900" cy="189865"/>
                    </a:xfrm>
                    <a:prstGeom prst="rect">
                      <a:avLst/>
                    </a:prstGeom>
                    <a:noFill/>
                    <a:ln w="9525">
                      <a:noFill/>
                      <a:miter lim="800000"/>
                      <a:headEnd/>
                      <a:tailEnd/>
                    </a:ln>
                  </pic:spPr>
                </pic:pic>
              </a:graphicData>
            </a:graphic>
          </wp:inline>
        </w:drawing>
      </w:r>
      <w:r>
        <w:rPr>
          <w:lang w:eastAsia="de-DE"/>
        </w:rPr>
        <w:t xml:space="preserve"> has the following properties:</w:t>
      </w:r>
    </w:p>
    <w:p w14:paraId="7A6BC0EF" w14:textId="77777777" w:rsidR="00465AB5" w:rsidRDefault="009C0E9D">
      <w:pPr>
        <w:pStyle w:val="Listenabsatz"/>
        <w:numPr>
          <w:ilvl w:val="0"/>
          <w:numId w:val="2"/>
        </w:numPr>
        <w:rPr>
          <w:lang w:eastAsia="de-DE"/>
        </w:rPr>
      </w:pPr>
      <w:r>
        <w:rPr>
          <w:lang w:eastAsia="de-DE"/>
        </w:rPr>
        <w:t>Name</w:t>
      </w:r>
      <w:r w:rsidR="007B73DF">
        <w:rPr>
          <w:lang w:eastAsia="de-DE"/>
        </w:rPr>
        <w:br/>
      </w:r>
      <w:r>
        <w:rPr>
          <w:lang w:eastAsia="de-DE"/>
        </w:rPr>
        <w:t>Follows Upper Camel Case (</w:t>
      </w:r>
      <w:r w:rsidR="007470C5">
        <w:rPr>
          <w:lang w:eastAsia="de-DE"/>
        </w:rPr>
        <w:t xml:space="preserve">UCC) style and </w:t>
      </w:r>
      <w:r>
        <w:rPr>
          <w:lang w:eastAsia="de-DE"/>
        </w:rPr>
        <w:t>is unique across all «Interface» names in the model.</w:t>
      </w:r>
    </w:p>
    <w:p w14:paraId="12D5947A" w14:textId="77777777" w:rsidR="00465AB5" w:rsidRDefault="009C0E9D">
      <w:pPr>
        <w:pStyle w:val="Listenabsatz"/>
        <w:numPr>
          <w:ilvl w:val="0"/>
          <w:numId w:val="2"/>
        </w:numPr>
        <w:rPr>
          <w:lang w:eastAsia="de-DE"/>
        </w:rPr>
      </w:pPr>
      <w:r>
        <w:rPr>
          <w:lang w:eastAsia="de-DE"/>
        </w:rPr>
        <w:t>Documentation</w:t>
      </w:r>
      <w:r w:rsidR="007B73DF">
        <w:rPr>
          <w:lang w:eastAsia="de-DE"/>
        </w:rPr>
        <w:br/>
      </w:r>
      <w:r>
        <w:rPr>
          <w:lang w:eastAsia="de-DE"/>
        </w:rPr>
        <w:t xml:space="preserve">Contains a short </w:t>
      </w:r>
      <w:r w:rsidR="005B21EB">
        <w:rPr>
          <w:lang w:eastAsia="de-DE"/>
        </w:rPr>
        <w:t>definition</w:t>
      </w:r>
      <w:r>
        <w:rPr>
          <w:lang w:eastAsia="de-DE"/>
        </w:rPr>
        <w:t xml:space="preserve">. The documentation is carried in </w:t>
      </w:r>
      <w:r w:rsidR="007B73DF">
        <w:rPr>
          <w:lang w:eastAsia="de-DE"/>
        </w:rPr>
        <w:t>the</w:t>
      </w:r>
      <w:r>
        <w:rPr>
          <w:lang w:eastAsia="de-DE"/>
        </w:rPr>
        <w:t xml:space="preserve"> “</w:t>
      </w:r>
      <w:r w:rsidR="00D50935" w:rsidRPr="00D50935">
        <w:rPr>
          <w:lang w:eastAsia="de-DE"/>
        </w:rPr>
        <w:t xml:space="preserve">Applied </w:t>
      </w:r>
      <w:r w:rsidR="00D50935">
        <w:rPr>
          <w:lang w:eastAsia="de-DE"/>
        </w:rPr>
        <w:t>c</w:t>
      </w:r>
      <w:r>
        <w:rPr>
          <w:lang w:eastAsia="de-DE"/>
        </w:rPr>
        <w:t>omment</w:t>
      </w:r>
      <w:r w:rsidR="007B73DF">
        <w:rPr>
          <w:lang w:eastAsia="de-DE"/>
        </w:rPr>
        <w:t>s</w:t>
      </w:r>
      <w:r>
        <w:rPr>
          <w:lang w:eastAsia="de-DE"/>
        </w:rPr>
        <w:t>” field in Papyrus</w:t>
      </w:r>
      <w:r w:rsidR="00D50935" w:rsidRPr="00D50935">
        <w:rPr>
          <w:lang w:eastAsia="de-DE"/>
        </w:rPr>
        <w:t xml:space="preserve">; i.e., the “Owned comments” field </w:t>
      </w:r>
      <w:r w:rsidR="000B7770">
        <w:rPr>
          <w:lang w:eastAsia="de-DE"/>
        </w:rPr>
        <w:t>shall</w:t>
      </w:r>
      <w:r w:rsidR="00D50935" w:rsidRPr="00D50935">
        <w:rPr>
          <w:lang w:eastAsia="de-DE"/>
        </w:rPr>
        <w:t xml:space="preserve"> not be used. The complete documentation should be written in a single comment; i.e., at most one “Applied comment”</w:t>
      </w:r>
      <w:r>
        <w:rPr>
          <w:lang w:eastAsia="de-DE"/>
        </w:rPr>
        <w:t>.</w:t>
      </w:r>
    </w:p>
    <w:p w14:paraId="26ADC558" w14:textId="77777777" w:rsidR="00465AB5" w:rsidRDefault="009C0E9D">
      <w:pPr>
        <w:pStyle w:val="Listenabsatz"/>
        <w:numPr>
          <w:ilvl w:val="0"/>
          <w:numId w:val="2"/>
        </w:numPr>
        <w:rPr>
          <w:lang w:eastAsia="de-DE"/>
        </w:rPr>
      </w:pPr>
      <w:r>
        <w:rPr>
          <w:lang w:eastAsia="de-DE"/>
        </w:rPr>
        <w:t>Superinterface(s)</w:t>
      </w:r>
      <w:r w:rsidR="007B73DF">
        <w:rPr>
          <w:lang w:eastAsia="de-DE"/>
        </w:rPr>
        <w:br/>
      </w:r>
      <w:r>
        <w:rPr>
          <w:lang w:eastAsia="de-DE"/>
        </w:rPr>
        <w:t>Inheritance and multiple inheritance may be used.</w:t>
      </w:r>
    </w:p>
    <w:p w14:paraId="73787D35" w14:textId="77777777" w:rsidR="00465AB5" w:rsidRDefault="009C0E9D">
      <w:pPr>
        <w:pStyle w:val="Listenabsatz"/>
        <w:numPr>
          <w:ilvl w:val="0"/>
          <w:numId w:val="2"/>
        </w:numPr>
        <w:rPr>
          <w:lang w:eastAsia="de-DE"/>
        </w:rPr>
      </w:pPr>
      <w:r>
        <w:rPr>
          <w:lang w:eastAsia="de-DE"/>
        </w:rPr>
        <w:t>Abstract</w:t>
      </w:r>
      <w:r w:rsidR="007B73DF">
        <w:rPr>
          <w:lang w:eastAsia="de-DE"/>
        </w:rPr>
        <w:br/>
      </w:r>
      <w:r>
        <w:rPr>
          <w:lang w:eastAsia="de-DE"/>
        </w:rPr>
        <w:t>Indicates if the «Interface» can be instantiated or is just used for inheritance.</w:t>
      </w:r>
    </w:p>
    <w:p w14:paraId="70685BF4" w14:textId="77777777" w:rsidR="00465AB5" w:rsidRDefault="009C0E9D">
      <w:pPr>
        <w:pStyle w:val="Listenabsatz"/>
        <w:numPr>
          <w:ilvl w:val="0"/>
          <w:numId w:val="2"/>
        </w:numPr>
        <w:rPr>
          <w:lang w:eastAsia="de-DE"/>
        </w:rPr>
      </w:pPr>
      <w:r>
        <w:rPr>
          <w:lang w:eastAsia="de-DE"/>
        </w:rPr>
        <w:t>Additional properties are defined in the «</w:t>
      </w:r>
      <w:r w:rsidR="00637408">
        <w:rPr>
          <w:lang w:eastAsia="de-DE"/>
        </w:rPr>
        <w:t>OpenModel</w:t>
      </w:r>
      <w:r>
        <w:rPr>
          <w:lang w:eastAsia="de-DE"/>
        </w:rPr>
        <w:t>Interface» stereotype</w:t>
      </w:r>
      <w:r w:rsidR="00267E6A" w:rsidRPr="00267E6A">
        <w:rPr>
          <w:lang w:eastAsia="de-DE"/>
        </w:rPr>
        <w:t xml:space="preserve"> </w:t>
      </w:r>
      <w:r w:rsidR="00267E6A">
        <w:rPr>
          <w:lang w:eastAsia="de-DE"/>
        </w:rPr>
        <w:t xml:space="preserve">which </w:t>
      </w:r>
      <w:r w:rsidR="007470C5">
        <w:rPr>
          <w:lang w:eastAsia="de-DE"/>
        </w:rPr>
        <w:t>extends</w:t>
      </w:r>
      <w:r w:rsidR="00267E6A">
        <w:rPr>
          <w:lang w:eastAsia="de-DE"/>
        </w:rPr>
        <w:br/>
      </w:r>
      <w:r w:rsidR="00267E6A" w:rsidRPr="002B146D">
        <w:rPr>
          <w:lang w:eastAsia="de-DE"/>
        </w:rPr>
        <w:t>(</w:t>
      </w:r>
      <w:r w:rsidR="007E5FE4">
        <w:rPr>
          <w:noProof/>
          <w:lang w:val="de-DE" w:eastAsia="de-DE"/>
        </w:rPr>
        <w:drawing>
          <wp:inline distT="0" distB="0" distL="0" distR="0" wp14:anchorId="23E5BE3A" wp14:editId="3FBF6B98">
            <wp:extent cx="698500" cy="146685"/>
            <wp:effectExtent l="19050" t="0" r="6350" b="0"/>
            <wp:docPr id="2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267E6A" w:rsidRPr="002B146D">
        <w:rPr>
          <w:lang w:eastAsia="de-DE"/>
        </w:rPr>
        <w:t>)</w:t>
      </w:r>
      <w:r w:rsidR="00267E6A">
        <w:rPr>
          <w:lang w:eastAsia="de-DE"/>
        </w:rPr>
        <w:t xml:space="preserve"> </w:t>
      </w:r>
      <w:r w:rsidR="00267E6A" w:rsidRPr="00315D31">
        <w:rPr>
          <w:lang w:eastAsia="de-DE"/>
        </w:rPr>
        <w:t xml:space="preserve">by default (required) </w:t>
      </w:r>
      <w:r w:rsidR="00267E6A" w:rsidRPr="002B146D">
        <w:rPr>
          <w:lang w:eastAsia="de-DE"/>
        </w:rPr>
        <w:t xml:space="preserve">the «metaclass» </w:t>
      </w:r>
      <w:r w:rsidR="00267E6A">
        <w:rPr>
          <w:lang w:eastAsia="de-DE"/>
        </w:rPr>
        <w:t>Interface</w:t>
      </w:r>
      <w:r>
        <w:rPr>
          <w:lang w:eastAsia="de-DE"/>
        </w:rPr>
        <w:t>:</w:t>
      </w:r>
    </w:p>
    <w:p w14:paraId="6E9C89A9" w14:textId="77777777" w:rsidR="00267E6A" w:rsidRPr="002B146D" w:rsidRDefault="007E5FE4" w:rsidP="00267E6A">
      <w:pPr>
        <w:jc w:val="center"/>
        <w:rPr>
          <w:noProof/>
          <w:lang w:eastAsia="de-DE"/>
        </w:rPr>
      </w:pPr>
      <w:r>
        <w:rPr>
          <w:noProof/>
          <w:lang w:val="de-DE" w:eastAsia="de-DE"/>
        </w:rPr>
        <w:lastRenderedPageBreak/>
        <w:drawing>
          <wp:inline distT="0" distB="0" distL="0" distR="0" wp14:anchorId="2D8F8CB9" wp14:editId="77165B43">
            <wp:extent cx="2733675" cy="1609725"/>
            <wp:effectExtent l="19050" t="0" r="9525" b="0"/>
            <wp:docPr id="150" name="Bild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12"/>
                    <a:srcRect/>
                    <a:stretch>
                      <a:fillRect/>
                    </a:stretch>
                  </pic:blipFill>
                  <pic:spPr bwMode="auto">
                    <a:xfrm>
                      <a:off x="0" y="0"/>
                      <a:ext cx="2733675" cy="1609725"/>
                    </a:xfrm>
                    <a:prstGeom prst="rect">
                      <a:avLst/>
                    </a:prstGeom>
                    <a:noFill/>
                    <a:ln w="9525">
                      <a:noFill/>
                      <a:miter lim="800000"/>
                      <a:headEnd/>
                      <a:tailEnd/>
                    </a:ln>
                  </pic:spPr>
                </pic:pic>
              </a:graphicData>
            </a:graphic>
          </wp:inline>
        </w:drawing>
      </w:r>
    </w:p>
    <w:p w14:paraId="065A1980" w14:textId="67FBEF6D" w:rsidR="00267E6A" w:rsidRDefault="00267E6A" w:rsidP="00427868">
      <w:pPr>
        <w:pStyle w:val="FigureCaption"/>
      </w:pPr>
      <w:bookmarkStart w:id="997" w:name="_Toc516068669"/>
      <w:bookmarkStart w:id="998" w:name="_Toc79149075"/>
      <w:r>
        <w:t xml:space="preserve">Figure </w:t>
      </w:r>
      <w:r w:rsidR="00ED61A2">
        <w:fldChar w:fldCharType="begin"/>
      </w:r>
      <w:r>
        <w:instrText xml:space="preserve"> STYLEREF 1 \s </w:instrText>
      </w:r>
      <w:r w:rsidR="00ED61A2">
        <w:fldChar w:fldCharType="separate"/>
      </w:r>
      <w:r w:rsidR="007C1505">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37</w:t>
      </w:r>
      <w:r w:rsidR="00ED61A2">
        <w:fldChar w:fldCharType="end"/>
      </w:r>
      <w:r>
        <w:t xml:space="preserve">: </w:t>
      </w:r>
      <w:r w:rsidRPr="00412947">
        <w:t>«</w:t>
      </w:r>
      <w:r>
        <w:t>OpenModelInterface</w:t>
      </w:r>
      <w:r w:rsidRPr="00412947">
        <w:t>» Stereotype</w:t>
      </w:r>
      <w:bookmarkEnd w:id="997"/>
      <w:bookmarkEnd w:id="998"/>
    </w:p>
    <w:p w14:paraId="4990F5C7" w14:textId="0A1C7906" w:rsidR="00465AB5" w:rsidRDefault="007B73DF">
      <w:pPr>
        <w:pStyle w:val="Listenabsatz"/>
        <w:numPr>
          <w:ilvl w:val="0"/>
          <w:numId w:val="3"/>
        </w:numPr>
        <w:ind w:left="1080"/>
        <w:rPr>
          <w:lang w:eastAsia="de-DE"/>
        </w:rPr>
      </w:pPr>
      <w:r>
        <w:rPr>
          <w:lang w:eastAsia="de-DE"/>
        </w:rPr>
        <w:t>s</w:t>
      </w:r>
      <w:r w:rsidR="009C0E9D">
        <w:rPr>
          <w:lang w:eastAsia="de-DE"/>
        </w:rPr>
        <w:t>upport</w:t>
      </w:r>
      <w:r>
        <w:rPr>
          <w:lang w:eastAsia="de-DE"/>
        </w:rPr>
        <w:br/>
      </w:r>
      <w:r w:rsidR="009C0E9D">
        <w:rPr>
          <w:lang w:eastAsia="de-DE"/>
        </w:rPr>
        <w:t xml:space="preserve">This property qualifies the support of the «Interface» at the management interface. See definition in </w:t>
      </w:r>
      <w:r w:rsidR="00E0152F">
        <w:rPr>
          <w:lang w:eastAsia="de-DE"/>
        </w:rPr>
        <w:t>clause</w:t>
      </w:r>
      <w:r w:rsidR="009C0E9D">
        <w:rPr>
          <w:lang w:eastAsia="de-DE"/>
        </w:rPr>
        <w:t xml:space="preserve"> </w:t>
      </w:r>
      <w:r w:rsidR="00ED61A2">
        <w:rPr>
          <w:lang w:eastAsia="de-DE"/>
        </w:rPr>
        <w:fldChar w:fldCharType="begin"/>
      </w:r>
      <w:r w:rsidR="00AC6283">
        <w:rPr>
          <w:lang w:eastAsia="de-DE"/>
        </w:rPr>
        <w:instrText xml:space="preserve"> REF _Ref466886089 \r \h </w:instrText>
      </w:r>
      <w:r w:rsidR="00ED61A2">
        <w:rPr>
          <w:lang w:eastAsia="de-DE"/>
        </w:rPr>
      </w:r>
      <w:r w:rsidR="00ED61A2">
        <w:rPr>
          <w:lang w:eastAsia="de-DE"/>
        </w:rPr>
        <w:fldChar w:fldCharType="separate"/>
      </w:r>
      <w:r w:rsidR="000E3F29">
        <w:rPr>
          <w:lang w:eastAsia="de-DE"/>
        </w:rPr>
        <w:t>5.10</w:t>
      </w:r>
      <w:r w:rsidR="00ED61A2">
        <w:rPr>
          <w:lang w:eastAsia="de-DE"/>
        </w:rPr>
        <w:fldChar w:fldCharType="end"/>
      </w:r>
      <w:r w:rsidR="009C0E9D">
        <w:rPr>
          <w:lang w:eastAsia="de-DE"/>
        </w:rPr>
        <w:t>.</w:t>
      </w:r>
    </w:p>
    <w:p w14:paraId="5931A88F" w14:textId="77777777" w:rsidR="00465AB5" w:rsidRDefault="009C0E9D">
      <w:pPr>
        <w:pStyle w:val="Listenabsatz"/>
        <w:numPr>
          <w:ilvl w:val="0"/>
          <w:numId w:val="3"/>
        </w:numPr>
        <w:ind w:left="1080"/>
        <w:rPr>
          <w:lang w:eastAsia="de-DE"/>
        </w:rPr>
      </w:pPr>
      <w:r>
        <w:rPr>
          <w:lang w:eastAsia="de-DE"/>
        </w:rPr>
        <w:t>condition</w:t>
      </w:r>
      <w:r w:rsidR="007B73DF">
        <w:rPr>
          <w:lang w:eastAsia="de-DE"/>
        </w:rPr>
        <w:br/>
      </w:r>
      <w:r>
        <w:rPr>
          <w:lang w:eastAsia="de-DE"/>
        </w:rPr>
        <w:t>This property contains the condition for the condition-related support qualifiers.</w:t>
      </w:r>
    </w:p>
    <w:p w14:paraId="611C6AE9" w14:textId="2FD3FB95" w:rsidR="00324D29" w:rsidRDefault="00441543">
      <w:pPr>
        <w:rPr>
          <w:lang w:eastAsia="de-DE"/>
        </w:rPr>
      </w:pPr>
      <w:r>
        <w:rPr>
          <w:lang w:eastAsia="de-DE"/>
        </w:rPr>
        <w:t xml:space="preserve">The following </w:t>
      </w:r>
      <w:r w:rsidR="009C0E9D">
        <w:rPr>
          <w:lang w:eastAsia="de-DE"/>
        </w:rPr>
        <w:t>UML defined interface properties are not used</w:t>
      </w:r>
      <w:r w:rsidR="00927DEF">
        <w:rPr>
          <w:lang w:eastAsia="de-DE"/>
        </w:rPr>
        <w:t xml:space="preserve"> (i.e., must be ignored regardless of the value they might have)</w:t>
      </w:r>
      <w:r w:rsidR="009C0E9D">
        <w:rPr>
          <w:lang w:eastAsia="de-DE"/>
        </w:rPr>
        <w:t>:</w:t>
      </w:r>
    </w:p>
    <w:p w14:paraId="1A3E5B3E" w14:textId="77777777" w:rsidR="00324D29" w:rsidRDefault="009C0E9D">
      <w:pPr>
        <w:pStyle w:val="Listenabsatz"/>
        <w:numPr>
          <w:ilvl w:val="0"/>
          <w:numId w:val="2"/>
        </w:numPr>
        <w:rPr>
          <w:lang w:eastAsia="de-DE"/>
        </w:rPr>
      </w:pPr>
      <w:r>
        <w:rPr>
          <w:lang w:eastAsia="de-DE"/>
        </w:rPr>
        <w:t>Is leaf</w:t>
      </w:r>
      <w:r w:rsidR="00FD585C">
        <w:rPr>
          <w:lang w:eastAsia="de-DE"/>
        </w:rPr>
        <w:t xml:space="preserve"> (default = false)</w:t>
      </w:r>
    </w:p>
    <w:p w14:paraId="653F10E5" w14:textId="77777777" w:rsidR="00324D29" w:rsidRDefault="009C0E9D">
      <w:pPr>
        <w:pStyle w:val="Listenabsatz"/>
        <w:numPr>
          <w:ilvl w:val="0"/>
          <w:numId w:val="2"/>
        </w:numPr>
        <w:rPr>
          <w:lang w:eastAsia="de-DE"/>
        </w:rPr>
      </w:pPr>
      <w:r>
        <w:rPr>
          <w:lang w:eastAsia="de-DE"/>
        </w:rPr>
        <w:t>Visibility</w:t>
      </w:r>
      <w:r w:rsidR="00FD585C">
        <w:rPr>
          <w:lang w:eastAsia="de-DE"/>
        </w:rPr>
        <w:t xml:space="preserve"> (default = public)</w:t>
      </w:r>
    </w:p>
    <w:p w14:paraId="3F7803F2" w14:textId="77777777" w:rsidR="00AC0087" w:rsidRDefault="00AC0087" w:rsidP="00AC0087">
      <w:pPr>
        <w:rPr>
          <w:lang w:eastAsia="de-DE"/>
        </w:rPr>
      </w:pPr>
      <w:bookmarkStart w:id="999" w:name="_Toc397428416"/>
    </w:p>
    <w:p w14:paraId="7A3C442F" w14:textId="77777777" w:rsidR="009C0E9D" w:rsidRDefault="009C0E9D" w:rsidP="00CA746A">
      <w:pPr>
        <w:pStyle w:val="berschrift2"/>
        <w:rPr>
          <w:lang w:eastAsia="de-DE"/>
        </w:rPr>
      </w:pPr>
      <w:bookmarkStart w:id="1000" w:name="_Toc410656445"/>
      <w:bookmarkStart w:id="1001" w:name="_Toc516068501"/>
      <w:bookmarkStart w:id="1002" w:name="_Toc79148981"/>
      <w:r>
        <w:rPr>
          <w:lang w:eastAsia="de-DE"/>
        </w:rPr>
        <w:t>Interface Operations</w:t>
      </w:r>
      <w:bookmarkEnd w:id="999"/>
      <w:bookmarkEnd w:id="1000"/>
      <w:bookmarkEnd w:id="1001"/>
      <w:bookmarkEnd w:id="1002"/>
    </w:p>
    <w:p w14:paraId="7510C724" w14:textId="77777777" w:rsidR="00C33497" w:rsidRDefault="00C33497" w:rsidP="00C33497">
      <w:pPr>
        <w:pStyle w:val="berschrift3"/>
      </w:pPr>
      <w:bookmarkStart w:id="1003" w:name="_Toc516068502"/>
      <w:bookmarkStart w:id="1004" w:name="_Toc79148982"/>
      <w:r>
        <w:t>Description</w:t>
      </w:r>
      <w:bookmarkEnd w:id="1003"/>
      <w:bookmarkEnd w:id="1004"/>
    </w:p>
    <w:p w14:paraId="1FB4AAE3" w14:textId="77777777" w:rsidR="009C0E9D" w:rsidRDefault="009C0E9D" w:rsidP="009831CB">
      <w:pPr>
        <w:rPr>
          <w:lang w:eastAsia="de-DE"/>
        </w:rPr>
      </w:pPr>
      <w:r>
        <w:rPr>
          <w:lang w:eastAsia="de-DE"/>
        </w:rPr>
        <w:t xml:space="preserve">Operations </w:t>
      </w:r>
      <w:r w:rsidR="00533675">
        <w:rPr>
          <w:noProof/>
          <w:lang w:val="de-DE" w:eastAsia="de-DE"/>
        </w:rPr>
        <w:drawing>
          <wp:inline distT="0" distB="0" distL="0" distR="0" wp14:anchorId="2FB8132D" wp14:editId="43C46650">
            <wp:extent cx="189865" cy="172720"/>
            <wp:effectExtent l="19050" t="0" r="635" b="0"/>
            <wp:docPr id="72" name="Bild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3"/>
                    <a:srcRect/>
                    <a:stretch>
                      <a:fillRect/>
                    </a:stretch>
                  </pic:blipFill>
                  <pic:spPr bwMode="auto">
                    <a:xfrm>
                      <a:off x="0" y="0"/>
                      <a:ext cx="189865" cy="172720"/>
                    </a:xfrm>
                    <a:prstGeom prst="rect">
                      <a:avLst/>
                    </a:prstGeom>
                    <a:noFill/>
                    <a:ln w="9525">
                      <a:noFill/>
                      <a:miter lim="800000"/>
                      <a:headEnd/>
                      <a:tailEnd/>
                    </a:ln>
                  </pic:spPr>
                </pic:pic>
              </a:graphicData>
            </a:graphic>
          </wp:inline>
        </w:drawing>
      </w:r>
      <w:r>
        <w:rPr>
          <w:lang w:eastAsia="de-DE"/>
        </w:rPr>
        <w:t xml:space="preserve"> can be defined within an «Interface». An «Interface» </w:t>
      </w:r>
      <w:r w:rsidR="000B7770">
        <w:rPr>
          <w:lang w:eastAsia="de-DE"/>
        </w:rPr>
        <w:t>shall</w:t>
      </w:r>
      <w:r>
        <w:rPr>
          <w:lang w:eastAsia="de-DE"/>
        </w:rPr>
        <w:t xml:space="preserve"> have at least one operation.</w:t>
      </w:r>
    </w:p>
    <w:p w14:paraId="710C9536" w14:textId="28F5458D" w:rsidR="00AC0087" w:rsidRDefault="00AC0087" w:rsidP="00AC0087">
      <w:pPr>
        <w:rPr>
          <w:lang w:eastAsia="de-DE"/>
        </w:rPr>
      </w:pPr>
      <w:bookmarkStart w:id="1005" w:name="_Toc397428417"/>
      <w:r>
        <w:rPr>
          <w:lang w:eastAsia="de-DE"/>
        </w:rPr>
        <w:t>Note: Operations may only be defined in the purpose-specific mod</w:t>
      </w:r>
      <w:r w:rsidR="00B03E9A">
        <w:rPr>
          <w:lang w:eastAsia="de-DE"/>
        </w:rPr>
        <w:t>els</w:t>
      </w:r>
      <w:r>
        <w:rPr>
          <w:lang w:eastAsia="de-DE"/>
        </w:rPr>
        <w:t xml:space="preserve"> of the </w:t>
      </w:r>
      <w:r w:rsidR="00FD585C">
        <w:rPr>
          <w:lang w:eastAsia="de-DE"/>
        </w:rPr>
        <w:t>i</w:t>
      </w:r>
      <w:r>
        <w:rPr>
          <w:lang w:eastAsia="de-DE"/>
        </w:rPr>
        <w:t xml:space="preserve">nformation </w:t>
      </w:r>
      <w:r w:rsidR="00FD585C">
        <w:rPr>
          <w:lang w:eastAsia="de-DE"/>
        </w:rPr>
        <w:t>m</w:t>
      </w:r>
      <w:r>
        <w:rPr>
          <w:lang w:eastAsia="de-DE"/>
        </w:rPr>
        <w:t xml:space="preserve">odel; see </w:t>
      </w:r>
      <w:r w:rsidR="00ED61A2">
        <w:rPr>
          <w:lang w:eastAsia="de-DE"/>
        </w:rPr>
        <w:fldChar w:fldCharType="begin"/>
      </w:r>
      <w:r w:rsidR="002F262A">
        <w:rPr>
          <w:lang w:eastAsia="de-DE"/>
        </w:rPr>
        <w:instrText xml:space="preserve"> REF _Ref410656698 \h </w:instrText>
      </w:r>
      <w:r w:rsidR="00ED61A2">
        <w:rPr>
          <w:lang w:eastAsia="de-DE"/>
        </w:rPr>
      </w:r>
      <w:r w:rsidR="00ED61A2">
        <w:rPr>
          <w:lang w:eastAsia="de-DE"/>
        </w:rPr>
        <w:fldChar w:fldCharType="separate"/>
      </w:r>
      <w:r w:rsidR="000E3F29">
        <w:t xml:space="preserve">Figure </w:t>
      </w:r>
      <w:r w:rsidR="000E3F29">
        <w:rPr>
          <w:noProof/>
        </w:rPr>
        <w:t>4</w:t>
      </w:r>
      <w:r w:rsidR="000E3F29">
        <w:t>.</w:t>
      </w:r>
      <w:r w:rsidR="000E3F29">
        <w:rPr>
          <w:noProof/>
        </w:rPr>
        <w:t>1</w:t>
      </w:r>
      <w:r w:rsidR="00ED61A2">
        <w:rPr>
          <w:lang w:eastAsia="de-DE"/>
        </w:rPr>
        <w:fldChar w:fldCharType="end"/>
      </w:r>
      <w:r>
        <w:rPr>
          <w:lang w:eastAsia="de-DE"/>
        </w:rPr>
        <w:t>.</w:t>
      </w:r>
    </w:p>
    <w:p w14:paraId="0AC53527" w14:textId="77777777" w:rsidR="009C0E9D" w:rsidRDefault="009C0E9D" w:rsidP="00CA746A">
      <w:pPr>
        <w:pStyle w:val="berschrift3"/>
        <w:rPr>
          <w:lang w:eastAsia="de-DE"/>
        </w:rPr>
      </w:pPr>
      <w:bookmarkStart w:id="1006" w:name="_Toc410656446"/>
      <w:bookmarkStart w:id="1007" w:name="_Toc516068503"/>
      <w:bookmarkStart w:id="1008" w:name="_Toc79148983"/>
      <w:r>
        <w:rPr>
          <w:lang w:eastAsia="de-DE"/>
        </w:rPr>
        <w:t>Operation Notation</w:t>
      </w:r>
      <w:bookmarkEnd w:id="1005"/>
      <w:bookmarkEnd w:id="1006"/>
      <w:bookmarkEnd w:id="1007"/>
      <w:bookmarkEnd w:id="1008"/>
    </w:p>
    <w:p w14:paraId="4A94C873" w14:textId="77777777" w:rsidR="007B73DF" w:rsidRDefault="003229D7" w:rsidP="009831CB">
      <w:pPr>
        <w:jc w:val="center"/>
        <w:rPr>
          <w:noProof/>
          <w:lang w:val="de-DE" w:eastAsia="de-DE"/>
        </w:rPr>
      </w:pPr>
      <w:r>
        <w:rPr>
          <w:noProof/>
          <w:lang w:val="de-DE" w:eastAsia="de-DE"/>
        </w:rPr>
        <w:drawing>
          <wp:inline distT="0" distB="0" distL="0" distR="0" wp14:anchorId="6095D10B" wp14:editId="6E8185DC">
            <wp:extent cx="1857375" cy="1323975"/>
            <wp:effectExtent l="19050" t="0" r="9525" b="0"/>
            <wp:docPr id="32"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4"/>
                    <a:srcRect/>
                    <a:stretch>
                      <a:fillRect/>
                    </a:stretch>
                  </pic:blipFill>
                  <pic:spPr bwMode="auto">
                    <a:xfrm>
                      <a:off x="0" y="0"/>
                      <a:ext cx="1857375" cy="1323975"/>
                    </a:xfrm>
                    <a:prstGeom prst="rect">
                      <a:avLst/>
                    </a:prstGeom>
                    <a:noFill/>
                    <a:ln w="9525">
                      <a:noFill/>
                      <a:miter lim="800000"/>
                      <a:headEnd/>
                      <a:tailEnd/>
                    </a:ln>
                  </pic:spPr>
                </pic:pic>
              </a:graphicData>
            </a:graphic>
          </wp:inline>
        </w:drawing>
      </w:r>
    </w:p>
    <w:p w14:paraId="48DAAEDB" w14:textId="60BD9BE3" w:rsidR="007B73DF" w:rsidRDefault="007B73DF" w:rsidP="00427868">
      <w:pPr>
        <w:pStyle w:val="FigureCaption"/>
      </w:pPr>
      <w:bookmarkStart w:id="1009" w:name="_Toc409163000"/>
      <w:bookmarkStart w:id="1010" w:name="_Toc410656447"/>
      <w:bookmarkStart w:id="1011" w:name="_Toc516068670"/>
      <w:bookmarkStart w:id="1012" w:name="_Toc79149076"/>
      <w:r>
        <w:t xml:space="preserve">Figure </w:t>
      </w:r>
      <w:r w:rsidR="00ED61A2">
        <w:fldChar w:fldCharType="begin"/>
      </w:r>
      <w:r w:rsidR="001E5868">
        <w:instrText xml:space="preserve"> STYLEREF 1 \s </w:instrText>
      </w:r>
      <w:r w:rsidR="00ED61A2">
        <w:fldChar w:fldCharType="separate"/>
      </w:r>
      <w:r w:rsidR="007C1505">
        <w:rPr>
          <w:noProof/>
        </w:rPr>
        <w:t>5</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38</w:t>
      </w:r>
      <w:r w:rsidR="00ED61A2">
        <w:fldChar w:fldCharType="end"/>
      </w:r>
      <w:r>
        <w:t xml:space="preserve">: </w:t>
      </w:r>
      <w:r w:rsidRPr="007B73DF">
        <w:t>Graphical Notation for «Interface» with Operations</w:t>
      </w:r>
      <w:bookmarkEnd w:id="1009"/>
      <w:bookmarkEnd w:id="1010"/>
      <w:bookmarkEnd w:id="1011"/>
      <w:bookmarkEnd w:id="1012"/>
    </w:p>
    <w:p w14:paraId="0872E18D" w14:textId="77777777" w:rsidR="009C0E9D" w:rsidRDefault="009C0E9D" w:rsidP="00CA746A">
      <w:pPr>
        <w:pStyle w:val="berschrift3"/>
        <w:rPr>
          <w:lang w:eastAsia="de-DE"/>
        </w:rPr>
      </w:pPr>
      <w:bookmarkStart w:id="1013" w:name="_Toc397428418"/>
      <w:bookmarkStart w:id="1014" w:name="_Toc410656448"/>
      <w:bookmarkStart w:id="1015" w:name="_Toc516068504"/>
      <w:bookmarkStart w:id="1016" w:name="_Toc79148984"/>
      <w:r>
        <w:rPr>
          <w:lang w:eastAsia="de-DE"/>
        </w:rPr>
        <w:lastRenderedPageBreak/>
        <w:t>Operation Properties</w:t>
      </w:r>
      <w:bookmarkEnd w:id="1013"/>
      <w:bookmarkEnd w:id="1014"/>
      <w:bookmarkEnd w:id="1015"/>
      <w:bookmarkEnd w:id="1016"/>
    </w:p>
    <w:p w14:paraId="3A439778" w14:textId="77777777" w:rsidR="009C0E9D" w:rsidRDefault="009C0E9D" w:rsidP="009831CB">
      <w:pPr>
        <w:rPr>
          <w:lang w:eastAsia="de-DE"/>
        </w:rPr>
      </w:pPr>
      <w:r>
        <w:rPr>
          <w:lang w:eastAsia="de-DE"/>
        </w:rPr>
        <w:t>An operation has the following properties:</w:t>
      </w:r>
    </w:p>
    <w:p w14:paraId="4E16A7BE" w14:textId="77777777" w:rsidR="00465AB5" w:rsidRDefault="009C0E9D">
      <w:pPr>
        <w:pStyle w:val="Listenabsatz"/>
        <w:numPr>
          <w:ilvl w:val="0"/>
          <w:numId w:val="2"/>
        </w:numPr>
        <w:rPr>
          <w:lang w:eastAsia="de-DE"/>
        </w:rPr>
      </w:pPr>
      <w:r>
        <w:rPr>
          <w:lang w:eastAsia="de-DE"/>
        </w:rPr>
        <w:t>Name</w:t>
      </w:r>
      <w:r w:rsidR="00533675">
        <w:rPr>
          <w:lang w:eastAsia="de-DE"/>
        </w:rPr>
        <w:br/>
      </w:r>
      <w:r>
        <w:rPr>
          <w:lang w:eastAsia="de-DE"/>
        </w:rPr>
        <w:t>Follows Lower Camel Case (</w:t>
      </w:r>
      <w:r w:rsidR="007470C5">
        <w:rPr>
          <w:lang w:eastAsia="de-DE"/>
        </w:rPr>
        <w:t xml:space="preserve">LCC) style and </w:t>
      </w:r>
      <w:r>
        <w:rPr>
          <w:lang w:eastAsia="de-DE"/>
        </w:rPr>
        <w:t>is unique across all operation names defined in the whole model.</w:t>
      </w:r>
    </w:p>
    <w:p w14:paraId="562DF2FF" w14:textId="77777777" w:rsidR="00465AB5" w:rsidRDefault="009C0E9D">
      <w:pPr>
        <w:pStyle w:val="Listenabsatz"/>
        <w:numPr>
          <w:ilvl w:val="0"/>
          <w:numId w:val="2"/>
        </w:numPr>
        <w:rPr>
          <w:lang w:eastAsia="de-DE"/>
        </w:rPr>
      </w:pPr>
      <w:r>
        <w:rPr>
          <w:lang w:eastAsia="de-DE"/>
        </w:rPr>
        <w:t>Documentation</w:t>
      </w:r>
      <w:r w:rsidR="00533675">
        <w:rPr>
          <w:lang w:eastAsia="de-DE"/>
        </w:rPr>
        <w:br/>
      </w:r>
      <w:r>
        <w:rPr>
          <w:lang w:eastAsia="de-DE"/>
        </w:rPr>
        <w:t xml:space="preserve">Contains a short </w:t>
      </w:r>
      <w:r w:rsidR="005B21EB">
        <w:rPr>
          <w:lang w:eastAsia="de-DE"/>
        </w:rPr>
        <w:t>definition</w:t>
      </w:r>
      <w:r>
        <w:rPr>
          <w:lang w:eastAsia="de-DE"/>
        </w:rPr>
        <w:t>. The</w:t>
      </w:r>
      <w:r w:rsidR="00533675">
        <w:rPr>
          <w:lang w:eastAsia="de-DE"/>
        </w:rPr>
        <w:t xml:space="preserve"> documentation is carried in the </w:t>
      </w:r>
      <w:r>
        <w:rPr>
          <w:lang w:eastAsia="de-DE"/>
        </w:rPr>
        <w:t>“</w:t>
      </w:r>
      <w:r w:rsidR="00D50935" w:rsidRPr="00D50935">
        <w:rPr>
          <w:lang w:eastAsia="de-DE"/>
        </w:rPr>
        <w:t xml:space="preserve">Applied </w:t>
      </w:r>
      <w:r w:rsidR="00D50935">
        <w:rPr>
          <w:lang w:eastAsia="de-DE"/>
        </w:rPr>
        <w:t>c</w:t>
      </w:r>
      <w:r>
        <w:rPr>
          <w:lang w:eastAsia="de-DE"/>
        </w:rPr>
        <w:t>omment</w:t>
      </w:r>
      <w:r w:rsidR="00533675">
        <w:rPr>
          <w:lang w:eastAsia="de-DE"/>
        </w:rPr>
        <w:t>s</w:t>
      </w:r>
      <w:r>
        <w:rPr>
          <w:lang w:eastAsia="de-DE"/>
        </w:rPr>
        <w:t>” field in Papyrus</w:t>
      </w:r>
      <w:r w:rsidR="00D50935" w:rsidRPr="00D50935">
        <w:rPr>
          <w:lang w:eastAsia="de-DE"/>
        </w:rPr>
        <w:t xml:space="preserve">; i.e., the “Owned comments” field </w:t>
      </w:r>
      <w:r w:rsidR="000B7770">
        <w:rPr>
          <w:lang w:eastAsia="de-DE"/>
        </w:rPr>
        <w:t>shall</w:t>
      </w:r>
      <w:r w:rsidR="00D50935" w:rsidRPr="00D50935">
        <w:rPr>
          <w:lang w:eastAsia="de-DE"/>
        </w:rPr>
        <w:t xml:space="preserve"> not be used. The complete documentation should be written in a single comment; i.e., at most one “Applied comment”</w:t>
      </w:r>
      <w:r>
        <w:rPr>
          <w:lang w:eastAsia="de-DE"/>
        </w:rPr>
        <w:t>.</w:t>
      </w:r>
    </w:p>
    <w:p w14:paraId="3BD00BB6" w14:textId="77777777" w:rsidR="00465AB5" w:rsidRDefault="009C0E9D">
      <w:pPr>
        <w:pStyle w:val="Listenabsatz"/>
        <w:numPr>
          <w:ilvl w:val="0"/>
          <w:numId w:val="2"/>
        </w:numPr>
        <w:rPr>
          <w:lang w:eastAsia="de-DE"/>
        </w:rPr>
      </w:pPr>
      <w:r>
        <w:rPr>
          <w:lang w:eastAsia="de-DE"/>
        </w:rPr>
        <w:t>Pre-condition(s)</w:t>
      </w:r>
      <w:r w:rsidR="00533675">
        <w:rPr>
          <w:lang w:eastAsia="de-DE"/>
        </w:rPr>
        <w:br/>
      </w:r>
      <w:r>
        <w:rPr>
          <w:lang w:eastAsia="de-DE"/>
        </w:rPr>
        <w:t>This property defines the conditions that have to be true before the operation can be started (i.e.</w:t>
      </w:r>
      <w:r w:rsidR="0048341D">
        <w:rPr>
          <w:lang w:eastAsia="de-DE"/>
        </w:rPr>
        <w:t>,</w:t>
      </w:r>
      <w:r>
        <w:rPr>
          <w:lang w:eastAsia="de-DE"/>
        </w:rPr>
        <w:t xml:space="preserve"> if not true, the operation will not be started at all and a general “precondition not met” error will be returned, i.e., exception is raised).</w:t>
      </w:r>
    </w:p>
    <w:p w14:paraId="375E0E40" w14:textId="77777777" w:rsidR="00465AB5" w:rsidRDefault="009C0E9D">
      <w:pPr>
        <w:pStyle w:val="Listenabsatz"/>
        <w:numPr>
          <w:ilvl w:val="0"/>
          <w:numId w:val="2"/>
        </w:numPr>
        <w:rPr>
          <w:lang w:eastAsia="de-DE"/>
        </w:rPr>
      </w:pPr>
      <w:r>
        <w:rPr>
          <w:lang w:eastAsia="de-DE"/>
        </w:rPr>
        <w:t>Post-condition(s)</w:t>
      </w:r>
      <w:r w:rsidR="00533675">
        <w:rPr>
          <w:lang w:eastAsia="de-DE"/>
        </w:rPr>
        <w:br/>
      </w:r>
      <w:r>
        <w:rPr>
          <w:lang w:eastAsia="de-DE"/>
        </w:rPr>
        <w:t>This property defines the state of the system after the operation has been executed (if successful, or if not successful, or if partially successful).</w:t>
      </w:r>
      <w:r w:rsidR="00533675">
        <w:rPr>
          <w:lang w:eastAsia="de-DE"/>
        </w:rPr>
        <w:br/>
      </w:r>
      <w:r>
        <w:rPr>
          <w:lang w:eastAsia="de-DE"/>
        </w:rPr>
        <w:t>Note that partially successful post-condition(s) can only be defined in case of non-atomic operations.</w:t>
      </w:r>
      <w:r w:rsidR="00533675">
        <w:rPr>
          <w:lang w:eastAsia="de-DE"/>
        </w:rPr>
        <w:br/>
      </w:r>
      <w:r>
        <w:rPr>
          <w:lang w:eastAsia="de-DE"/>
        </w:rPr>
        <w:t>Note that when an exception is raised, it should not be assumed that the post-condition(s) are satisfied.</w:t>
      </w:r>
    </w:p>
    <w:p w14:paraId="2E556B84" w14:textId="079FC125" w:rsidR="00465AB5" w:rsidRDefault="009C0E9D">
      <w:pPr>
        <w:pStyle w:val="Listenabsatz"/>
        <w:numPr>
          <w:ilvl w:val="0"/>
          <w:numId w:val="2"/>
        </w:numPr>
        <w:rPr>
          <w:lang w:eastAsia="de-DE"/>
        </w:rPr>
      </w:pPr>
      <w:r>
        <w:rPr>
          <w:lang w:eastAsia="de-DE"/>
        </w:rPr>
        <w:t>Parameter(s)</w:t>
      </w:r>
      <w:r w:rsidR="00533675">
        <w:rPr>
          <w:lang w:eastAsia="de-DE"/>
        </w:rPr>
        <w:br/>
      </w:r>
      <w:r>
        <w:rPr>
          <w:lang w:eastAsia="de-DE"/>
        </w:rPr>
        <w:t xml:space="preserve">See </w:t>
      </w:r>
      <w:r w:rsidR="00E0152F">
        <w:rPr>
          <w:lang w:eastAsia="de-DE"/>
        </w:rPr>
        <w:t>clause</w:t>
      </w:r>
      <w:r>
        <w:rPr>
          <w:lang w:eastAsia="de-DE"/>
        </w:rPr>
        <w:t xml:space="preserve"> </w:t>
      </w:r>
      <w:r w:rsidR="00ED61A2">
        <w:rPr>
          <w:lang w:eastAsia="de-DE"/>
        </w:rPr>
        <w:fldChar w:fldCharType="begin"/>
      </w:r>
      <w:r w:rsidR="002F262A">
        <w:rPr>
          <w:lang w:eastAsia="de-DE"/>
        </w:rPr>
        <w:instrText xml:space="preserve"> REF _Ref410656941 \r \h </w:instrText>
      </w:r>
      <w:r w:rsidR="00ED61A2">
        <w:rPr>
          <w:lang w:eastAsia="de-DE"/>
        </w:rPr>
      </w:r>
      <w:r w:rsidR="00ED61A2">
        <w:rPr>
          <w:lang w:eastAsia="de-DE"/>
        </w:rPr>
        <w:fldChar w:fldCharType="separate"/>
      </w:r>
      <w:r w:rsidR="007C1505">
        <w:rPr>
          <w:lang w:eastAsia="de-DE"/>
        </w:rPr>
        <w:t>5.7</w:t>
      </w:r>
      <w:r w:rsidR="00ED61A2">
        <w:rPr>
          <w:lang w:eastAsia="de-DE"/>
        </w:rPr>
        <w:fldChar w:fldCharType="end"/>
      </w:r>
      <w:r>
        <w:rPr>
          <w:lang w:eastAsia="de-DE"/>
        </w:rPr>
        <w:t>.</w:t>
      </w:r>
    </w:p>
    <w:p w14:paraId="1E0A7E9F" w14:textId="77777777" w:rsidR="00465AB5" w:rsidRDefault="009C0E9D">
      <w:pPr>
        <w:pStyle w:val="Listenabsatz"/>
        <w:numPr>
          <w:ilvl w:val="0"/>
          <w:numId w:val="2"/>
        </w:numPr>
        <w:rPr>
          <w:lang w:eastAsia="de-DE"/>
        </w:rPr>
      </w:pPr>
      <w:r>
        <w:rPr>
          <w:lang w:eastAsia="de-DE"/>
        </w:rPr>
        <w:t>Operation Exceptions</w:t>
      </w:r>
      <w:r w:rsidR="00533675">
        <w:rPr>
          <w:lang w:eastAsia="de-DE"/>
        </w:rPr>
        <w:br/>
      </w:r>
      <w:r w:rsidR="0067169B">
        <w:rPr>
          <w:lang w:eastAsia="de-DE"/>
        </w:rPr>
        <w:t xml:space="preserve">Lists </w:t>
      </w:r>
      <w:r>
        <w:rPr>
          <w:lang w:eastAsia="de-DE"/>
        </w:rPr>
        <w:t>the allowed exceptions for the operation.</w:t>
      </w:r>
      <w:r w:rsidR="00533675">
        <w:rPr>
          <w:lang w:eastAsia="de-DE"/>
        </w:rPr>
        <w:br/>
      </w:r>
      <w:r>
        <w:rPr>
          <w:lang w:eastAsia="de-DE"/>
        </w:rPr>
        <w:t>The model uses predefined exceptions which are split in 2 types:</w:t>
      </w:r>
      <w:r w:rsidR="00533675">
        <w:rPr>
          <w:lang w:eastAsia="de-DE"/>
        </w:rPr>
        <w:br/>
      </w:r>
      <w:r>
        <w:rPr>
          <w:lang w:eastAsia="de-DE"/>
        </w:rPr>
        <w:t>- generic exceptions which are associated to all operations by default</w:t>
      </w:r>
      <w:r w:rsidR="00533675">
        <w:rPr>
          <w:lang w:eastAsia="de-DE"/>
        </w:rPr>
        <w:br/>
      </w:r>
      <w:r>
        <w:rPr>
          <w:lang w:eastAsia="de-DE"/>
        </w:rPr>
        <w:t>- common exceptions which needs to be explicitly associated to the operation.</w:t>
      </w:r>
      <w:r w:rsidR="00533675">
        <w:rPr>
          <w:lang w:eastAsia="de-DE"/>
        </w:rPr>
        <w:br/>
      </w:r>
      <w:r w:rsidR="00533675">
        <w:rPr>
          <w:lang w:eastAsia="de-DE"/>
        </w:rPr>
        <w:br/>
      </w:r>
      <w:r>
        <w:rPr>
          <w:lang w:eastAsia="de-DE"/>
        </w:rPr>
        <w:t>Note: These exceptions are only relevant for a protocol neutral information model. Further exceptions may be necessary for a protocol specific information model.</w:t>
      </w:r>
    </w:p>
    <w:p w14:paraId="13A8612C" w14:textId="77777777" w:rsidR="009C0E9D" w:rsidRDefault="009C0E9D" w:rsidP="009831CB">
      <w:pPr>
        <w:ind w:left="709"/>
        <w:rPr>
          <w:lang w:eastAsia="de-DE"/>
        </w:rPr>
      </w:pPr>
      <w:r>
        <w:rPr>
          <w:lang w:eastAsia="de-DE"/>
        </w:rPr>
        <w:t>Generic exceptions:</w:t>
      </w:r>
    </w:p>
    <w:p w14:paraId="3DA48C6F" w14:textId="77777777" w:rsidR="00465AB5" w:rsidRDefault="009C0E9D">
      <w:pPr>
        <w:pStyle w:val="Listenabsatz"/>
        <w:numPr>
          <w:ilvl w:val="0"/>
          <w:numId w:val="3"/>
        </w:numPr>
        <w:ind w:left="1080"/>
        <w:rPr>
          <w:lang w:eastAsia="de-DE"/>
        </w:rPr>
      </w:pPr>
      <w:r>
        <w:rPr>
          <w:lang w:eastAsia="de-DE"/>
        </w:rPr>
        <w:t>Internal Error: The server has an internal error.</w:t>
      </w:r>
    </w:p>
    <w:p w14:paraId="6CAC41AF" w14:textId="77777777" w:rsidR="00465AB5" w:rsidRDefault="009C0E9D">
      <w:pPr>
        <w:pStyle w:val="Listenabsatz"/>
        <w:numPr>
          <w:ilvl w:val="0"/>
          <w:numId w:val="3"/>
        </w:numPr>
        <w:ind w:left="1080"/>
        <w:rPr>
          <w:lang w:eastAsia="de-DE"/>
        </w:rPr>
      </w:pPr>
      <w:r>
        <w:rPr>
          <w:lang w:eastAsia="de-DE"/>
        </w:rPr>
        <w:t>Unable to Comply: The server cannot perform the operation. Use Cases may identify specific conditions that will result in this exception.</w:t>
      </w:r>
    </w:p>
    <w:p w14:paraId="2760BBBB" w14:textId="77777777" w:rsidR="00465AB5" w:rsidRDefault="009C0E9D">
      <w:pPr>
        <w:pStyle w:val="Listenabsatz"/>
        <w:numPr>
          <w:ilvl w:val="0"/>
          <w:numId w:val="3"/>
        </w:numPr>
        <w:ind w:left="1080"/>
        <w:rPr>
          <w:lang w:eastAsia="de-DE"/>
        </w:rPr>
      </w:pPr>
      <w:r>
        <w:rPr>
          <w:lang w:eastAsia="de-DE"/>
        </w:rPr>
        <w:t>Comm Loss: The server is unable to communicate with an underlying system or resource, and such communication is required to complete the operation.</w:t>
      </w:r>
    </w:p>
    <w:p w14:paraId="450EB0CD" w14:textId="77777777" w:rsidR="00465AB5" w:rsidRDefault="009C0E9D">
      <w:pPr>
        <w:pStyle w:val="Listenabsatz"/>
        <w:numPr>
          <w:ilvl w:val="0"/>
          <w:numId w:val="3"/>
        </w:numPr>
        <w:ind w:left="1080"/>
        <w:rPr>
          <w:lang w:eastAsia="de-DE"/>
        </w:rPr>
      </w:pPr>
      <w:r>
        <w:rPr>
          <w:lang w:eastAsia="de-DE"/>
        </w:rPr>
        <w:t>Invalid Input: The operation contains an input parameter that is syntactically incorrect or identifies an object of the wrong type or is out of range (as defined in the model or because of server limitation).</w:t>
      </w:r>
    </w:p>
    <w:p w14:paraId="5FA18755" w14:textId="77777777" w:rsidR="00465AB5" w:rsidRDefault="009C0E9D">
      <w:pPr>
        <w:pStyle w:val="Listenabsatz"/>
        <w:numPr>
          <w:ilvl w:val="0"/>
          <w:numId w:val="3"/>
        </w:numPr>
        <w:ind w:left="1080"/>
        <w:rPr>
          <w:lang w:eastAsia="de-DE"/>
        </w:rPr>
      </w:pPr>
      <w:r>
        <w:rPr>
          <w:lang w:eastAsia="de-DE"/>
        </w:rPr>
        <w:t>Not Implemented: The entire operation is not supported by the server or the operation with the specified input parameters is not supported.</w:t>
      </w:r>
    </w:p>
    <w:p w14:paraId="52D1A012" w14:textId="77777777" w:rsidR="00465AB5" w:rsidRDefault="009C0E9D">
      <w:pPr>
        <w:pStyle w:val="Listenabsatz"/>
        <w:numPr>
          <w:ilvl w:val="0"/>
          <w:numId w:val="3"/>
        </w:numPr>
        <w:ind w:left="1080"/>
        <w:rPr>
          <w:lang w:eastAsia="de-DE"/>
        </w:rPr>
      </w:pPr>
      <w:r>
        <w:rPr>
          <w:lang w:eastAsia="de-DE"/>
        </w:rPr>
        <w:t>Access Denied: The client does not have access rights to request the given operation.</w:t>
      </w:r>
    </w:p>
    <w:p w14:paraId="4EF6A45C" w14:textId="77777777" w:rsidR="009C0E9D" w:rsidRDefault="009C0E9D" w:rsidP="009831CB">
      <w:pPr>
        <w:ind w:left="709"/>
        <w:rPr>
          <w:lang w:eastAsia="de-DE"/>
        </w:rPr>
      </w:pPr>
      <w:r>
        <w:rPr>
          <w:lang w:eastAsia="de-DE"/>
        </w:rPr>
        <w:lastRenderedPageBreak/>
        <w:t>Common exceptions:</w:t>
      </w:r>
    </w:p>
    <w:p w14:paraId="670C44BF" w14:textId="77777777" w:rsidR="00465AB5" w:rsidRDefault="009C0E9D">
      <w:pPr>
        <w:pStyle w:val="Listenabsatz"/>
        <w:numPr>
          <w:ilvl w:val="0"/>
          <w:numId w:val="3"/>
        </w:numPr>
        <w:ind w:left="1080"/>
        <w:rPr>
          <w:lang w:eastAsia="de-DE"/>
        </w:rPr>
      </w:pPr>
      <w:r>
        <w:rPr>
          <w:lang w:eastAsia="de-DE"/>
        </w:rPr>
        <w:t>Entity Not Found: Is thrown to indicate that at least one of the specified entities does not exist.</w:t>
      </w:r>
    </w:p>
    <w:p w14:paraId="5CB63FBB" w14:textId="77777777" w:rsidR="00465AB5" w:rsidRDefault="009C0E9D">
      <w:pPr>
        <w:pStyle w:val="Listenabsatz"/>
        <w:numPr>
          <w:ilvl w:val="0"/>
          <w:numId w:val="3"/>
        </w:numPr>
        <w:ind w:left="1080"/>
        <w:rPr>
          <w:lang w:eastAsia="de-DE"/>
        </w:rPr>
      </w:pPr>
      <w:r>
        <w:rPr>
          <w:lang w:eastAsia="de-DE"/>
        </w:rPr>
        <w:t>Object In Use: The object identified in the operation is currently in use.</w:t>
      </w:r>
    </w:p>
    <w:p w14:paraId="56B7DBCC" w14:textId="77777777" w:rsidR="00465AB5" w:rsidRDefault="009C0E9D">
      <w:pPr>
        <w:pStyle w:val="Listenabsatz"/>
        <w:numPr>
          <w:ilvl w:val="0"/>
          <w:numId w:val="3"/>
        </w:numPr>
        <w:ind w:left="1080"/>
        <w:rPr>
          <w:lang w:eastAsia="de-DE"/>
        </w:rPr>
      </w:pPr>
      <w:r>
        <w:rPr>
          <w:lang w:eastAsia="de-DE"/>
        </w:rPr>
        <w:t>Capacity Exceeded: The operation will result in resources being created or activated beyond the capacity supported by the server.</w:t>
      </w:r>
    </w:p>
    <w:p w14:paraId="66780C68" w14:textId="77777777" w:rsidR="00465AB5" w:rsidRDefault="009C0E9D">
      <w:pPr>
        <w:pStyle w:val="Listenabsatz"/>
        <w:numPr>
          <w:ilvl w:val="0"/>
          <w:numId w:val="3"/>
        </w:numPr>
        <w:ind w:left="1080"/>
        <w:rPr>
          <w:lang w:eastAsia="de-DE"/>
        </w:rPr>
      </w:pPr>
      <w:r>
        <w:rPr>
          <w:lang w:eastAsia="de-DE"/>
        </w:rPr>
        <w:t>Not In Valid State: The state of the specified object is such that the server cannot perform the operation. In other words, the environment or the application is not in an appropriate state for the requested operation.</w:t>
      </w:r>
    </w:p>
    <w:p w14:paraId="2680CFD1" w14:textId="77777777" w:rsidR="00465AB5" w:rsidRDefault="009C0E9D">
      <w:pPr>
        <w:pStyle w:val="Listenabsatz"/>
        <w:numPr>
          <w:ilvl w:val="0"/>
          <w:numId w:val="3"/>
        </w:numPr>
        <w:ind w:left="1080"/>
        <w:rPr>
          <w:lang w:eastAsia="de-DE"/>
        </w:rPr>
      </w:pPr>
      <w:r>
        <w:rPr>
          <w:lang w:eastAsia="de-DE"/>
        </w:rPr>
        <w:t>Duplicate: Is thrown if an entity cannot be created because an object with the same identifier/name already exists.</w:t>
      </w:r>
    </w:p>
    <w:p w14:paraId="36B15D31" w14:textId="77777777" w:rsidR="00465AB5" w:rsidRDefault="009C0E9D">
      <w:pPr>
        <w:pStyle w:val="Listenabsatz"/>
        <w:numPr>
          <w:ilvl w:val="0"/>
          <w:numId w:val="2"/>
        </w:numPr>
        <w:rPr>
          <w:lang w:eastAsia="de-DE"/>
        </w:rPr>
      </w:pPr>
      <w:r>
        <w:rPr>
          <w:lang w:eastAsia="de-DE"/>
        </w:rPr>
        <w:t>Additional properties are defined in the «</w:t>
      </w:r>
      <w:r w:rsidR="00637408">
        <w:rPr>
          <w:lang w:eastAsia="de-DE"/>
        </w:rPr>
        <w:t>OpenModel</w:t>
      </w:r>
      <w:r>
        <w:rPr>
          <w:lang w:eastAsia="de-DE"/>
        </w:rPr>
        <w:t>Operation» stereotype</w:t>
      </w:r>
      <w:r w:rsidR="00315D31" w:rsidRPr="00315D31">
        <w:t xml:space="preserve"> </w:t>
      </w:r>
      <w:r w:rsidR="00315D31">
        <w:rPr>
          <w:lang w:eastAsia="de-DE"/>
        </w:rPr>
        <w:t xml:space="preserve">which </w:t>
      </w:r>
      <w:r w:rsidR="0067169B">
        <w:rPr>
          <w:lang w:eastAsia="de-DE"/>
        </w:rPr>
        <w:t>extends</w:t>
      </w:r>
      <w:r w:rsidR="00315D31">
        <w:rPr>
          <w:lang w:eastAsia="de-DE"/>
        </w:rPr>
        <w:br/>
        <w:t>(</w:t>
      </w:r>
      <w:r w:rsidR="008F76FF">
        <w:rPr>
          <w:noProof/>
          <w:lang w:val="de-DE" w:eastAsia="de-DE"/>
        </w:rPr>
        <w:drawing>
          <wp:inline distT="0" distB="0" distL="0" distR="0" wp14:anchorId="79F93437" wp14:editId="68552660">
            <wp:extent cx="698500" cy="146685"/>
            <wp:effectExtent l="19050" t="0" r="6350" b="0"/>
            <wp:docPr id="3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315D31">
        <w:rPr>
          <w:lang w:eastAsia="de-DE"/>
        </w:rPr>
        <w:t>) by default (required) the «metaclass» Operation</w:t>
      </w:r>
      <w:r>
        <w:rPr>
          <w:lang w:eastAsia="de-DE"/>
        </w:rPr>
        <w:t>:</w:t>
      </w:r>
    </w:p>
    <w:p w14:paraId="4D50F997" w14:textId="4562254A" w:rsidR="00C22534" w:rsidRDefault="00370016" w:rsidP="009831CB">
      <w:pPr>
        <w:jc w:val="center"/>
        <w:rPr>
          <w:noProof/>
          <w:lang w:val="de-DE" w:eastAsia="de-DE"/>
        </w:rPr>
      </w:pPr>
      <w:r w:rsidRPr="00370016">
        <w:rPr>
          <w:noProof/>
          <w:lang w:val="de-DE" w:eastAsia="de-DE"/>
        </w:rPr>
        <w:drawing>
          <wp:inline distT="0" distB="0" distL="0" distR="0" wp14:anchorId="50C69AF1" wp14:editId="6E32DE99">
            <wp:extent cx="3743847" cy="207674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743847" cy="2076740"/>
                    </a:xfrm>
                    <a:prstGeom prst="rect">
                      <a:avLst/>
                    </a:prstGeom>
                  </pic:spPr>
                </pic:pic>
              </a:graphicData>
            </a:graphic>
          </wp:inline>
        </w:drawing>
      </w:r>
    </w:p>
    <w:p w14:paraId="3683F910" w14:textId="16C16F40" w:rsidR="00C22534" w:rsidRDefault="00C22534" w:rsidP="00427868">
      <w:pPr>
        <w:pStyle w:val="FigureCaption"/>
      </w:pPr>
      <w:bookmarkStart w:id="1017" w:name="_Toc409163001"/>
      <w:bookmarkStart w:id="1018" w:name="_Toc410656449"/>
      <w:bookmarkStart w:id="1019" w:name="_Toc516068671"/>
      <w:bookmarkStart w:id="1020" w:name="_Toc79149077"/>
      <w:r>
        <w:t xml:space="preserve">Figure </w:t>
      </w:r>
      <w:r w:rsidR="00ED61A2">
        <w:fldChar w:fldCharType="begin"/>
      </w:r>
      <w:r w:rsidR="001E5868">
        <w:instrText xml:space="preserve"> STYLEREF 1 \s </w:instrText>
      </w:r>
      <w:r w:rsidR="00ED61A2">
        <w:fldChar w:fldCharType="separate"/>
      </w:r>
      <w:r w:rsidR="005D7611">
        <w:rPr>
          <w:noProof/>
        </w:rPr>
        <w:t>5</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39</w:t>
      </w:r>
      <w:r w:rsidR="00ED61A2">
        <w:fldChar w:fldCharType="end"/>
      </w:r>
      <w:r>
        <w:t xml:space="preserve">: </w:t>
      </w:r>
      <w:r w:rsidRPr="00C22534">
        <w:t>«</w:t>
      </w:r>
      <w:r w:rsidR="00637408">
        <w:t>OpenModel</w:t>
      </w:r>
      <w:r w:rsidRPr="00C22534">
        <w:t>Operation» Stereotype</w:t>
      </w:r>
      <w:bookmarkEnd w:id="1017"/>
      <w:bookmarkEnd w:id="1018"/>
      <w:bookmarkEnd w:id="1019"/>
      <w:bookmarkEnd w:id="1020"/>
    </w:p>
    <w:p w14:paraId="7FF6A12B" w14:textId="2F187686" w:rsidR="00465AB5" w:rsidRPr="005212A1" w:rsidRDefault="009C0E9D">
      <w:pPr>
        <w:pStyle w:val="Listenabsatz"/>
        <w:numPr>
          <w:ilvl w:val="0"/>
          <w:numId w:val="3"/>
        </w:numPr>
        <w:ind w:left="1080"/>
        <w:rPr>
          <w:color w:val="BFBFBF" w:themeColor="background1" w:themeShade="BF"/>
          <w:lang w:eastAsia="de-DE"/>
        </w:rPr>
      </w:pPr>
      <w:r w:rsidRPr="005212A1">
        <w:rPr>
          <w:color w:val="BFBFBF" w:themeColor="background1" w:themeShade="BF"/>
          <w:lang w:eastAsia="de-DE"/>
        </w:rPr>
        <w:t>isOperationIdempotent (Boolean)</w:t>
      </w:r>
      <w:r w:rsidR="00370016" w:rsidRPr="005212A1">
        <w:rPr>
          <w:color w:val="BFBFBF" w:themeColor="background1" w:themeShade="BF"/>
          <w:lang w:eastAsia="de-DE"/>
        </w:rPr>
        <w:t xml:space="preserve"> </w:t>
      </w:r>
      <w:r w:rsidR="00370016" w:rsidRPr="00370016">
        <w:rPr>
          <w:color w:val="FF0000"/>
          <w:lang w:eastAsia="de-DE"/>
        </w:rPr>
        <w:t>(obsolete)</w:t>
      </w:r>
      <w:r w:rsidR="00C22534" w:rsidRPr="005212A1">
        <w:rPr>
          <w:color w:val="BFBFBF" w:themeColor="background1" w:themeShade="BF"/>
          <w:lang w:eastAsia="de-DE"/>
        </w:rPr>
        <w:br/>
      </w:r>
      <w:r w:rsidR="005F21F4" w:rsidRPr="005212A1">
        <w:rPr>
          <w:color w:val="BFBFBF" w:themeColor="background1" w:themeShade="BF"/>
          <w:lang w:eastAsia="de-DE"/>
        </w:rPr>
        <w:t>This property d</w:t>
      </w:r>
      <w:r w:rsidRPr="005212A1">
        <w:rPr>
          <w:color w:val="BFBFBF" w:themeColor="background1" w:themeShade="BF"/>
          <w:lang w:eastAsia="de-DE"/>
        </w:rPr>
        <w:t>efines if the operation is idempotent (true) or not (false).</w:t>
      </w:r>
      <w:r w:rsidR="005F21F4" w:rsidRPr="005212A1">
        <w:rPr>
          <w:color w:val="BFBFBF" w:themeColor="background1" w:themeShade="BF"/>
          <w:lang w:eastAsia="de-DE"/>
        </w:rPr>
        <w:br/>
        <w:t xml:space="preserve">Example: When an operation is going to create </w:t>
      </w:r>
      <w:r w:rsidR="0067169B" w:rsidRPr="005212A1">
        <w:rPr>
          <w:color w:val="BFBFBF" w:themeColor="background1" w:themeShade="BF"/>
          <w:lang w:eastAsia="de-DE"/>
        </w:rPr>
        <w:t xml:space="preserve">an instance </w:t>
      </w:r>
      <w:r w:rsidR="005F21F4" w:rsidRPr="005212A1">
        <w:rPr>
          <w:color w:val="BFBFBF" w:themeColor="background1" w:themeShade="BF"/>
          <w:lang w:eastAsia="de-DE"/>
        </w:rPr>
        <w:t>which does already exist, an idempotent operation would return success and a non-idempotent operation would return an exception.</w:t>
      </w:r>
    </w:p>
    <w:p w14:paraId="3391DDF7" w14:textId="46AAE44D" w:rsidR="00465AB5" w:rsidRPr="005212A1" w:rsidRDefault="005F21F4">
      <w:pPr>
        <w:pStyle w:val="Listenabsatz"/>
        <w:numPr>
          <w:ilvl w:val="0"/>
          <w:numId w:val="3"/>
        </w:numPr>
        <w:ind w:left="1080"/>
        <w:rPr>
          <w:color w:val="BFBFBF" w:themeColor="background1" w:themeShade="BF"/>
          <w:lang w:eastAsia="de-DE"/>
        </w:rPr>
      </w:pPr>
      <w:r w:rsidRPr="005212A1">
        <w:rPr>
          <w:color w:val="BFBFBF" w:themeColor="background1" w:themeShade="BF"/>
          <w:lang w:eastAsia="de-DE"/>
        </w:rPr>
        <w:t>isAtomic (Boolean)</w:t>
      </w:r>
      <w:r w:rsidR="00370016" w:rsidRPr="005212A1">
        <w:rPr>
          <w:color w:val="BFBFBF" w:themeColor="background1" w:themeShade="BF"/>
          <w:lang w:eastAsia="de-DE"/>
        </w:rPr>
        <w:t xml:space="preserve"> </w:t>
      </w:r>
      <w:r w:rsidR="00370016" w:rsidRPr="00370016">
        <w:rPr>
          <w:color w:val="FF0000"/>
          <w:lang w:eastAsia="de-DE"/>
        </w:rPr>
        <w:t>(obsolete)</w:t>
      </w:r>
      <w:r w:rsidRPr="005212A1">
        <w:rPr>
          <w:color w:val="BFBFBF" w:themeColor="background1" w:themeShade="BF"/>
          <w:lang w:eastAsia="de-DE"/>
        </w:rPr>
        <w:br/>
        <w:t>This property identifies if the operation is best effort or is successful / not successful as a whole.</w:t>
      </w:r>
    </w:p>
    <w:p w14:paraId="7DFD2392" w14:textId="17C9CB85" w:rsidR="00465AB5" w:rsidRDefault="00B51949">
      <w:pPr>
        <w:pStyle w:val="Listenabsatz"/>
        <w:numPr>
          <w:ilvl w:val="0"/>
          <w:numId w:val="3"/>
        </w:numPr>
        <w:ind w:left="1080"/>
        <w:rPr>
          <w:lang w:eastAsia="de-DE"/>
        </w:rPr>
      </w:pPr>
      <w:r>
        <w:rPr>
          <w:lang w:eastAsia="de-DE"/>
        </w:rPr>
        <w:t>s</w:t>
      </w:r>
      <w:r w:rsidR="009C0E9D">
        <w:rPr>
          <w:lang w:eastAsia="de-DE"/>
        </w:rPr>
        <w:t>upport</w:t>
      </w:r>
      <w:r w:rsidR="00C22534">
        <w:rPr>
          <w:lang w:eastAsia="de-DE"/>
        </w:rPr>
        <w:br/>
      </w:r>
      <w:r w:rsidR="009C0E9D">
        <w:rPr>
          <w:lang w:eastAsia="de-DE"/>
        </w:rPr>
        <w:t xml:space="preserve">This property qualifies the support of the operation at the management interface. See definition in </w:t>
      </w:r>
      <w:r w:rsidR="00E0152F">
        <w:rPr>
          <w:lang w:eastAsia="de-DE"/>
        </w:rPr>
        <w:t>clause</w:t>
      </w:r>
      <w:r w:rsidR="009C0E9D">
        <w:rPr>
          <w:lang w:eastAsia="de-DE"/>
        </w:rPr>
        <w:t xml:space="preserve"> </w:t>
      </w:r>
      <w:r w:rsidR="00ED61A2">
        <w:rPr>
          <w:lang w:eastAsia="de-DE"/>
        </w:rPr>
        <w:fldChar w:fldCharType="begin"/>
      </w:r>
      <w:r w:rsidR="00AC6283">
        <w:rPr>
          <w:lang w:eastAsia="de-DE"/>
        </w:rPr>
        <w:instrText xml:space="preserve"> REF _Ref466886089 \r \h </w:instrText>
      </w:r>
      <w:r w:rsidR="00ED61A2">
        <w:rPr>
          <w:lang w:eastAsia="de-DE"/>
        </w:rPr>
      </w:r>
      <w:r w:rsidR="00ED61A2">
        <w:rPr>
          <w:lang w:eastAsia="de-DE"/>
        </w:rPr>
        <w:fldChar w:fldCharType="separate"/>
      </w:r>
      <w:r w:rsidR="00EC7C25">
        <w:rPr>
          <w:lang w:eastAsia="de-DE"/>
        </w:rPr>
        <w:t>5.10</w:t>
      </w:r>
      <w:r w:rsidR="00ED61A2">
        <w:rPr>
          <w:lang w:eastAsia="de-DE"/>
        </w:rPr>
        <w:fldChar w:fldCharType="end"/>
      </w:r>
      <w:r w:rsidR="009C0E9D">
        <w:rPr>
          <w:lang w:eastAsia="de-DE"/>
        </w:rPr>
        <w:t>.</w:t>
      </w:r>
    </w:p>
    <w:p w14:paraId="734A85E2" w14:textId="77777777" w:rsidR="00465AB5" w:rsidRDefault="00B51949">
      <w:pPr>
        <w:pStyle w:val="Listenabsatz"/>
        <w:numPr>
          <w:ilvl w:val="0"/>
          <w:numId w:val="3"/>
        </w:numPr>
        <w:ind w:left="1080"/>
        <w:rPr>
          <w:lang w:eastAsia="de-DE"/>
        </w:rPr>
      </w:pPr>
      <w:r>
        <w:rPr>
          <w:lang w:eastAsia="de-DE"/>
        </w:rPr>
        <w:t>c</w:t>
      </w:r>
      <w:r w:rsidR="009C0E9D">
        <w:rPr>
          <w:lang w:eastAsia="de-DE"/>
        </w:rPr>
        <w:t>ondition</w:t>
      </w:r>
      <w:r w:rsidR="00C22534">
        <w:rPr>
          <w:lang w:eastAsia="de-DE"/>
        </w:rPr>
        <w:br/>
      </w:r>
      <w:r w:rsidR="009C0E9D">
        <w:rPr>
          <w:lang w:eastAsia="de-DE"/>
        </w:rPr>
        <w:t>This property contains the condition for the condition-related support qualifiers.</w:t>
      </w:r>
    </w:p>
    <w:p w14:paraId="0CFF1409" w14:textId="7B1DAB94" w:rsidR="00324D29" w:rsidRDefault="00441543">
      <w:pPr>
        <w:rPr>
          <w:lang w:eastAsia="de-DE"/>
        </w:rPr>
      </w:pPr>
      <w:r>
        <w:rPr>
          <w:lang w:eastAsia="de-DE"/>
        </w:rPr>
        <w:t xml:space="preserve">The following </w:t>
      </w:r>
      <w:r w:rsidR="009C0E9D">
        <w:rPr>
          <w:lang w:eastAsia="de-DE"/>
        </w:rPr>
        <w:t>UML defined operation properties are not used</w:t>
      </w:r>
      <w:r w:rsidR="00927DEF">
        <w:rPr>
          <w:lang w:eastAsia="de-DE"/>
        </w:rPr>
        <w:t xml:space="preserve"> (i.e., must be ignored regardless of the value they might have)</w:t>
      </w:r>
      <w:r w:rsidR="009C0E9D">
        <w:rPr>
          <w:lang w:eastAsia="de-DE"/>
        </w:rPr>
        <w:t>:</w:t>
      </w:r>
    </w:p>
    <w:p w14:paraId="30B04429" w14:textId="77777777" w:rsidR="00324D29" w:rsidRDefault="009C0E9D">
      <w:pPr>
        <w:pStyle w:val="Listenabsatz"/>
        <w:numPr>
          <w:ilvl w:val="0"/>
          <w:numId w:val="2"/>
        </w:numPr>
        <w:rPr>
          <w:lang w:eastAsia="de-DE"/>
        </w:rPr>
      </w:pPr>
      <w:r>
        <w:rPr>
          <w:lang w:eastAsia="de-DE"/>
        </w:rPr>
        <w:lastRenderedPageBreak/>
        <w:t>Is leaf</w:t>
      </w:r>
      <w:r w:rsidR="00064DB8">
        <w:rPr>
          <w:lang w:eastAsia="de-DE"/>
        </w:rPr>
        <w:t xml:space="preserve"> (default = false)</w:t>
      </w:r>
    </w:p>
    <w:p w14:paraId="753396C8" w14:textId="77777777" w:rsidR="00324D29" w:rsidRDefault="009C0E9D">
      <w:pPr>
        <w:pStyle w:val="Listenabsatz"/>
        <w:numPr>
          <w:ilvl w:val="0"/>
          <w:numId w:val="2"/>
        </w:numPr>
        <w:rPr>
          <w:lang w:eastAsia="de-DE"/>
        </w:rPr>
      </w:pPr>
      <w:r>
        <w:rPr>
          <w:lang w:eastAsia="de-DE"/>
        </w:rPr>
        <w:t>Is query</w:t>
      </w:r>
      <w:r w:rsidR="00064DB8">
        <w:rPr>
          <w:lang w:eastAsia="de-DE"/>
        </w:rPr>
        <w:t xml:space="preserve"> (default = false)</w:t>
      </w:r>
    </w:p>
    <w:p w14:paraId="572C7835" w14:textId="77777777" w:rsidR="00324D29" w:rsidRDefault="009C0E9D">
      <w:pPr>
        <w:pStyle w:val="Listenabsatz"/>
        <w:numPr>
          <w:ilvl w:val="0"/>
          <w:numId w:val="2"/>
        </w:numPr>
        <w:rPr>
          <w:lang w:eastAsia="de-DE"/>
        </w:rPr>
      </w:pPr>
      <w:r>
        <w:rPr>
          <w:lang w:eastAsia="de-DE"/>
        </w:rPr>
        <w:t>Is static</w:t>
      </w:r>
      <w:r w:rsidR="00064DB8">
        <w:rPr>
          <w:lang w:eastAsia="de-DE"/>
        </w:rPr>
        <w:t xml:space="preserve"> (default = false)</w:t>
      </w:r>
    </w:p>
    <w:p w14:paraId="600C6557" w14:textId="77777777" w:rsidR="00AC0087" w:rsidRDefault="00AC0087" w:rsidP="00AC0087">
      <w:pPr>
        <w:rPr>
          <w:lang w:eastAsia="de-DE"/>
        </w:rPr>
      </w:pPr>
      <w:bookmarkStart w:id="1021" w:name="_Ref394403789"/>
      <w:bookmarkStart w:id="1022" w:name="_Toc397428419"/>
    </w:p>
    <w:p w14:paraId="56989D82" w14:textId="77777777" w:rsidR="009C0E9D" w:rsidRDefault="009C0E9D" w:rsidP="00CA746A">
      <w:pPr>
        <w:pStyle w:val="berschrift2"/>
        <w:rPr>
          <w:lang w:eastAsia="de-DE"/>
        </w:rPr>
      </w:pPr>
      <w:bookmarkStart w:id="1023" w:name="_Toc410656450"/>
      <w:bookmarkStart w:id="1024" w:name="_Ref410656937"/>
      <w:bookmarkStart w:id="1025" w:name="_Ref410656941"/>
      <w:bookmarkStart w:id="1026" w:name="_Toc516068505"/>
      <w:bookmarkStart w:id="1027" w:name="_Toc79148985"/>
      <w:r>
        <w:rPr>
          <w:lang w:eastAsia="de-DE"/>
        </w:rPr>
        <w:t>Operation Parameters</w:t>
      </w:r>
      <w:bookmarkEnd w:id="1021"/>
      <w:bookmarkEnd w:id="1022"/>
      <w:bookmarkEnd w:id="1023"/>
      <w:bookmarkEnd w:id="1024"/>
      <w:bookmarkEnd w:id="1025"/>
      <w:bookmarkEnd w:id="1026"/>
      <w:bookmarkEnd w:id="1027"/>
    </w:p>
    <w:p w14:paraId="37DF7B70" w14:textId="77777777" w:rsidR="00C33497" w:rsidRDefault="00C33497" w:rsidP="00C33497">
      <w:pPr>
        <w:pStyle w:val="berschrift3"/>
      </w:pPr>
      <w:bookmarkStart w:id="1028" w:name="_Toc516068506"/>
      <w:bookmarkStart w:id="1029" w:name="_Toc79148986"/>
      <w:r>
        <w:t>Description</w:t>
      </w:r>
      <w:bookmarkEnd w:id="1028"/>
      <w:bookmarkEnd w:id="1029"/>
    </w:p>
    <w:p w14:paraId="138F5128" w14:textId="77777777" w:rsidR="009C0E9D" w:rsidRDefault="009C0E9D" w:rsidP="009831CB">
      <w:pPr>
        <w:rPr>
          <w:lang w:eastAsia="de-DE"/>
        </w:rPr>
      </w:pPr>
      <w:r>
        <w:rPr>
          <w:lang w:eastAsia="de-DE"/>
        </w:rPr>
        <w:t>Parameters define the input and output signals of an operation</w:t>
      </w:r>
      <w:r w:rsidR="00733E92">
        <w:rPr>
          <w:lang w:eastAsia="de-DE"/>
        </w:rPr>
        <w:t>.</w:t>
      </w:r>
    </w:p>
    <w:p w14:paraId="7C291A5C" w14:textId="43727085" w:rsidR="00AC0087" w:rsidRDefault="00AC0087" w:rsidP="00AC0087">
      <w:pPr>
        <w:rPr>
          <w:lang w:eastAsia="de-DE"/>
        </w:rPr>
      </w:pPr>
      <w:bookmarkStart w:id="1030" w:name="_Toc397428420"/>
      <w:r>
        <w:rPr>
          <w:lang w:eastAsia="de-DE"/>
        </w:rPr>
        <w:t>Note: Operations and their parameters may only be defined in the purpose-specific mod</w:t>
      </w:r>
      <w:r w:rsidR="00B03E9A">
        <w:rPr>
          <w:lang w:eastAsia="de-DE"/>
        </w:rPr>
        <w:t>els</w:t>
      </w:r>
      <w:r>
        <w:rPr>
          <w:lang w:eastAsia="de-DE"/>
        </w:rPr>
        <w:t xml:space="preserve"> of the </w:t>
      </w:r>
      <w:r w:rsidR="00FD585C">
        <w:rPr>
          <w:lang w:eastAsia="de-DE"/>
        </w:rPr>
        <w:t>i</w:t>
      </w:r>
      <w:r>
        <w:rPr>
          <w:lang w:eastAsia="de-DE"/>
        </w:rPr>
        <w:t xml:space="preserve">nformation </w:t>
      </w:r>
      <w:r w:rsidR="00FD585C">
        <w:rPr>
          <w:lang w:eastAsia="de-DE"/>
        </w:rPr>
        <w:t>m</w:t>
      </w:r>
      <w:r>
        <w:rPr>
          <w:lang w:eastAsia="de-DE"/>
        </w:rPr>
        <w:t xml:space="preserve">odel; see </w:t>
      </w:r>
      <w:r w:rsidR="00ED61A2">
        <w:rPr>
          <w:lang w:eastAsia="de-DE"/>
        </w:rPr>
        <w:fldChar w:fldCharType="begin"/>
      </w:r>
      <w:r w:rsidR="002F262A">
        <w:rPr>
          <w:lang w:eastAsia="de-DE"/>
        </w:rPr>
        <w:instrText xml:space="preserve"> REF _Ref410656698 \h </w:instrText>
      </w:r>
      <w:r w:rsidR="00ED61A2">
        <w:rPr>
          <w:lang w:eastAsia="de-DE"/>
        </w:rPr>
      </w:r>
      <w:r w:rsidR="00ED61A2">
        <w:rPr>
          <w:lang w:eastAsia="de-DE"/>
        </w:rPr>
        <w:fldChar w:fldCharType="separate"/>
      </w:r>
      <w:r w:rsidR="000E3F29">
        <w:t xml:space="preserve">Figure </w:t>
      </w:r>
      <w:r w:rsidR="000E3F29">
        <w:rPr>
          <w:noProof/>
        </w:rPr>
        <w:t>4</w:t>
      </w:r>
      <w:r w:rsidR="000E3F29">
        <w:t>.</w:t>
      </w:r>
      <w:r w:rsidR="000E3F29">
        <w:rPr>
          <w:noProof/>
        </w:rPr>
        <w:t>1</w:t>
      </w:r>
      <w:r w:rsidR="00ED61A2">
        <w:rPr>
          <w:lang w:eastAsia="de-DE"/>
        </w:rPr>
        <w:fldChar w:fldCharType="end"/>
      </w:r>
      <w:r>
        <w:rPr>
          <w:lang w:eastAsia="de-DE"/>
        </w:rPr>
        <w:t>.</w:t>
      </w:r>
    </w:p>
    <w:p w14:paraId="4FE5296A" w14:textId="77777777" w:rsidR="009C0E9D" w:rsidRDefault="009C0E9D" w:rsidP="00CA746A">
      <w:pPr>
        <w:pStyle w:val="berschrift3"/>
        <w:rPr>
          <w:lang w:eastAsia="de-DE"/>
        </w:rPr>
      </w:pPr>
      <w:bookmarkStart w:id="1031" w:name="_Toc410656451"/>
      <w:bookmarkStart w:id="1032" w:name="_Toc516068507"/>
      <w:bookmarkStart w:id="1033" w:name="_Toc79148987"/>
      <w:r>
        <w:rPr>
          <w:lang w:eastAsia="de-DE"/>
        </w:rPr>
        <w:t>Parameter Notation</w:t>
      </w:r>
      <w:bookmarkEnd w:id="1030"/>
      <w:bookmarkEnd w:id="1031"/>
      <w:bookmarkEnd w:id="1032"/>
      <w:bookmarkEnd w:id="1033"/>
    </w:p>
    <w:p w14:paraId="2572BA3A" w14:textId="77777777" w:rsidR="009C0E9D" w:rsidRDefault="009C0E9D" w:rsidP="009831CB">
      <w:pPr>
        <w:rPr>
          <w:lang w:eastAsia="de-DE"/>
        </w:rPr>
      </w:pPr>
      <w:r>
        <w:rPr>
          <w:lang w:eastAsia="de-DE"/>
        </w:rPr>
        <w:t>The notation is:</w:t>
      </w:r>
    </w:p>
    <w:p w14:paraId="3D5EFA11" w14:textId="77777777" w:rsidR="009C0E9D" w:rsidRDefault="009C0E9D" w:rsidP="009831CB">
      <w:pPr>
        <w:rPr>
          <w:lang w:eastAsia="de-DE"/>
        </w:rPr>
      </w:pPr>
      <w:r>
        <w:rPr>
          <w:lang w:eastAsia="de-DE"/>
        </w:rPr>
        <w:t>&lt;visibility&gt; &lt;direction&gt; &lt;parameter name&gt; : &lt;parameter type&gt; [&lt;multiplicity&gt;] = &lt;default value&gt;</w:t>
      </w:r>
    </w:p>
    <w:p w14:paraId="7FAC4473" w14:textId="77777777" w:rsidR="009C0E9D" w:rsidRDefault="009C0E9D" w:rsidP="009831CB">
      <w:pPr>
        <w:rPr>
          <w:lang w:eastAsia="de-DE"/>
        </w:rPr>
      </w:pPr>
      <w:r>
        <w:rPr>
          <w:lang w:eastAsia="de-DE"/>
        </w:rPr>
        <w:t>Note: When no default is relevant or no default is defined</w:t>
      </w:r>
      <w:r w:rsidR="001F373D">
        <w:rPr>
          <w:lang w:eastAsia="de-DE"/>
        </w:rPr>
        <w:t>,</w:t>
      </w:r>
      <w:r>
        <w:rPr>
          <w:lang w:eastAsia="de-DE"/>
        </w:rPr>
        <w:t xml:space="preserve"> the “=” is not shown</w:t>
      </w:r>
    </w:p>
    <w:p w14:paraId="0ECAEDA9" w14:textId="77777777" w:rsidR="00733E92" w:rsidRDefault="003229D7" w:rsidP="009831CB">
      <w:pPr>
        <w:jc w:val="center"/>
        <w:rPr>
          <w:noProof/>
          <w:lang w:val="de-DE" w:eastAsia="de-DE"/>
        </w:rPr>
      </w:pPr>
      <w:r>
        <w:rPr>
          <w:noProof/>
          <w:lang w:val="de-DE" w:eastAsia="de-DE"/>
        </w:rPr>
        <w:drawing>
          <wp:inline distT="0" distB="0" distL="0" distR="0" wp14:anchorId="6A4093C3" wp14:editId="4A718CEF">
            <wp:extent cx="4800600" cy="1314450"/>
            <wp:effectExtent l="19050" t="0" r="0" b="0"/>
            <wp:docPr id="40"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6"/>
                    <a:srcRect/>
                    <a:stretch>
                      <a:fillRect/>
                    </a:stretch>
                  </pic:blipFill>
                  <pic:spPr bwMode="auto">
                    <a:xfrm>
                      <a:off x="0" y="0"/>
                      <a:ext cx="4800600" cy="1314450"/>
                    </a:xfrm>
                    <a:prstGeom prst="rect">
                      <a:avLst/>
                    </a:prstGeom>
                    <a:noFill/>
                    <a:ln w="9525">
                      <a:noFill/>
                      <a:miter lim="800000"/>
                      <a:headEnd/>
                      <a:tailEnd/>
                    </a:ln>
                  </pic:spPr>
                </pic:pic>
              </a:graphicData>
            </a:graphic>
          </wp:inline>
        </w:drawing>
      </w:r>
    </w:p>
    <w:p w14:paraId="1A0C25DE" w14:textId="33040262" w:rsidR="00733E92" w:rsidRDefault="00733E92" w:rsidP="00427868">
      <w:pPr>
        <w:pStyle w:val="FigureCaption"/>
      </w:pPr>
      <w:bookmarkStart w:id="1034" w:name="_Toc409163002"/>
      <w:bookmarkStart w:id="1035" w:name="_Toc410656452"/>
      <w:bookmarkStart w:id="1036" w:name="_Toc516068672"/>
      <w:bookmarkStart w:id="1037" w:name="_Toc79149078"/>
      <w:r>
        <w:t xml:space="preserve">Figure </w:t>
      </w:r>
      <w:r w:rsidR="00ED61A2">
        <w:fldChar w:fldCharType="begin"/>
      </w:r>
      <w:r w:rsidR="001E5868">
        <w:instrText xml:space="preserve"> STYLEREF 1 \s </w:instrText>
      </w:r>
      <w:r w:rsidR="00ED61A2">
        <w:fldChar w:fldCharType="separate"/>
      </w:r>
      <w:r w:rsidR="00EC7C25">
        <w:rPr>
          <w:noProof/>
        </w:rPr>
        <w:t>5</w:t>
      </w:r>
      <w:r w:rsidR="00ED61A2">
        <w:fldChar w:fldCharType="end"/>
      </w:r>
      <w:r>
        <w:t>.</w:t>
      </w:r>
      <w:r w:rsidR="00ED61A2">
        <w:fldChar w:fldCharType="begin"/>
      </w:r>
      <w:r w:rsidR="001E5868">
        <w:instrText xml:space="preserve"> SEQ Figure \* ARABIC \s 1 </w:instrText>
      </w:r>
      <w:r w:rsidR="00ED61A2">
        <w:fldChar w:fldCharType="separate"/>
      </w:r>
      <w:r w:rsidR="00EC7C25">
        <w:rPr>
          <w:noProof/>
        </w:rPr>
        <w:t>40</w:t>
      </w:r>
      <w:r w:rsidR="00ED61A2">
        <w:fldChar w:fldCharType="end"/>
      </w:r>
      <w:r>
        <w:t xml:space="preserve">: </w:t>
      </w:r>
      <w:r w:rsidRPr="00733E92">
        <w:t>Graphical Notation for «Interface» with Operations and Parameters</w:t>
      </w:r>
      <w:bookmarkEnd w:id="1034"/>
      <w:bookmarkEnd w:id="1035"/>
      <w:bookmarkEnd w:id="1036"/>
      <w:bookmarkEnd w:id="1037"/>
    </w:p>
    <w:p w14:paraId="5F157556" w14:textId="77777777" w:rsidR="009C0E9D" w:rsidRDefault="009C0E9D" w:rsidP="009831CB">
      <w:pPr>
        <w:rPr>
          <w:lang w:eastAsia="de-DE"/>
        </w:rPr>
      </w:pPr>
    </w:p>
    <w:p w14:paraId="55434D37" w14:textId="77777777" w:rsidR="009C0E9D" w:rsidRDefault="009C0E9D" w:rsidP="00CA746A">
      <w:pPr>
        <w:pStyle w:val="berschrift3"/>
        <w:rPr>
          <w:lang w:eastAsia="de-DE"/>
        </w:rPr>
      </w:pPr>
      <w:bookmarkStart w:id="1038" w:name="_Toc397428421"/>
      <w:bookmarkStart w:id="1039" w:name="_Toc410656453"/>
      <w:bookmarkStart w:id="1040" w:name="_Toc516068508"/>
      <w:bookmarkStart w:id="1041" w:name="_Toc79148988"/>
      <w:r>
        <w:rPr>
          <w:lang w:eastAsia="de-DE"/>
        </w:rPr>
        <w:t>Parameter Properties</w:t>
      </w:r>
      <w:bookmarkEnd w:id="1038"/>
      <w:bookmarkEnd w:id="1039"/>
      <w:bookmarkEnd w:id="1040"/>
      <w:bookmarkEnd w:id="1041"/>
    </w:p>
    <w:p w14:paraId="11F6232E" w14:textId="77777777" w:rsidR="009C0E9D" w:rsidRDefault="009C0E9D" w:rsidP="009831CB">
      <w:pPr>
        <w:rPr>
          <w:lang w:eastAsia="de-DE"/>
        </w:rPr>
      </w:pPr>
      <w:r>
        <w:rPr>
          <w:lang w:eastAsia="de-DE"/>
        </w:rPr>
        <w:t>A parameter has the following properties:</w:t>
      </w:r>
    </w:p>
    <w:p w14:paraId="2AB05A47" w14:textId="77777777" w:rsidR="00465AB5" w:rsidRDefault="009C0E9D">
      <w:pPr>
        <w:pStyle w:val="Listenabsatz"/>
        <w:numPr>
          <w:ilvl w:val="0"/>
          <w:numId w:val="2"/>
        </w:numPr>
        <w:rPr>
          <w:lang w:eastAsia="de-DE"/>
        </w:rPr>
      </w:pPr>
      <w:r>
        <w:rPr>
          <w:lang w:eastAsia="de-DE"/>
        </w:rPr>
        <w:t>Name</w:t>
      </w:r>
      <w:r w:rsidR="00DB3110">
        <w:rPr>
          <w:lang w:eastAsia="de-DE"/>
        </w:rPr>
        <w:br/>
      </w:r>
      <w:r w:rsidR="001F373D">
        <w:rPr>
          <w:lang w:eastAsia="de-DE"/>
        </w:rPr>
        <w:t>Follows Lower Camel Case (LCC</w:t>
      </w:r>
      <w:r w:rsidR="006D677F">
        <w:rPr>
          <w:lang w:eastAsia="de-DE"/>
        </w:rPr>
        <w:t>) style</w:t>
      </w:r>
    </w:p>
    <w:p w14:paraId="4A8422F8" w14:textId="77777777" w:rsidR="00465AB5" w:rsidRDefault="009C0E9D">
      <w:pPr>
        <w:pStyle w:val="Listenabsatz"/>
        <w:numPr>
          <w:ilvl w:val="0"/>
          <w:numId w:val="2"/>
        </w:numPr>
        <w:rPr>
          <w:lang w:eastAsia="de-DE"/>
        </w:rPr>
      </w:pPr>
      <w:r>
        <w:rPr>
          <w:lang w:eastAsia="de-DE"/>
        </w:rPr>
        <w:t>Documentation</w:t>
      </w:r>
      <w:r w:rsidR="00DB3110">
        <w:rPr>
          <w:lang w:eastAsia="de-DE"/>
        </w:rPr>
        <w:br/>
      </w:r>
      <w:r>
        <w:rPr>
          <w:lang w:eastAsia="de-DE"/>
        </w:rPr>
        <w:t xml:space="preserve">Contains a short </w:t>
      </w:r>
      <w:r w:rsidR="005B21EB">
        <w:rPr>
          <w:lang w:eastAsia="de-DE"/>
        </w:rPr>
        <w:t>definition</w:t>
      </w:r>
      <w:r>
        <w:rPr>
          <w:lang w:eastAsia="de-DE"/>
        </w:rPr>
        <w:t xml:space="preserve">. The documentation is carried in </w:t>
      </w:r>
      <w:r w:rsidR="00DB3110">
        <w:rPr>
          <w:lang w:eastAsia="de-DE"/>
        </w:rPr>
        <w:t>the</w:t>
      </w:r>
      <w:r>
        <w:rPr>
          <w:lang w:eastAsia="de-DE"/>
        </w:rPr>
        <w:t xml:space="preserve"> “</w:t>
      </w:r>
      <w:r w:rsidR="00D50935" w:rsidRPr="00D50935">
        <w:rPr>
          <w:lang w:eastAsia="de-DE"/>
        </w:rPr>
        <w:t xml:space="preserve">Applied </w:t>
      </w:r>
      <w:r w:rsidR="00D50935">
        <w:rPr>
          <w:lang w:eastAsia="de-DE"/>
        </w:rPr>
        <w:t>c</w:t>
      </w:r>
      <w:r>
        <w:rPr>
          <w:lang w:eastAsia="de-DE"/>
        </w:rPr>
        <w:t>omment</w:t>
      </w:r>
      <w:r w:rsidR="00DB3110">
        <w:rPr>
          <w:lang w:eastAsia="de-DE"/>
        </w:rPr>
        <w:t>s</w:t>
      </w:r>
      <w:r>
        <w:rPr>
          <w:lang w:eastAsia="de-DE"/>
        </w:rPr>
        <w:t>” field in Papyrus</w:t>
      </w:r>
      <w:r w:rsidR="00D50935" w:rsidRPr="00D50935">
        <w:rPr>
          <w:lang w:eastAsia="de-DE"/>
        </w:rPr>
        <w:t xml:space="preserve">; i.e., the “Owned comments” field </w:t>
      </w:r>
      <w:r w:rsidR="000B7770">
        <w:rPr>
          <w:lang w:eastAsia="de-DE"/>
        </w:rPr>
        <w:t>shall</w:t>
      </w:r>
      <w:r w:rsidR="00D50935" w:rsidRPr="00D50935">
        <w:rPr>
          <w:lang w:eastAsia="de-DE"/>
        </w:rPr>
        <w:t xml:space="preserve"> not be used. The complete documentation should be written in a single comment; i.e., at most one “Applied comment”</w:t>
      </w:r>
      <w:r>
        <w:rPr>
          <w:lang w:eastAsia="de-DE"/>
        </w:rPr>
        <w:t>.</w:t>
      </w:r>
    </w:p>
    <w:p w14:paraId="4A3E6161" w14:textId="77777777" w:rsidR="00465AB5" w:rsidRDefault="009C0E9D">
      <w:pPr>
        <w:pStyle w:val="Listenabsatz"/>
        <w:numPr>
          <w:ilvl w:val="0"/>
          <w:numId w:val="2"/>
        </w:numPr>
        <w:rPr>
          <w:lang w:eastAsia="de-DE"/>
        </w:rPr>
      </w:pPr>
      <w:r>
        <w:rPr>
          <w:lang w:eastAsia="de-DE"/>
        </w:rPr>
        <w:t>Direction</w:t>
      </w:r>
      <w:r w:rsidR="00DB3110">
        <w:rPr>
          <w:lang w:eastAsia="de-DE"/>
        </w:rPr>
        <w:br/>
      </w:r>
      <w:r>
        <w:rPr>
          <w:lang w:eastAsia="de-DE"/>
        </w:rPr>
        <w:t>Parameters can be defined as:</w:t>
      </w:r>
      <w:r w:rsidR="00DB3110">
        <w:rPr>
          <w:lang w:eastAsia="de-DE"/>
        </w:rPr>
        <w:br/>
      </w:r>
      <w:r>
        <w:rPr>
          <w:lang w:eastAsia="de-DE"/>
        </w:rPr>
        <w:t>- input parameters</w:t>
      </w:r>
      <w:r w:rsidR="00DB3110">
        <w:rPr>
          <w:lang w:eastAsia="de-DE"/>
        </w:rPr>
        <w:br/>
      </w:r>
      <w:r>
        <w:rPr>
          <w:lang w:eastAsia="de-DE"/>
        </w:rPr>
        <w:lastRenderedPageBreak/>
        <w:t>- output parameters</w:t>
      </w:r>
      <w:r w:rsidR="00DB3110">
        <w:rPr>
          <w:lang w:eastAsia="de-DE"/>
        </w:rPr>
        <w:br/>
      </w:r>
      <w:r w:rsidR="001F373D">
        <w:rPr>
          <w:lang w:eastAsia="de-DE"/>
        </w:rPr>
        <w:t>- in out parameters</w:t>
      </w:r>
    </w:p>
    <w:p w14:paraId="562AA58C" w14:textId="77777777" w:rsidR="00465AB5" w:rsidRDefault="009C0E9D">
      <w:pPr>
        <w:pStyle w:val="Listenabsatz"/>
        <w:numPr>
          <w:ilvl w:val="0"/>
          <w:numId w:val="2"/>
        </w:numPr>
        <w:rPr>
          <w:lang w:eastAsia="de-DE"/>
        </w:rPr>
      </w:pPr>
      <w:r>
        <w:rPr>
          <w:lang w:eastAsia="de-DE"/>
        </w:rPr>
        <w:t>Type</w:t>
      </w:r>
      <w:r w:rsidR="00DB3110">
        <w:rPr>
          <w:lang w:eastAsia="de-DE"/>
        </w:rPr>
        <w:br/>
      </w:r>
      <w:r>
        <w:rPr>
          <w:lang w:eastAsia="de-DE"/>
        </w:rPr>
        <w:t>Refers to a data type.</w:t>
      </w:r>
      <w:r w:rsidR="00DB3110">
        <w:rPr>
          <w:lang w:eastAsia="de-DE"/>
        </w:rPr>
        <w:br/>
      </w:r>
      <w:r>
        <w:rPr>
          <w:lang w:eastAsia="de-DE"/>
        </w:rPr>
        <w:t>Note that a list of parameters can also be combined in a complex data type.</w:t>
      </w:r>
    </w:p>
    <w:p w14:paraId="3D1DC77F" w14:textId="77777777" w:rsidR="00465AB5" w:rsidRDefault="009C0E9D">
      <w:pPr>
        <w:pStyle w:val="Listenabsatz"/>
        <w:numPr>
          <w:ilvl w:val="0"/>
          <w:numId w:val="2"/>
        </w:numPr>
        <w:rPr>
          <w:lang w:eastAsia="de-DE"/>
        </w:rPr>
      </w:pPr>
      <w:r>
        <w:rPr>
          <w:lang w:eastAsia="de-DE"/>
        </w:rPr>
        <w:t>Default Value</w:t>
      </w:r>
      <w:r w:rsidR="00DB3110">
        <w:rPr>
          <w:lang w:eastAsia="de-DE"/>
        </w:rPr>
        <w:br/>
      </w:r>
      <w:r>
        <w:rPr>
          <w:lang w:eastAsia="de-DE"/>
        </w:rPr>
        <w:t>Defines the value that the parameter has in case the value is not provided. If it is mandatory to provide a value, the default value is set to NA.</w:t>
      </w:r>
    </w:p>
    <w:p w14:paraId="3A7B3299" w14:textId="77777777" w:rsidR="00465AB5" w:rsidRDefault="009C0E9D">
      <w:pPr>
        <w:pStyle w:val="Listenabsatz"/>
        <w:numPr>
          <w:ilvl w:val="0"/>
          <w:numId w:val="2"/>
        </w:numPr>
        <w:rPr>
          <w:lang w:eastAsia="de-DE"/>
        </w:rPr>
      </w:pPr>
      <w:r>
        <w:rPr>
          <w:lang w:eastAsia="de-DE"/>
        </w:rPr>
        <w:t>Is Ordered</w:t>
      </w:r>
      <w:r w:rsidR="00DB3110">
        <w:rPr>
          <w:lang w:eastAsia="de-DE"/>
        </w:rPr>
        <w:br/>
      </w:r>
      <w:r>
        <w:rPr>
          <w:lang w:eastAsia="de-DE"/>
        </w:rPr>
        <w:t>Defines for a multi-valued parameter that the order of the values is significant.</w:t>
      </w:r>
    </w:p>
    <w:p w14:paraId="2350DACB" w14:textId="77777777" w:rsidR="00465AB5" w:rsidRDefault="009C0E9D">
      <w:pPr>
        <w:pStyle w:val="Listenabsatz"/>
        <w:numPr>
          <w:ilvl w:val="0"/>
          <w:numId w:val="2"/>
        </w:numPr>
        <w:rPr>
          <w:lang w:eastAsia="de-DE"/>
        </w:rPr>
      </w:pPr>
      <w:r>
        <w:rPr>
          <w:lang w:eastAsia="de-DE"/>
        </w:rPr>
        <w:t>Multiplicity</w:t>
      </w:r>
      <w:r w:rsidR="00DB3110">
        <w:rPr>
          <w:lang w:eastAsia="de-DE"/>
        </w:rPr>
        <w:br/>
      </w:r>
      <w:r>
        <w:rPr>
          <w:lang w:eastAsia="de-DE"/>
        </w:rPr>
        <w:t>Defines the number of values the parameter can simultaneously have.</w:t>
      </w:r>
    </w:p>
    <w:p w14:paraId="6FE674F6" w14:textId="77777777" w:rsidR="00465AB5" w:rsidRDefault="009C0E9D">
      <w:pPr>
        <w:pStyle w:val="Listenabsatz"/>
        <w:numPr>
          <w:ilvl w:val="0"/>
          <w:numId w:val="2"/>
        </w:numPr>
        <w:rPr>
          <w:lang w:eastAsia="de-DE"/>
        </w:rPr>
      </w:pPr>
      <w:r>
        <w:rPr>
          <w:lang w:eastAsia="de-DE"/>
        </w:rPr>
        <w:t>Additional properties are defined in the «</w:t>
      </w:r>
      <w:r w:rsidR="00637408">
        <w:rPr>
          <w:lang w:eastAsia="de-DE"/>
        </w:rPr>
        <w:t>OpenModel</w:t>
      </w:r>
      <w:r>
        <w:rPr>
          <w:lang w:eastAsia="de-DE"/>
        </w:rPr>
        <w:t>Parameter» stereotype</w:t>
      </w:r>
      <w:r w:rsidR="002C2DF2" w:rsidRPr="002C2DF2">
        <w:t xml:space="preserve"> </w:t>
      </w:r>
      <w:r w:rsidR="002C2DF2">
        <w:rPr>
          <w:lang w:eastAsia="de-DE"/>
        </w:rPr>
        <w:t xml:space="preserve">which </w:t>
      </w:r>
      <w:r w:rsidR="006D677F">
        <w:rPr>
          <w:lang w:eastAsia="de-DE"/>
        </w:rPr>
        <w:t>extends</w:t>
      </w:r>
      <w:r w:rsidR="002C2DF2">
        <w:rPr>
          <w:lang w:eastAsia="de-DE"/>
        </w:rPr>
        <w:br/>
        <w:t>(</w:t>
      </w:r>
      <w:r w:rsidR="008F76FF">
        <w:rPr>
          <w:noProof/>
          <w:lang w:val="de-DE" w:eastAsia="de-DE"/>
        </w:rPr>
        <w:drawing>
          <wp:inline distT="0" distB="0" distL="0" distR="0" wp14:anchorId="013898A6" wp14:editId="7344DA63">
            <wp:extent cx="698500" cy="146685"/>
            <wp:effectExtent l="19050" t="0" r="6350" b="0"/>
            <wp:docPr id="3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2C2DF2">
        <w:rPr>
          <w:lang w:eastAsia="de-DE"/>
        </w:rPr>
        <w:t>) by default ({required}) the «metaclass» Parameter</w:t>
      </w:r>
      <w:r>
        <w:rPr>
          <w:lang w:eastAsia="de-DE"/>
        </w:rPr>
        <w:t>:</w:t>
      </w:r>
    </w:p>
    <w:p w14:paraId="7721EBB0" w14:textId="77777777" w:rsidR="00DB3110" w:rsidRDefault="00B92BC8" w:rsidP="009831CB">
      <w:pPr>
        <w:jc w:val="center"/>
        <w:rPr>
          <w:noProof/>
          <w:lang w:val="de-DE" w:eastAsia="de-DE"/>
        </w:rPr>
      </w:pPr>
      <w:r>
        <w:rPr>
          <w:noProof/>
          <w:lang w:val="de-DE" w:eastAsia="de-DE"/>
        </w:rPr>
        <w:drawing>
          <wp:inline distT="0" distB="0" distL="0" distR="0" wp14:anchorId="337B101D" wp14:editId="1325E934">
            <wp:extent cx="2705100" cy="1914525"/>
            <wp:effectExtent l="19050" t="0" r="0" b="0"/>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srcRect/>
                    <a:stretch>
                      <a:fillRect/>
                    </a:stretch>
                  </pic:blipFill>
                  <pic:spPr bwMode="auto">
                    <a:xfrm>
                      <a:off x="0" y="0"/>
                      <a:ext cx="2705100" cy="1914525"/>
                    </a:xfrm>
                    <a:prstGeom prst="rect">
                      <a:avLst/>
                    </a:prstGeom>
                    <a:noFill/>
                    <a:ln w="9525">
                      <a:noFill/>
                      <a:miter lim="800000"/>
                      <a:headEnd/>
                      <a:tailEnd/>
                    </a:ln>
                  </pic:spPr>
                </pic:pic>
              </a:graphicData>
            </a:graphic>
          </wp:inline>
        </w:drawing>
      </w:r>
    </w:p>
    <w:p w14:paraId="6B5BB58C" w14:textId="3BDC2FF6" w:rsidR="00DB3110" w:rsidRDefault="00DB3110" w:rsidP="00427868">
      <w:pPr>
        <w:pStyle w:val="FigureCaption"/>
      </w:pPr>
      <w:bookmarkStart w:id="1042" w:name="_Toc409163003"/>
      <w:bookmarkStart w:id="1043" w:name="_Toc410656454"/>
      <w:bookmarkStart w:id="1044" w:name="_Toc516068673"/>
      <w:bookmarkStart w:id="1045" w:name="_Toc79149079"/>
      <w:r>
        <w:t xml:space="preserve">Figure </w:t>
      </w:r>
      <w:r w:rsidR="00ED61A2">
        <w:fldChar w:fldCharType="begin"/>
      </w:r>
      <w:r w:rsidR="001E5868">
        <w:instrText xml:space="preserve"> STYLEREF 1 \s </w:instrText>
      </w:r>
      <w:r w:rsidR="00ED61A2">
        <w:fldChar w:fldCharType="separate"/>
      </w:r>
      <w:r w:rsidR="005D7611">
        <w:rPr>
          <w:noProof/>
        </w:rPr>
        <w:t>5</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41</w:t>
      </w:r>
      <w:r w:rsidR="00ED61A2">
        <w:fldChar w:fldCharType="end"/>
      </w:r>
      <w:r>
        <w:t xml:space="preserve">: </w:t>
      </w:r>
      <w:r w:rsidRPr="00DB3110">
        <w:t>«</w:t>
      </w:r>
      <w:r w:rsidR="00637408">
        <w:t>OpenModel</w:t>
      </w:r>
      <w:r w:rsidRPr="00DB3110">
        <w:t>Parameter» Stereotype</w:t>
      </w:r>
      <w:bookmarkEnd w:id="1042"/>
      <w:bookmarkEnd w:id="1043"/>
      <w:bookmarkEnd w:id="1044"/>
      <w:bookmarkEnd w:id="1045"/>
    </w:p>
    <w:p w14:paraId="3850AA61" w14:textId="77777777" w:rsidR="00465AB5" w:rsidRDefault="009C0E9D">
      <w:pPr>
        <w:pStyle w:val="Listenabsatz"/>
        <w:numPr>
          <w:ilvl w:val="0"/>
          <w:numId w:val="3"/>
        </w:numPr>
        <w:ind w:left="1080"/>
        <w:rPr>
          <w:lang w:eastAsia="de-DE"/>
        </w:rPr>
      </w:pPr>
      <w:r>
        <w:rPr>
          <w:lang w:eastAsia="de-DE"/>
        </w:rPr>
        <w:t>valueRange</w:t>
      </w:r>
      <w:r w:rsidR="00DB3110">
        <w:rPr>
          <w:lang w:eastAsia="de-DE"/>
        </w:rPr>
        <w:br/>
      </w:r>
      <w:r>
        <w:rPr>
          <w:lang w:eastAsia="de-DE"/>
        </w:rPr>
        <w:t>Identifies the allowed values for the parameter.</w:t>
      </w:r>
    </w:p>
    <w:p w14:paraId="09A52215" w14:textId="7A5B6205" w:rsidR="00465AB5" w:rsidRDefault="00387C71">
      <w:pPr>
        <w:pStyle w:val="Listenabsatz"/>
        <w:numPr>
          <w:ilvl w:val="0"/>
          <w:numId w:val="3"/>
        </w:numPr>
        <w:ind w:left="1080"/>
        <w:rPr>
          <w:lang w:eastAsia="de-DE"/>
        </w:rPr>
      </w:pPr>
      <w:r>
        <w:rPr>
          <w:lang w:eastAsia="de-DE"/>
        </w:rPr>
        <w:t>s</w:t>
      </w:r>
      <w:r w:rsidR="009C0E9D">
        <w:rPr>
          <w:lang w:eastAsia="de-DE"/>
        </w:rPr>
        <w:t>upport</w:t>
      </w:r>
      <w:r w:rsidR="00DB3110">
        <w:rPr>
          <w:lang w:eastAsia="de-DE"/>
        </w:rPr>
        <w:br/>
      </w:r>
      <w:r w:rsidR="009C0E9D">
        <w:rPr>
          <w:lang w:eastAsia="de-DE"/>
        </w:rPr>
        <w:t xml:space="preserve">This property qualifies the support of the parameter at the management interface. See definition in </w:t>
      </w:r>
      <w:r w:rsidR="00E0152F">
        <w:rPr>
          <w:lang w:eastAsia="de-DE"/>
        </w:rPr>
        <w:t>clause</w:t>
      </w:r>
      <w:r w:rsidR="009C0E9D">
        <w:rPr>
          <w:lang w:eastAsia="de-DE"/>
        </w:rPr>
        <w:t xml:space="preserve"> </w:t>
      </w:r>
      <w:r w:rsidR="00ED61A2">
        <w:rPr>
          <w:lang w:eastAsia="de-DE"/>
        </w:rPr>
        <w:fldChar w:fldCharType="begin"/>
      </w:r>
      <w:r w:rsidR="00AC6283">
        <w:rPr>
          <w:lang w:eastAsia="de-DE"/>
        </w:rPr>
        <w:instrText xml:space="preserve"> REF _Ref466886089 \r \h </w:instrText>
      </w:r>
      <w:r w:rsidR="00ED61A2">
        <w:rPr>
          <w:lang w:eastAsia="de-DE"/>
        </w:rPr>
      </w:r>
      <w:r w:rsidR="00ED61A2">
        <w:rPr>
          <w:lang w:eastAsia="de-DE"/>
        </w:rPr>
        <w:fldChar w:fldCharType="separate"/>
      </w:r>
      <w:r w:rsidR="00EC7C25">
        <w:rPr>
          <w:lang w:eastAsia="de-DE"/>
        </w:rPr>
        <w:t>5.10</w:t>
      </w:r>
      <w:r w:rsidR="00ED61A2">
        <w:rPr>
          <w:lang w:eastAsia="de-DE"/>
        </w:rPr>
        <w:fldChar w:fldCharType="end"/>
      </w:r>
      <w:r w:rsidR="009C0E9D">
        <w:rPr>
          <w:lang w:eastAsia="de-DE"/>
        </w:rPr>
        <w:t>.</w:t>
      </w:r>
    </w:p>
    <w:p w14:paraId="1F19471D" w14:textId="77777777" w:rsidR="00465AB5" w:rsidRDefault="00387C71">
      <w:pPr>
        <w:pStyle w:val="Listenabsatz"/>
        <w:numPr>
          <w:ilvl w:val="0"/>
          <w:numId w:val="3"/>
        </w:numPr>
        <w:ind w:left="1080"/>
        <w:rPr>
          <w:lang w:eastAsia="de-DE"/>
        </w:rPr>
      </w:pPr>
      <w:r>
        <w:rPr>
          <w:lang w:eastAsia="de-DE"/>
        </w:rPr>
        <w:t>c</w:t>
      </w:r>
      <w:r w:rsidR="009C0E9D">
        <w:rPr>
          <w:lang w:eastAsia="de-DE"/>
        </w:rPr>
        <w:t>ondition</w:t>
      </w:r>
      <w:r w:rsidR="00DB3110">
        <w:rPr>
          <w:lang w:eastAsia="de-DE"/>
        </w:rPr>
        <w:br/>
      </w:r>
      <w:r w:rsidR="009C0E9D">
        <w:rPr>
          <w:lang w:eastAsia="de-DE"/>
        </w:rPr>
        <w:t>This property contains the condition for the condition-related support qualifiers.</w:t>
      </w:r>
    </w:p>
    <w:p w14:paraId="27C9E1F4" w14:textId="77777777" w:rsidR="00465AB5" w:rsidRDefault="009C0E9D">
      <w:pPr>
        <w:pStyle w:val="Listenabsatz"/>
        <w:numPr>
          <w:ilvl w:val="0"/>
          <w:numId w:val="2"/>
        </w:numPr>
        <w:rPr>
          <w:lang w:eastAsia="de-DE"/>
        </w:rPr>
      </w:pPr>
      <w:r>
        <w:rPr>
          <w:lang w:eastAsia="de-DE"/>
        </w:rPr>
        <w:t>Other propert</w:t>
      </w:r>
      <w:r w:rsidR="00DB3110">
        <w:rPr>
          <w:lang w:eastAsia="de-DE"/>
        </w:rPr>
        <w:t>ies:</w:t>
      </w:r>
    </w:p>
    <w:p w14:paraId="06EE0CE2" w14:textId="77777777" w:rsidR="00465AB5" w:rsidRDefault="00CB2A38">
      <w:pPr>
        <w:pStyle w:val="Listenabsatz"/>
        <w:numPr>
          <w:ilvl w:val="0"/>
          <w:numId w:val="3"/>
        </w:numPr>
        <w:ind w:left="1080"/>
        <w:rPr>
          <w:lang w:eastAsia="de-DE"/>
        </w:rPr>
      </w:pPr>
      <w:r>
        <w:rPr>
          <w:lang w:eastAsia="de-DE"/>
        </w:rPr>
        <w:t>P</w:t>
      </w:r>
      <w:r w:rsidR="009C0E9D">
        <w:rPr>
          <w:lang w:eastAsia="de-DE"/>
        </w:rPr>
        <w:t>assedBy</w:t>
      </w:r>
      <w:r w:rsidR="008E1A0A">
        <w:rPr>
          <w:lang w:eastAsia="de-DE"/>
        </w:rPr>
        <w:t>Reference</w:t>
      </w:r>
      <w:r w:rsidR="00DB3110">
        <w:rPr>
          <w:lang w:eastAsia="de-DE"/>
        </w:rPr>
        <w:br/>
      </w:r>
      <w:r w:rsidR="009C0E9D">
        <w:rPr>
          <w:lang w:eastAsia="de-DE"/>
        </w:rPr>
        <w:t xml:space="preserve">This property </w:t>
      </w:r>
      <w:r w:rsidR="008119F8" w:rsidRPr="008119F8">
        <w:rPr>
          <w:lang w:eastAsia="de-DE"/>
        </w:rPr>
        <w:t xml:space="preserve">is only relevant in interface related (purpose-specific) models and </w:t>
      </w:r>
      <w:r w:rsidR="009C0E9D">
        <w:rPr>
          <w:lang w:eastAsia="de-DE"/>
        </w:rPr>
        <w:t>shall only be applied to parameters that have an object class defined as their type</w:t>
      </w:r>
      <w:r w:rsidR="00F87193">
        <w:rPr>
          <w:lang w:eastAsia="de-DE"/>
        </w:rPr>
        <w:t>; i.e., on a case by case basis</w:t>
      </w:r>
      <w:r w:rsidR="009C0E9D">
        <w:rPr>
          <w:lang w:eastAsia="de-DE"/>
        </w:rPr>
        <w:t>.</w:t>
      </w:r>
      <w:r w:rsidR="00DB3110">
        <w:rPr>
          <w:lang w:eastAsia="de-DE"/>
        </w:rPr>
        <w:br/>
      </w:r>
      <w:r w:rsidR="009C0E9D">
        <w:rPr>
          <w:lang w:eastAsia="de-DE"/>
        </w:rPr>
        <w:t xml:space="preserve">The property defines if the attribute contains only the </w:t>
      </w:r>
      <w:r w:rsidR="008E1A0A">
        <w:rPr>
          <w:lang w:eastAsia="de-DE"/>
        </w:rPr>
        <w:t>reference</w:t>
      </w:r>
      <w:r w:rsidR="000A73DF">
        <w:rPr>
          <w:lang w:eastAsia="de-DE"/>
        </w:rPr>
        <w:t xml:space="preserve"> (name, </w:t>
      </w:r>
      <w:r w:rsidR="009C0E9D">
        <w:rPr>
          <w:lang w:eastAsia="de-DE"/>
        </w:rPr>
        <w:t>identifier</w:t>
      </w:r>
      <w:r w:rsidR="000A73DF">
        <w:rPr>
          <w:lang w:eastAsia="de-DE"/>
        </w:rPr>
        <w:t>, address</w:t>
      </w:r>
      <w:r w:rsidR="009C0E9D">
        <w:rPr>
          <w:lang w:eastAsia="de-DE"/>
        </w:rPr>
        <w:t xml:space="preserve">) </w:t>
      </w:r>
      <w:r w:rsidR="008E1A0A">
        <w:rPr>
          <w:lang w:eastAsia="de-DE"/>
        </w:rPr>
        <w:t>to</w:t>
      </w:r>
      <w:r w:rsidR="009C0E9D">
        <w:rPr>
          <w:lang w:eastAsia="de-DE"/>
        </w:rPr>
        <w:t xml:space="preserve"> the </w:t>
      </w:r>
      <w:r w:rsidR="006D677F">
        <w:rPr>
          <w:lang w:eastAsia="de-DE"/>
        </w:rPr>
        <w:t>referred instance(s) when being transferred across the interface.</w:t>
      </w:r>
      <w:r w:rsidR="006D677F">
        <w:rPr>
          <w:lang w:eastAsia="de-DE"/>
        </w:rPr>
        <w:br/>
        <w:t>Otherwise the parameter contains the complete information of the instance(s) when being transferred across the interface.</w:t>
      </w:r>
    </w:p>
    <w:p w14:paraId="7570F943" w14:textId="77777777" w:rsidR="00F87193" w:rsidRPr="00F87193" w:rsidRDefault="00AC004F" w:rsidP="00F87193">
      <w:pPr>
        <w:ind w:left="360"/>
        <w:jc w:val="center"/>
        <w:rPr>
          <w:noProof/>
          <w:lang w:val="de-DE" w:eastAsia="de-DE"/>
        </w:rPr>
      </w:pPr>
      <w:r>
        <w:rPr>
          <w:noProof/>
          <w:lang w:val="de-DE" w:eastAsia="de-DE"/>
        </w:rPr>
        <w:lastRenderedPageBreak/>
        <w:drawing>
          <wp:inline distT="0" distB="0" distL="0" distR="0" wp14:anchorId="30701A00" wp14:editId="57A24EFC">
            <wp:extent cx="1019175" cy="1304925"/>
            <wp:effectExtent l="19050" t="0" r="9525" b="0"/>
            <wp:docPr id="8"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8"/>
                    <a:srcRect/>
                    <a:stretch>
                      <a:fillRect/>
                    </a:stretch>
                  </pic:blipFill>
                  <pic:spPr bwMode="auto">
                    <a:xfrm>
                      <a:off x="0" y="0"/>
                      <a:ext cx="1019175" cy="1304925"/>
                    </a:xfrm>
                    <a:prstGeom prst="rect">
                      <a:avLst/>
                    </a:prstGeom>
                    <a:noFill/>
                    <a:ln w="9525">
                      <a:noFill/>
                      <a:miter lim="800000"/>
                      <a:headEnd/>
                      <a:tailEnd/>
                    </a:ln>
                  </pic:spPr>
                </pic:pic>
              </a:graphicData>
            </a:graphic>
          </wp:inline>
        </w:drawing>
      </w:r>
    </w:p>
    <w:p w14:paraId="0A178444" w14:textId="1ECC6017" w:rsidR="00F87193" w:rsidRDefault="00F87193" w:rsidP="00427868">
      <w:pPr>
        <w:pStyle w:val="FigureCaption"/>
      </w:pPr>
      <w:bookmarkStart w:id="1046" w:name="_Toc409163004"/>
      <w:bookmarkStart w:id="1047" w:name="_Toc410656455"/>
      <w:bookmarkStart w:id="1048" w:name="_Toc516068674"/>
      <w:bookmarkStart w:id="1049" w:name="_Toc79149080"/>
      <w:r>
        <w:t xml:space="preserve">Figure </w:t>
      </w:r>
      <w:r w:rsidR="00ED61A2">
        <w:fldChar w:fldCharType="begin"/>
      </w:r>
      <w:r>
        <w:instrText xml:space="preserve"> STYLEREF 1 \s </w:instrText>
      </w:r>
      <w:r w:rsidR="00ED61A2">
        <w:fldChar w:fldCharType="separate"/>
      </w:r>
      <w:r w:rsidR="005D7611">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42</w:t>
      </w:r>
      <w:r w:rsidR="00ED61A2">
        <w:fldChar w:fldCharType="end"/>
      </w:r>
      <w:r>
        <w:t xml:space="preserve">: </w:t>
      </w:r>
      <w:r w:rsidRPr="000E4BCF">
        <w:t>«</w:t>
      </w:r>
      <w:r>
        <w:t>P</w:t>
      </w:r>
      <w:r w:rsidRPr="000E4BCF">
        <w:t>assedBy</w:t>
      </w:r>
      <w:r>
        <w:t>Reference</w:t>
      </w:r>
      <w:r w:rsidRPr="000E4BCF">
        <w:t>» Stereotype</w:t>
      </w:r>
      <w:bookmarkEnd w:id="1046"/>
      <w:bookmarkEnd w:id="1047"/>
      <w:bookmarkEnd w:id="1048"/>
      <w:bookmarkEnd w:id="1049"/>
    </w:p>
    <w:p w14:paraId="4339E12C" w14:textId="522F1D25" w:rsidR="00324D29" w:rsidRDefault="00441543">
      <w:pPr>
        <w:rPr>
          <w:lang w:eastAsia="de-DE"/>
        </w:rPr>
      </w:pPr>
      <w:r>
        <w:rPr>
          <w:lang w:eastAsia="de-DE"/>
        </w:rPr>
        <w:t xml:space="preserve">The following </w:t>
      </w:r>
      <w:r w:rsidR="009C0E9D">
        <w:rPr>
          <w:lang w:eastAsia="de-DE"/>
        </w:rPr>
        <w:t>UML defined parameter properties are not used</w:t>
      </w:r>
      <w:r w:rsidR="00927DEF">
        <w:rPr>
          <w:lang w:eastAsia="de-DE"/>
        </w:rPr>
        <w:t xml:space="preserve"> (i.e., must be ignored regardless of the value they might have)</w:t>
      </w:r>
      <w:r w:rsidR="009C0E9D">
        <w:rPr>
          <w:lang w:eastAsia="de-DE"/>
        </w:rPr>
        <w:t>:</w:t>
      </w:r>
    </w:p>
    <w:p w14:paraId="1E801EDE" w14:textId="77777777" w:rsidR="00324D29" w:rsidRDefault="009C0E9D">
      <w:pPr>
        <w:pStyle w:val="Listenabsatz"/>
        <w:numPr>
          <w:ilvl w:val="0"/>
          <w:numId w:val="2"/>
        </w:numPr>
        <w:rPr>
          <w:lang w:eastAsia="de-DE"/>
        </w:rPr>
      </w:pPr>
      <w:r>
        <w:rPr>
          <w:lang w:eastAsia="de-DE"/>
        </w:rPr>
        <w:t>Is exception</w:t>
      </w:r>
      <w:r w:rsidR="002D63BB">
        <w:rPr>
          <w:lang w:eastAsia="de-DE"/>
        </w:rPr>
        <w:t xml:space="preserve"> (default = false)</w:t>
      </w:r>
    </w:p>
    <w:p w14:paraId="342CE1DF" w14:textId="77777777" w:rsidR="00324D29" w:rsidRDefault="009C0E9D">
      <w:pPr>
        <w:pStyle w:val="Listenabsatz"/>
        <w:numPr>
          <w:ilvl w:val="0"/>
          <w:numId w:val="2"/>
        </w:numPr>
        <w:rPr>
          <w:lang w:eastAsia="de-DE"/>
        </w:rPr>
      </w:pPr>
      <w:r>
        <w:rPr>
          <w:lang w:eastAsia="de-DE"/>
        </w:rPr>
        <w:t>Is stream</w:t>
      </w:r>
      <w:r w:rsidR="002D63BB">
        <w:rPr>
          <w:lang w:eastAsia="de-DE"/>
        </w:rPr>
        <w:t xml:space="preserve"> (default = false)</w:t>
      </w:r>
    </w:p>
    <w:p w14:paraId="38E1FCD5" w14:textId="77777777" w:rsidR="00324D29" w:rsidRDefault="009C0E9D">
      <w:pPr>
        <w:pStyle w:val="Listenabsatz"/>
        <w:numPr>
          <w:ilvl w:val="0"/>
          <w:numId w:val="2"/>
        </w:numPr>
        <w:rPr>
          <w:lang w:eastAsia="de-DE"/>
        </w:rPr>
      </w:pPr>
      <w:r>
        <w:rPr>
          <w:lang w:eastAsia="de-DE"/>
        </w:rPr>
        <w:t>Is unique</w:t>
      </w:r>
      <w:r w:rsidR="002D63BB">
        <w:rPr>
          <w:lang w:eastAsia="de-DE"/>
        </w:rPr>
        <w:t xml:space="preserve"> (default = true)</w:t>
      </w:r>
    </w:p>
    <w:p w14:paraId="50AD4288" w14:textId="77777777" w:rsidR="00324D29" w:rsidRDefault="009C0E9D">
      <w:pPr>
        <w:pStyle w:val="Listenabsatz"/>
        <w:numPr>
          <w:ilvl w:val="0"/>
          <w:numId w:val="2"/>
        </w:numPr>
        <w:rPr>
          <w:lang w:eastAsia="de-DE"/>
        </w:rPr>
      </w:pPr>
      <w:r>
        <w:rPr>
          <w:lang w:eastAsia="de-DE"/>
        </w:rPr>
        <w:t>Visibility</w:t>
      </w:r>
      <w:r w:rsidR="002D63BB">
        <w:rPr>
          <w:lang w:eastAsia="de-DE"/>
        </w:rPr>
        <w:t xml:space="preserve"> (default = public)</w:t>
      </w:r>
    </w:p>
    <w:p w14:paraId="21DE3C5E" w14:textId="77777777" w:rsidR="00AC0087" w:rsidRDefault="00AC0087" w:rsidP="00AC0087">
      <w:pPr>
        <w:rPr>
          <w:lang w:eastAsia="de-DE"/>
        </w:rPr>
      </w:pPr>
      <w:bookmarkStart w:id="1050" w:name="_Toc397428422"/>
      <w:bookmarkStart w:id="1051" w:name="_Ref394403711"/>
    </w:p>
    <w:p w14:paraId="65BE9745" w14:textId="77777777" w:rsidR="00205DEA" w:rsidRDefault="00205DEA" w:rsidP="00CA746A">
      <w:pPr>
        <w:pStyle w:val="berschrift2"/>
        <w:rPr>
          <w:lang w:eastAsia="de-DE"/>
        </w:rPr>
      </w:pPr>
      <w:bookmarkStart w:id="1052" w:name="_Ref399941751"/>
      <w:bookmarkStart w:id="1053" w:name="_Toc410656456"/>
      <w:bookmarkStart w:id="1054" w:name="_Toc516068509"/>
      <w:bookmarkStart w:id="1055" w:name="_Toc79148989"/>
      <w:r>
        <w:rPr>
          <w:lang w:eastAsia="de-DE"/>
        </w:rPr>
        <w:t>Notifications</w:t>
      </w:r>
      <w:bookmarkEnd w:id="1050"/>
      <w:bookmarkEnd w:id="1052"/>
      <w:bookmarkEnd w:id="1053"/>
      <w:bookmarkEnd w:id="1054"/>
      <w:bookmarkEnd w:id="1055"/>
    </w:p>
    <w:p w14:paraId="5BBE29F3" w14:textId="77777777" w:rsidR="00C33497" w:rsidRDefault="00C33497" w:rsidP="00C33497">
      <w:pPr>
        <w:pStyle w:val="berschrift3"/>
      </w:pPr>
      <w:bookmarkStart w:id="1056" w:name="_Toc516068510"/>
      <w:bookmarkStart w:id="1057" w:name="_Toc79148990"/>
      <w:r>
        <w:t>Description</w:t>
      </w:r>
      <w:bookmarkEnd w:id="1056"/>
      <w:bookmarkEnd w:id="1057"/>
    </w:p>
    <w:p w14:paraId="295C4118" w14:textId="5A556627" w:rsidR="00AC0087" w:rsidRDefault="00AC0087" w:rsidP="00AC0087">
      <w:pPr>
        <w:rPr>
          <w:lang w:eastAsia="de-DE"/>
        </w:rPr>
      </w:pPr>
      <w:r>
        <w:rPr>
          <w:lang w:eastAsia="de-DE"/>
        </w:rPr>
        <w:t>Note: Notifications may only be defined in the purpose-specific mod</w:t>
      </w:r>
      <w:r w:rsidR="00B03E9A">
        <w:rPr>
          <w:lang w:eastAsia="de-DE"/>
        </w:rPr>
        <w:t>els</w:t>
      </w:r>
      <w:r>
        <w:rPr>
          <w:lang w:eastAsia="de-DE"/>
        </w:rPr>
        <w:t xml:space="preserve"> of the </w:t>
      </w:r>
      <w:r w:rsidR="00FD585C">
        <w:rPr>
          <w:lang w:eastAsia="de-DE"/>
        </w:rPr>
        <w:t>i</w:t>
      </w:r>
      <w:r>
        <w:rPr>
          <w:lang w:eastAsia="de-DE"/>
        </w:rPr>
        <w:t xml:space="preserve">nformation </w:t>
      </w:r>
      <w:r w:rsidR="00FD585C">
        <w:rPr>
          <w:lang w:eastAsia="de-DE"/>
        </w:rPr>
        <w:t>m</w:t>
      </w:r>
      <w:r>
        <w:rPr>
          <w:lang w:eastAsia="de-DE"/>
        </w:rPr>
        <w:t xml:space="preserve">odel; see </w:t>
      </w:r>
      <w:r w:rsidR="00ED61A2">
        <w:rPr>
          <w:lang w:eastAsia="de-DE"/>
        </w:rPr>
        <w:fldChar w:fldCharType="begin"/>
      </w:r>
      <w:r w:rsidR="002F262A">
        <w:rPr>
          <w:lang w:eastAsia="de-DE"/>
        </w:rPr>
        <w:instrText xml:space="preserve"> REF _Ref410656698 \h </w:instrText>
      </w:r>
      <w:r w:rsidR="00ED61A2">
        <w:rPr>
          <w:lang w:eastAsia="de-DE"/>
        </w:rPr>
      </w:r>
      <w:r w:rsidR="00ED61A2">
        <w:rPr>
          <w:lang w:eastAsia="de-DE"/>
        </w:rPr>
        <w:fldChar w:fldCharType="separate"/>
      </w:r>
      <w:r w:rsidR="000E3F29">
        <w:t xml:space="preserve">Figure </w:t>
      </w:r>
      <w:r w:rsidR="000E3F29">
        <w:rPr>
          <w:noProof/>
        </w:rPr>
        <w:t>4</w:t>
      </w:r>
      <w:r w:rsidR="000E3F29">
        <w:t>.</w:t>
      </w:r>
      <w:r w:rsidR="000E3F29">
        <w:rPr>
          <w:noProof/>
        </w:rPr>
        <w:t>1</w:t>
      </w:r>
      <w:r w:rsidR="00ED61A2">
        <w:rPr>
          <w:lang w:eastAsia="de-DE"/>
        </w:rPr>
        <w:fldChar w:fldCharType="end"/>
      </w:r>
      <w:r>
        <w:rPr>
          <w:lang w:eastAsia="de-DE"/>
        </w:rPr>
        <w:t>.</w:t>
      </w:r>
    </w:p>
    <w:p w14:paraId="533A0C2F" w14:textId="77777777" w:rsidR="00AC0087" w:rsidRDefault="00AC0087" w:rsidP="00AC0087">
      <w:pPr>
        <w:rPr>
          <w:lang w:eastAsia="de-DE"/>
        </w:rPr>
      </w:pPr>
      <w:r>
        <w:rPr>
          <w:lang w:eastAsia="de-DE"/>
        </w:rPr>
        <w:t xml:space="preserve">The UML </w:t>
      </w:r>
      <w:r w:rsidRPr="00931D97">
        <w:rPr>
          <w:lang w:eastAsia="de-DE"/>
        </w:rPr>
        <w:t>«</w:t>
      </w:r>
      <w:r w:rsidR="00004DBE">
        <w:rPr>
          <w:lang w:eastAsia="de-DE"/>
        </w:rPr>
        <w:t>S</w:t>
      </w:r>
      <w:r>
        <w:rPr>
          <w:lang w:eastAsia="de-DE"/>
        </w:rPr>
        <w:t>ignal</w:t>
      </w:r>
      <w:r w:rsidRPr="00931D97">
        <w:rPr>
          <w:lang w:eastAsia="de-DE"/>
        </w:rPr>
        <w:t>»</w:t>
      </w:r>
      <w:r>
        <w:rPr>
          <w:lang w:eastAsia="de-DE"/>
        </w:rPr>
        <w:t xml:space="preserve"> artifact is used to define the content of a notification. The information is defined in the attributes of the </w:t>
      </w:r>
      <w:r w:rsidRPr="00283111">
        <w:t>«</w:t>
      </w:r>
      <w:r>
        <w:t>Signal</w:t>
      </w:r>
      <w:r w:rsidRPr="00283111">
        <w:t>»</w:t>
      </w:r>
      <w:r>
        <w:t>.</w:t>
      </w:r>
    </w:p>
    <w:p w14:paraId="74F25870" w14:textId="77777777" w:rsidR="003D77FC" w:rsidRDefault="003D77FC" w:rsidP="00CA746A">
      <w:pPr>
        <w:pStyle w:val="berschrift3"/>
      </w:pPr>
      <w:bookmarkStart w:id="1058" w:name="_Toc516068511"/>
      <w:bookmarkStart w:id="1059" w:name="_Toc79148991"/>
      <w:r>
        <w:t>Notification</w:t>
      </w:r>
      <w:r w:rsidRPr="000B3E73">
        <w:t xml:space="preserve"> Notation</w:t>
      </w:r>
      <w:bookmarkEnd w:id="1058"/>
      <w:bookmarkEnd w:id="1059"/>
    </w:p>
    <w:p w14:paraId="1037BA13" w14:textId="77777777" w:rsidR="003D77FC" w:rsidRPr="00D2184C" w:rsidRDefault="003D77FC" w:rsidP="003D77FC"/>
    <w:p w14:paraId="44EA2845" w14:textId="77777777" w:rsidR="00AC0087" w:rsidRDefault="003229D7" w:rsidP="00AC0087">
      <w:pPr>
        <w:pStyle w:val="Beschriftung"/>
        <w:keepNext/>
      </w:pPr>
      <w:r>
        <w:rPr>
          <w:noProof/>
          <w:lang w:val="de-DE" w:eastAsia="de-DE"/>
        </w:rPr>
        <w:drawing>
          <wp:inline distT="0" distB="0" distL="0" distR="0" wp14:anchorId="08BD0359" wp14:editId="56363317">
            <wp:extent cx="2466975" cy="990600"/>
            <wp:effectExtent l="19050" t="0" r="9525" b="0"/>
            <wp:docPr id="5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srcRect/>
                    <a:stretch>
                      <a:fillRect/>
                    </a:stretch>
                  </pic:blipFill>
                  <pic:spPr bwMode="auto">
                    <a:xfrm>
                      <a:off x="0" y="0"/>
                      <a:ext cx="2466975" cy="990600"/>
                    </a:xfrm>
                    <a:prstGeom prst="rect">
                      <a:avLst/>
                    </a:prstGeom>
                    <a:noFill/>
                    <a:ln w="9525">
                      <a:noFill/>
                      <a:miter lim="800000"/>
                      <a:headEnd/>
                      <a:tailEnd/>
                    </a:ln>
                  </pic:spPr>
                </pic:pic>
              </a:graphicData>
            </a:graphic>
          </wp:inline>
        </w:drawing>
      </w:r>
    </w:p>
    <w:p w14:paraId="6617AFD6" w14:textId="7FF0D195" w:rsidR="00AC0087" w:rsidRDefault="00AC0087" w:rsidP="00427868">
      <w:pPr>
        <w:pStyle w:val="FigureCaption"/>
      </w:pPr>
      <w:bookmarkStart w:id="1060" w:name="_Toc399842971"/>
      <w:bookmarkStart w:id="1061" w:name="_Toc409163005"/>
      <w:bookmarkStart w:id="1062" w:name="_Toc410656457"/>
      <w:bookmarkStart w:id="1063" w:name="_Toc516068675"/>
      <w:bookmarkStart w:id="1064" w:name="_Toc79149081"/>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EC7C25">
        <w:rPr>
          <w:noProof/>
        </w:rPr>
        <w:t>43</w:t>
      </w:r>
      <w:r w:rsidR="00ED61A2">
        <w:fldChar w:fldCharType="end"/>
      </w:r>
      <w:r>
        <w:t xml:space="preserve">: </w:t>
      </w:r>
      <w:r w:rsidRPr="00D2184C">
        <w:t xml:space="preserve">Graphical Notation for </w:t>
      </w:r>
      <w:r w:rsidRPr="00283111">
        <w:t>«</w:t>
      </w:r>
      <w:r>
        <w:t>Signal</w:t>
      </w:r>
      <w:r w:rsidRPr="00283111">
        <w:t>»</w:t>
      </w:r>
      <w:bookmarkEnd w:id="1060"/>
      <w:bookmarkEnd w:id="1061"/>
      <w:bookmarkEnd w:id="1062"/>
      <w:bookmarkEnd w:id="1063"/>
      <w:bookmarkEnd w:id="1064"/>
    </w:p>
    <w:p w14:paraId="35C19D9A" w14:textId="77777777" w:rsidR="00E3504F" w:rsidRDefault="00C03C4B" w:rsidP="00CA746A">
      <w:pPr>
        <w:pStyle w:val="berschrift3"/>
        <w:rPr>
          <w:lang w:eastAsia="de-DE"/>
        </w:rPr>
      </w:pPr>
      <w:bookmarkStart w:id="1065" w:name="_Ref433621009"/>
      <w:bookmarkStart w:id="1066" w:name="_Toc516068512"/>
      <w:bookmarkStart w:id="1067" w:name="_Toc79148992"/>
      <w:r>
        <w:t>Notification</w:t>
      </w:r>
      <w:r w:rsidRPr="000B3E73">
        <w:t xml:space="preserve"> </w:t>
      </w:r>
      <w:r w:rsidR="00E3504F">
        <w:rPr>
          <w:lang w:eastAsia="de-DE"/>
        </w:rPr>
        <w:t>Properties</w:t>
      </w:r>
      <w:bookmarkEnd w:id="1065"/>
      <w:bookmarkEnd w:id="1066"/>
      <w:bookmarkEnd w:id="1067"/>
    </w:p>
    <w:p w14:paraId="5FC7F642" w14:textId="77777777" w:rsidR="00E3504F" w:rsidRDefault="00E3504F" w:rsidP="006D6F80">
      <w:r>
        <w:t>A</w:t>
      </w:r>
      <w:r w:rsidR="003D77FC">
        <w:t xml:space="preserve"> </w:t>
      </w:r>
      <w:r>
        <w:t>n</w:t>
      </w:r>
      <w:r w:rsidR="003D77FC">
        <w:t>otification/signal</w:t>
      </w:r>
      <w:r>
        <w:t xml:space="preserve"> </w:t>
      </w:r>
      <w:r w:rsidR="003229D7" w:rsidRPr="006D6F80">
        <w:rPr>
          <w:noProof/>
          <w:lang w:val="de-DE" w:eastAsia="de-DE"/>
        </w:rPr>
        <w:drawing>
          <wp:inline distT="0" distB="0" distL="0" distR="0" wp14:anchorId="7852D750" wp14:editId="1D1B0FBA">
            <wp:extent cx="257175" cy="180975"/>
            <wp:effectExtent l="19050" t="0" r="9525" b="0"/>
            <wp:docPr id="38"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srcRect/>
                    <a:stretch>
                      <a:fillRect/>
                    </a:stretch>
                  </pic:blipFill>
                  <pic:spPr bwMode="auto">
                    <a:xfrm>
                      <a:off x="0" y="0"/>
                      <a:ext cx="257175" cy="180975"/>
                    </a:xfrm>
                    <a:prstGeom prst="rect">
                      <a:avLst/>
                    </a:prstGeom>
                    <a:noFill/>
                    <a:ln w="9525">
                      <a:noFill/>
                      <a:miter lim="800000"/>
                      <a:headEnd/>
                      <a:tailEnd/>
                    </a:ln>
                  </pic:spPr>
                </pic:pic>
              </a:graphicData>
            </a:graphic>
          </wp:inline>
        </w:drawing>
      </w:r>
      <w:r>
        <w:t xml:space="preserve"> has the following properties:</w:t>
      </w:r>
    </w:p>
    <w:p w14:paraId="153F2F99" w14:textId="77777777" w:rsidR="00465AB5" w:rsidRDefault="00E3504F">
      <w:pPr>
        <w:pStyle w:val="Listenabsatz"/>
        <w:numPr>
          <w:ilvl w:val="0"/>
          <w:numId w:val="2"/>
        </w:numPr>
        <w:rPr>
          <w:lang w:eastAsia="de-DE"/>
        </w:rPr>
      </w:pPr>
      <w:r>
        <w:rPr>
          <w:lang w:eastAsia="de-DE"/>
        </w:rPr>
        <w:t>Name</w:t>
      </w:r>
      <w:r>
        <w:rPr>
          <w:lang w:eastAsia="de-DE"/>
        </w:rPr>
        <w:br/>
        <w:t>Follows Upper Camel Case (UCC</w:t>
      </w:r>
      <w:r w:rsidR="006D677F">
        <w:rPr>
          <w:lang w:eastAsia="de-DE"/>
        </w:rPr>
        <w:t>) style.</w:t>
      </w:r>
      <w:r>
        <w:rPr>
          <w:lang w:eastAsia="de-DE"/>
        </w:rPr>
        <w:t xml:space="preserve"> Each </w:t>
      </w:r>
      <w:r w:rsidR="003D77FC">
        <w:rPr>
          <w:lang w:eastAsia="de-DE"/>
        </w:rPr>
        <w:t>notification/signal</w:t>
      </w:r>
      <w:r>
        <w:rPr>
          <w:lang w:eastAsia="de-DE"/>
        </w:rPr>
        <w:t xml:space="preserve"> in the model has a unique name. An example of Upper Camel Case: </w:t>
      </w:r>
      <w:r w:rsidR="003D77FC">
        <w:rPr>
          <w:lang w:eastAsia="de-DE"/>
        </w:rPr>
        <w:t>ObjectCreationNotification</w:t>
      </w:r>
      <w:r>
        <w:rPr>
          <w:lang w:eastAsia="de-DE"/>
        </w:rPr>
        <w:t>.</w:t>
      </w:r>
    </w:p>
    <w:p w14:paraId="3411D075" w14:textId="77777777" w:rsidR="00465AB5" w:rsidRDefault="00E3504F">
      <w:pPr>
        <w:pStyle w:val="Listenabsatz"/>
        <w:numPr>
          <w:ilvl w:val="0"/>
          <w:numId w:val="2"/>
        </w:numPr>
        <w:rPr>
          <w:lang w:eastAsia="de-DE"/>
        </w:rPr>
      </w:pPr>
      <w:r>
        <w:rPr>
          <w:lang w:eastAsia="de-DE"/>
        </w:rPr>
        <w:lastRenderedPageBreak/>
        <w:t>Documentation</w:t>
      </w:r>
      <w:r>
        <w:rPr>
          <w:lang w:eastAsia="de-DE"/>
        </w:rPr>
        <w:br/>
        <w:t xml:space="preserve">Contains a short </w:t>
      </w:r>
      <w:r w:rsidR="005B21EB">
        <w:rPr>
          <w:lang w:eastAsia="de-DE"/>
        </w:rPr>
        <w:t>definition</w:t>
      </w:r>
      <w:r>
        <w:rPr>
          <w:lang w:eastAsia="de-DE"/>
        </w:rPr>
        <w:t>. The documentation is carried in the “</w:t>
      </w:r>
      <w:r w:rsidR="00D50935" w:rsidRPr="00D50935">
        <w:rPr>
          <w:lang w:eastAsia="de-DE"/>
        </w:rPr>
        <w:t xml:space="preserve">Applied </w:t>
      </w:r>
      <w:r w:rsidR="00D50935">
        <w:rPr>
          <w:lang w:eastAsia="de-DE"/>
        </w:rPr>
        <w:t>c</w:t>
      </w:r>
      <w:r>
        <w:rPr>
          <w:lang w:eastAsia="de-DE"/>
        </w:rPr>
        <w:t>omments” field in Papyrus</w:t>
      </w:r>
      <w:r w:rsidR="00D50935" w:rsidRPr="00D50935">
        <w:rPr>
          <w:lang w:eastAsia="de-DE"/>
        </w:rPr>
        <w:t xml:space="preserve">; i.e., the “Owned comments” field </w:t>
      </w:r>
      <w:r w:rsidR="000B7770">
        <w:rPr>
          <w:lang w:eastAsia="de-DE"/>
        </w:rPr>
        <w:t>shall</w:t>
      </w:r>
      <w:r w:rsidR="00D50935" w:rsidRPr="00D50935">
        <w:rPr>
          <w:lang w:eastAsia="de-DE"/>
        </w:rPr>
        <w:t xml:space="preserve"> not be used. The complete documentation should be written in a single comment; i.e., at most one “Applied comment”</w:t>
      </w:r>
      <w:r>
        <w:rPr>
          <w:lang w:eastAsia="de-DE"/>
        </w:rPr>
        <w:t>.</w:t>
      </w:r>
    </w:p>
    <w:p w14:paraId="2A76E41C" w14:textId="77777777" w:rsidR="00465AB5" w:rsidRDefault="00E3504F">
      <w:pPr>
        <w:pStyle w:val="Listenabsatz"/>
        <w:numPr>
          <w:ilvl w:val="0"/>
          <w:numId w:val="2"/>
        </w:numPr>
        <w:rPr>
          <w:lang w:eastAsia="de-DE"/>
        </w:rPr>
      </w:pPr>
      <w:r>
        <w:rPr>
          <w:lang w:eastAsia="de-DE"/>
        </w:rPr>
        <w:t>Superclass(es)</w:t>
      </w:r>
      <w:r>
        <w:rPr>
          <w:lang w:eastAsia="de-DE"/>
        </w:rPr>
        <w:br/>
        <w:t>Inheritance and multiple inheritance may be used to deal with shared properties.</w:t>
      </w:r>
    </w:p>
    <w:p w14:paraId="2E19C437" w14:textId="77777777" w:rsidR="00465AB5" w:rsidRDefault="00E3504F">
      <w:pPr>
        <w:pStyle w:val="Listenabsatz"/>
        <w:numPr>
          <w:ilvl w:val="0"/>
          <w:numId w:val="2"/>
        </w:numPr>
        <w:rPr>
          <w:lang w:eastAsia="de-DE"/>
        </w:rPr>
      </w:pPr>
      <w:r>
        <w:rPr>
          <w:lang w:eastAsia="de-DE"/>
        </w:rPr>
        <w:t>Abstract</w:t>
      </w:r>
      <w:r>
        <w:rPr>
          <w:lang w:eastAsia="de-DE"/>
        </w:rPr>
        <w:br/>
        <w:t xml:space="preserve">Indicates if the </w:t>
      </w:r>
      <w:r w:rsidR="00474672" w:rsidRPr="00474672">
        <w:rPr>
          <w:lang w:eastAsia="de-DE"/>
        </w:rPr>
        <w:t xml:space="preserve">notification/signal </w:t>
      </w:r>
      <w:r>
        <w:rPr>
          <w:lang w:eastAsia="de-DE"/>
        </w:rPr>
        <w:t>can be instantiated or is just used for inheritance.</w:t>
      </w:r>
    </w:p>
    <w:p w14:paraId="2D8934BE" w14:textId="77777777" w:rsidR="00465AB5" w:rsidRDefault="00E3504F">
      <w:pPr>
        <w:pStyle w:val="Listenabsatz"/>
        <w:numPr>
          <w:ilvl w:val="0"/>
          <w:numId w:val="2"/>
        </w:numPr>
        <w:rPr>
          <w:lang w:eastAsia="de-DE"/>
        </w:rPr>
      </w:pPr>
      <w:r>
        <w:rPr>
          <w:lang w:eastAsia="de-DE"/>
        </w:rPr>
        <w:t>Additional properties are defined in the «OpenModel</w:t>
      </w:r>
      <w:r w:rsidR="00474672">
        <w:rPr>
          <w:lang w:eastAsia="de-DE"/>
        </w:rPr>
        <w:t>Notification</w:t>
      </w:r>
      <w:r>
        <w:rPr>
          <w:lang w:eastAsia="de-DE"/>
        </w:rPr>
        <w:t xml:space="preserve">» stereotype which </w:t>
      </w:r>
      <w:r w:rsidR="006D677F">
        <w:rPr>
          <w:lang w:eastAsia="de-DE"/>
        </w:rPr>
        <w:t>extends</w:t>
      </w:r>
      <w:r w:rsidR="00474672">
        <w:rPr>
          <w:lang w:eastAsia="de-DE"/>
        </w:rPr>
        <w:t xml:space="preserve"> </w:t>
      </w:r>
      <w:r>
        <w:rPr>
          <w:lang w:eastAsia="de-DE"/>
        </w:rPr>
        <w:t>(</w:t>
      </w:r>
      <w:r w:rsidR="003229D7">
        <w:rPr>
          <w:noProof/>
          <w:lang w:val="de-DE" w:eastAsia="de-DE"/>
        </w:rPr>
        <w:drawing>
          <wp:inline distT="0" distB="0" distL="0" distR="0" wp14:anchorId="32370932" wp14:editId="0468869A">
            <wp:extent cx="698500" cy="146685"/>
            <wp:effectExtent l="19050" t="0" r="6350" b="0"/>
            <wp:docPr id="2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698500" cy="146685"/>
                    </a:xfrm>
                    <a:prstGeom prst="rect">
                      <a:avLst/>
                    </a:prstGeom>
                    <a:noFill/>
                    <a:ln w="9525">
                      <a:noFill/>
                      <a:miter lim="800000"/>
                      <a:headEnd/>
                      <a:tailEnd/>
                    </a:ln>
                  </pic:spPr>
                </pic:pic>
              </a:graphicData>
            </a:graphic>
          </wp:inline>
        </w:drawing>
      </w:r>
      <w:r>
        <w:rPr>
          <w:lang w:eastAsia="de-DE"/>
        </w:rPr>
        <w:t xml:space="preserve">) </w:t>
      </w:r>
      <w:r w:rsidRPr="00315D31">
        <w:rPr>
          <w:lang w:eastAsia="de-DE"/>
        </w:rPr>
        <w:t xml:space="preserve">by default (required) </w:t>
      </w:r>
      <w:r>
        <w:rPr>
          <w:lang w:eastAsia="de-DE"/>
        </w:rPr>
        <w:t xml:space="preserve">the </w:t>
      </w:r>
      <w:r w:rsidRPr="00DF1F86">
        <w:t>«</w:t>
      </w:r>
      <w:r>
        <w:t>metaclass</w:t>
      </w:r>
      <w:r w:rsidRPr="00DF1F86">
        <w:t>»</w:t>
      </w:r>
      <w:r>
        <w:t xml:space="preserve"> </w:t>
      </w:r>
      <w:r w:rsidR="00474672">
        <w:t>Signal</w:t>
      </w:r>
      <w:r>
        <w:rPr>
          <w:lang w:eastAsia="de-DE"/>
        </w:rPr>
        <w:t>:</w:t>
      </w:r>
    </w:p>
    <w:p w14:paraId="03B930CC" w14:textId="77777777" w:rsidR="00E3504F" w:rsidRDefault="003229D7" w:rsidP="00E3504F">
      <w:pPr>
        <w:jc w:val="center"/>
        <w:rPr>
          <w:noProof/>
          <w:lang w:val="de-DE" w:eastAsia="de-DE"/>
        </w:rPr>
      </w:pPr>
      <w:r>
        <w:rPr>
          <w:noProof/>
          <w:lang w:val="de-DE" w:eastAsia="de-DE"/>
        </w:rPr>
        <w:drawing>
          <wp:inline distT="0" distB="0" distL="0" distR="0" wp14:anchorId="390087B4" wp14:editId="6462E259">
            <wp:extent cx="2638425" cy="1809750"/>
            <wp:effectExtent l="19050" t="0" r="9525" b="0"/>
            <wp:docPr id="3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a:srcRect/>
                    <a:stretch>
                      <a:fillRect/>
                    </a:stretch>
                  </pic:blipFill>
                  <pic:spPr bwMode="auto">
                    <a:xfrm>
                      <a:off x="0" y="0"/>
                      <a:ext cx="2638425" cy="1809750"/>
                    </a:xfrm>
                    <a:prstGeom prst="rect">
                      <a:avLst/>
                    </a:prstGeom>
                    <a:noFill/>
                    <a:ln w="9525">
                      <a:noFill/>
                      <a:miter lim="800000"/>
                      <a:headEnd/>
                      <a:tailEnd/>
                    </a:ln>
                  </pic:spPr>
                </pic:pic>
              </a:graphicData>
            </a:graphic>
          </wp:inline>
        </w:drawing>
      </w:r>
    </w:p>
    <w:p w14:paraId="7291B86E" w14:textId="530217D6" w:rsidR="00E3504F" w:rsidRDefault="00E3504F" w:rsidP="00427868">
      <w:pPr>
        <w:pStyle w:val="FigureCaption"/>
      </w:pPr>
      <w:bookmarkStart w:id="1068" w:name="_Ref433621396"/>
      <w:bookmarkStart w:id="1069" w:name="_Toc516068676"/>
      <w:bookmarkStart w:id="1070" w:name="_Toc79149082"/>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44</w:t>
      </w:r>
      <w:r w:rsidR="00ED61A2">
        <w:fldChar w:fldCharType="end"/>
      </w:r>
      <w:bookmarkEnd w:id="1068"/>
      <w:r>
        <w:t xml:space="preserve">: </w:t>
      </w:r>
      <w:r w:rsidRPr="00DF1F86">
        <w:t>«</w:t>
      </w:r>
      <w:r>
        <w:t>OpenModel</w:t>
      </w:r>
      <w:r w:rsidR="00C03C4B">
        <w:t>Notification</w:t>
      </w:r>
      <w:r w:rsidRPr="00DF1F86">
        <w:t>» Stereotype</w:t>
      </w:r>
      <w:bookmarkEnd w:id="1069"/>
      <w:bookmarkEnd w:id="1070"/>
    </w:p>
    <w:p w14:paraId="5B5D4840" w14:textId="77777777" w:rsidR="00465AB5" w:rsidRDefault="004C6771">
      <w:pPr>
        <w:pStyle w:val="Listenabsatz"/>
        <w:numPr>
          <w:ilvl w:val="0"/>
          <w:numId w:val="3"/>
        </w:numPr>
        <w:ind w:left="1080"/>
        <w:rPr>
          <w:lang w:eastAsia="de-DE"/>
        </w:rPr>
      </w:pPr>
      <w:r w:rsidRPr="009A309B">
        <w:rPr>
          <w:lang w:eastAsia="de-DE"/>
        </w:rPr>
        <w:t>triggerConditionList</w:t>
      </w:r>
      <w:r>
        <w:rPr>
          <w:lang w:eastAsia="de-DE"/>
        </w:rPr>
        <w:br/>
      </w:r>
      <w:r w:rsidR="009A309B" w:rsidRPr="009A309B">
        <w:rPr>
          <w:lang w:eastAsia="de-DE"/>
        </w:rPr>
        <w:t xml:space="preserve">This property </w:t>
      </w:r>
      <w:r w:rsidR="00863396">
        <w:rPr>
          <w:lang w:eastAsia="en-GB"/>
        </w:rPr>
        <w:t>contains the triggering</w:t>
      </w:r>
      <w:r w:rsidR="009A309B" w:rsidRPr="009A309B">
        <w:rPr>
          <w:lang w:eastAsia="de-DE"/>
        </w:rPr>
        <w:t xml:space="preserve"> conditions that cause the notification.</w:t>
      </w:r>
      <w:r w:rsidR="00863396" w:rsidRPr="00863396">
        <w:rPr>
          <w:lang w:eastAsia="en-GB"/>
        </w:rPr>
        <w:t xml:space="preserve"> </w:t>
      </w:r>
      <w:r w:rsidR="00863396">
        <w:rPr>
          <w:lang w:eastAsia="en-GB"/>
        </w:rPr>
        <w:t>Create one element in the trigger condition list per trigger as shown on the figure below:</w:t>
      </w:r>
    </w:p>
    <w:p w14:paraId="24A9957F" w14:textId="77777777" w:rsidR="00863396" w:rsidRPr="008761D7" w:rsidRDefault="00324D29" w:rsidP="008761D7">
      <w:pPr>
        <w:jc w:val="center"/>
        <w:rPr>
          <w:noProof/>
          <w:lang w:val="de-DE" w:eastAsia="de-DE"/>
        </w:rPr>
      </w:pPr>
      <w:r>
        <w:rPr>
          <w:noProof/>
          <w:lang w:val="de-DE" w:eastAsia="de-DE"/>
        </w:rPr>
        <w:drawing>
          <wp:inline distT="0" distB="0" distL="0" distR="0" wp14:anchorId="409267FE" wp14:editId="4BAC582F">
            <wp:extent cx="6010275" cy="994541"/>
            <wp:effectExtent l="19050" t="0" r="9525"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6006536" cy="993922"/>
                    </a:xfrm>
                    <a:prstGeom prst="rect">
                      <a:avLst/>
                    </a:prstGeom>
                  </pic:spPr>
                </pic:pic>
              </a:graphicData>
            </a:graphic>
          </wp:inline>
        </w:drawing>
      </w:r>
    </w:p>
    <w:p w14:paraId="18D8DF3D" w14:textId="32BDDCF3" w:rsidR="008761D7" w:rsidRDefault="008761D7" w:rsidP="008761D7">
      <w:pPr>
        <w:pStyle w:val="FigureCaption"/>
      </w:pPr>
      <w:bookmarkStart w:id="1071" w:name="_Toc516068677"/>
      <w:bookmarkStart w:id="1072" w:name="_Toc79149083"/>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EC7C25">
        <w:rPr>
          <w:noProof/>
        </w:rPr>
        <w:t>45</w:t>
      </w:r>
      <w:r w:rsidR="00ED61A2">
        <w:fldChar w:fldCharType="end"/>
      </w:r>
      <w:r>
        <w:t xml:space="preserve">: </w:t>
      </w:r>
      <w:r w:rsidRPr="008761D7">
        <w:t xml:space="preserve">Notification </w:t>
      </w:r>
      <w:r w:rsidR="0019548F">
        <w:t>T</w:t>
      </w:r>
      <w:r w:rsidRPr="008761D7">
        <w:t xml:space="preserve">rigger </w:t>
      </w:r>
      <w:r w:rsidR="0019548F">
        <w:t>C</w:t>
      </w:r>
      <w:r w:rsidRPr="008761D7">
        <w:t xml:space="preserve">ondition </w:t>
      </w:r>
      <w:r w:rsidR="0019548F">
        <w:t>L</w:t>
      </w:r>
      <w:r w:rsidRPr="008761D7">
        <w:t>ist</w:t>
      </w:r>
      <w:bookmarkEnd w:id="1071"/>
      <w:bookmarkEnd w:id="1072"/>
    </w:p>
    <w:p w14:paraId="52F8E02E" w14:textId="77777777" w:rsidR="00863396" w:rsidRDefault="00863396" w:rsidP="008761D7">
      <w:pPr>
        <w:pStyle w:val="Listenabsatz"/>
        <w:ind w:left="1134"/>
      </w:pPr>
      <w:r>
        <w:t>Use the green + button to create a new element in the list:</w:t>
      </w:r>
    </w:p>
    <w:p w14:paraId="30BD2751" w14:textId="77777777" w:rsidR="00863396" w:rsidRPr="008761D7" w:rsidRDefault="00324D29" w:rsidP="008761D7">
      <w:pPr>
        <w:jc w:val="center"/>
        <w:rPr>
          <w:noProof/>
          <w:lang w:val="de-DE" w:eastAsia="de-DE"/>
        </w:rPr>
      </w:pPr>
      <w:r>
        <w:rPr>
          <w:noProof/>
          <w:lang w:val="de-DE" w:eastAsia="de-DE"/>
        </w:rPr>
        <w:drawing>
          <wp:inline distT="0" distB="0" distL="0" distR="0" wp14:anchorId="2DBFE5E8" wp14:editId="35E3BF29">
            <wp:extent cx="4898634" cy="1241556"/>
            <wp:effectExtent l="0" t="0" r="0" b="0"/>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23">
                      <a:extLst>
                        <a:ext uri="{28A0092B-C50C-407E-A947-70E740481C1C}">
                          <a14:useLocalDpi xmlns:a14="http://schemas.microsoft.com/office/drawing/2010/main" val="0"/>
                        </a:ext>
                      </a:extLst>
                    </a:blip>
                    <a:stretch>
                      <a:fillRect/>
                    </a:stretch>
                  </pic:blipFill>
                  <pic:spPr>
                    <a:xfrm>
                      <a:off x="0" y="0"/>
                      <a:ext cx="4907635" cy="1243837"/>
                    </a:xfrm>
                    <a:prstGeom prst="rect">
                      <a:avLst/>
                    </a:prstGeom>
                  </pic:spPr>
                </pic:pic>
              </a:graphicData>
            </a:graphic>
          </wp:inline>
        </w:drawing>
      </w:r>
    </w:p>
    <w:p w14:paraId="639A29C3" w14:textId="2436E7DB" w:rsidR="008761D7" w:rsidRDefault="008761D7" w:rsidP="008761D7">
      <w:pPr>
        <w:pStyle w:val="FigureCaption"/>
      </w:pPr>
      <w:bookmarkStart w:id="1073" w:name="_Toc516068678"/>
      <w:bookmarkStart w:id="1074" w:name="_Toc79149084"/>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EC7C25">
        <w:rPr>
          <w:noProof/>
        </w:rPr>
        <w:t>46</w:t>
      </w:r>
      <w:r w:rsidR="00ED61A2">
        <w:fldChar w:fldCharType="end"/>
      </w:r>
      <w:r>
        <w:t xml:space="preserve">: </w:t>
      </w:r>
      <w:r w:rsidRPr="008761D7">
        <w:t xml:space="preserve">Trigger </w:t>
      </w:r>
      <w:r w:rsidR="0019548F">
        <w:t>C</w:t>
      </w:r>
      <w:r w:rsidRPr="008761D7">
        <w:t xml:space="preserve">ondition </w:t>
      </w:r>
      <w:r w:rsidR="0019548F">
        <w:t>L</w:t>
      </w:r>
      <w:r w:rsidRPr="008761D7">
        <w:t xml:space="preserve">ist </w:t>
      </w:r>
      <w:r w:rsidR="0019548F">
        <w:t>P</w:t>
      </w:r>
      <w:r w:rsidRPr="008761D7">
        <w:t>op-up</w:t>
      </w:r>
      <w:bookmarkEnd w:id="1073"/>
      <w:bookmarkEnd w:id="1074"/>
    </w:p>
    <w:p w14:paraId="2C4107CA" w14:textId="705BBE5F" w:rsidR="00465AB5" w:rsidRDefault="00474672">
      <w:pPr>
        <w:pStyle w:val="Listenabsatz"/>
        <w:numPr>
          <w:ilvl w:val="0"/>
          <w:numId w:val="3"/>
        </w:numPr>
        <w:ind w:left="1080"/>
        <w:rPr>
          <w:lang w:eastAsia="de-DE"/>
        </w:rPr>
      </w:pPr>
      <w:r>
        <w:rPr>
          <w:lang w:eastAsia="de-DE"/>
        </w:rPr>
        <w:lastRenderedPageBreak/>
        <w:t>support</w:t>
      </w:r>
      <w:r>
        <w:rPr>
          <w:lang w:eastAsia="de-DE"/>
        </w:rPr>
        <w:br/>
        <w:t xml:space="preserve">This property qualifies the support of the </w:t>
      </w:r>
      <w:r w:rsidRPr="00474672">
        <w:rPr>
          <w:lang w:eastAsia="de-DE"/>
        </w:rPr>
        <w:t xml:space="preserve">notification/signal </w:t>
      </w:r>
      <w:r>
        <w:rPr>
          <w:lang w:eastAsia="de-DE"/>
        </w:rPr>
        <w:t xml:space="preserve">at the management interface. See definition in </w:t>
      </w:r>
      <w:r w:rsidR="00E0152F">
        <w:rPr>
          <w:lang w:eastAsia="de-DE"/>
        </w:rPr>
        <w:t>clause</w:t>
      </w:r>
      <w:r>
        <w:rPr>
          <w:lang w:eastAsia="de-DE"/>
        </w:rPr>
        <w:t xml:space="preserve"> </w:t>
      </w:r>
      <w:r w:rsidR="00ED61A2">
        <w:rPr>
          <w:lang w:eastAsia="de-DE"/>
        </w:rPr>
        <w:fldChar w:fldCharType="begin"/>
      </w:r>
      <w:r w:rsidR="00AC6283">
        <w:rPr>
          <w:lang w:eastAsia="de-DE"/>
        </w:rPr>
        <w:instrText xml:space="preserve"> REF _Ref466886089 \r \h </w:instrText>
      </w:r>
      <w:r w:rsidR="00ED61A2">
        <w:rPr>
          <w:lang w:eastAsia="de-DE"/>
        </w:rPr>
      </w:r>
      <w:r w:rsidR="00ED61A2">
        <w:rPr>
          <w:lang w:eastAsia="de-DE"/>
        </w:rPr>
        <w:fldChar w:fldCharType="separate"/>
      </w:r>
      <w:r w:rsidR="000E3F29">
        <w:rPr>
          <w:lang w:eastAsia="de-DE"/>
        </w:rPr>
        <w:t>5.10</w:t>
      </w:r>
      <w:r w:rsidR="00ED61A2">
        <w:rPr>
          <w:lang w:eastAsia="de-DE"/>
        </w:rPr>
        <w:fldChar w:fldCharType="end"/>
      </w:r>
      <w:r>
        <w:rPr>
          <w:lang w:eastAsia="de-DE"/>
        </w:rPr>
        <w:t>.</w:t>
      </w:r>
    </w:p>
    <w:p w14:paraId="55D4A414" w14:textId="77777777" w:rsidR="00465AB5" w:rsidRDefault="00474672">
      <w:pPr>
        <w:pStyle w:val="Listenabsatz"/>
        <w:numPr>
          <w:ilvl w:val="0"/>
          <w:numId w:val="3"/>
        </w:numPr>
        <w:ind w:left="1080"/>
        <w:rPr>
          <w:lang w:eastAsia="de-DE"/>
        </w:rPr>
      </w:pPr>
      <w:r>
        <w:rPr>
          <w:lang w:eastAsia="de-DE"/>
        </w:rPr>
        <w:t>condition</w:t>
      </w:r>
      <w:r>
        <w:rPr>
          <w:lang w:eastAsia="de-DE"/>
        </w:rPr>
        <w:br/>
        <w:t>This property contains the condition for the condition-related support qualifiers.</w:t>
      </w:r>
    </w:p>
    <w:p w14:paraId="59A768FB" w14:textId="48878A3B" w:rsidR="00324D29" w:rsidRDefault="00441543">
      <w:pPr>
        <w:rPr>
          <w:lang w:eastAsia="de-DE"/>
        </w:rPr>
      </w:pPr>
      <w:r>
        <w:rPr>
          <w:lang w:eastAsia="de-DE"/>
        </w:rPr>
        <w:t xml:space="preserve">The following </w:t>
      </w:r>
      <w:r w:rsidR="00474672">
        <w:rPr>
          <w:lang w:eastAsia="de-DE"/>
        </w:rPr>
        <w:t>UML defined class properties are not used</w:t>
      </w:r>
      <w:r w:rsidR="00927DEF">
        <w:rPr>
          <w:lang w:eastAsia="de-DE"/>
        </w:rPr>
        <w:t xml:space="preserve"> (i.e., must be ignored regardless of the value they might have)</w:t>
      </w:r>
      <w:r w:rsidR="00474672">
        <w:rPr>
          <w:lang w:eastAsia="de-DE"/>
        </w:rPr>
        <w:t>:</w:t>
      </w:r>
    </w:p>
    <w:p w14:paraId="06735D99" w14:textId="77777777" w:rsidR="00324D29" w:rsidRDefault="00474672">
      <w:pPr>
        <w:pStyle w:val="Listenabsatz"/>
        <w:numPr>
          <w:ilvl w:val="0"/>
          <w:numId w:val="2"/>
        </w:numPr>
        <w:rPr>
          <w:lang w:eastAsia="de-DE"/>
        </w:rPr>
      </w:pPr>
      <w:r>
        <w:rPr>
          <w:lang w:eastAsia="de-DE"/>
        </w:rPr>
        <w:t>Is leaf</w:t>
      </w:r>
      <w:r w:rsidR="002D63BB">
        <w:rPr>
          <w:lang w:eastAsia="de-DE"/>
        </w:rPr>
        <w:t xml:space="preserve"> (default = false)</w:t>
      </w:r>
    </w:p>
    <w:p w14:paraId="12DA6617" w14:textId="77777777" w:rsidR="00324D29" w:rsidRDefault="000A6216">
      <w:pPr>
        <w:pStyle w:val="Listenabsatz"/>
        <w:numPr>
          <w:ilvl w:val="0"/>
          <w:numId w:val="2"/>
        </w:numPr>
        <w:rPr>
          <w:lang w:eastAsia="de-DE"/>
        </w:rPr>
      </w:pPr>
      <w:r w:rsidRPr="000A6216">
        <w:rPr>
          <w:lang w:eastAsia="de-DE"/>
        </w:rPr>
        <w:t>Visibility (default = public)</w:t>
      </w:r>
    </w:p>
    <w:p w14:paraId="5F8B39F9" w14:textId="77777777" w:rsidR="00E3504F" w:rsidRDefault="00E3504F">
      <w:pPr>
        <w:rPr>
          <w:lang w:eastAsia="de-DE"/>
        </w:rPr>
      </w:pPr>
    </w:p>
    <w:p w14:paraId="7B3BF971" w14:textId="19C59A55" w:rsidR="009C0E9D" w:rsidRDefault="00555FB5" w:rsidP="00CA746A">
      <w:pPr>
        <w:pStyle w:val="berschrift2"/>
        <w:rPr>
          <w:lang w:eastAsia="de-DE"/>
        </w:rPr>
      </w:pPr>
      <w:bookmarkStart w:id="1075" w:name="_Toc397428423"/>
      <w:bookmarkStart w:id="1076" w:name="_Ref401241634"/>
      <w:bookmarkStart w:id="1077" w:name="_Toc410656458"/>
      <w:bookmarkStart w:id="1078" w:name="_Toc516068513"/>
      <w:bookmarkStart w:id="1079" w:name="_Toc79148993"/>
      <w:r>
        <w:rPr>
          <w:lang w:eastAsia="de-DE"/>
        </w:rPr>
        <w:t xml:space="preserve">Data </w:t>
      </w:r>
      <w:r w:rsidR="009C0E9D">
        <w:rPr>
          <w:lang w:eastAsia="de-DE"/>
        </w:rPr>
        <w:t>Types</w:t>
      </w:r>
      <w:bookmarkEnd w:id="1051"/>
      <w:bookmarkEnd w:id="1075"/>
      <w:bookmarkEnd w:id="1076"/>
      <w:bookmarkEnd w:id="1077"/>
      <w:bookmarkEnd w:id="1078"/>
      <w:bookmarkEnd w:id="1079"/>
    </w:p>
    <w:p w14:paraId="46DD6B25" w14:textId="77777777" w:rsidR="00C33497" w:rsidRDefault="00C33497" w:rsidP="00C33497">
      <w:pPr>
        <w:pStyle w:val="berschrift3"/>
      </w:pPr>
      <w:bookmarkStart w:id="1080" w:name="_Toc516068514"/>
      <w:bookmarkStart w:id="1081" w:name="_Toc79148994"/>
      <w:r>
        <w:t>Description</w:t>
      </w:r>
      <w:bookmarkEnd w:id="1080"/>
      <w:bookmarkEnd w:id="1081"/>
    </w:p>
    <w:p w14:paraId="37645777" w14:textId="77777777" w:rsidR="009C0E9D" w:rsidRDefault="00555FB5" w:rsidP="009831CB">
      <w:pPr>
        <w:rPr>
          <w:lang w:eastAsia="de-DE"/>
        </w:rPr>
      </w:pPr>
      <w:r>
        <w:rPr>
          <w:lang w:eastAsia="de-DE"/>
        </w:rPr>
        <w:t xml:space="preserve">Data </w:t>
      </w:r>
      <w:r w:rsidR="009C0E9D">
        <w:rPr>
          <w:lang w:eastAsia="de-DE"/>
        </w:rPr>
        <w:t>Types are used as type definitions of attributes and parameters.</w:t>
      </w:r>
    </w:p>
    <w:p w14:paraId="1F7C2EB9" w14:textId="77777777" w:rsidR="00555FB5" w:rsidRDefault="009C0E9D" w:rsidP="009831CB">
      <w:pPr>
        <w:rPr>
          <w:lang w:eastAsia="de-DE"/>
        </w:rPr>
      </w:pPr>
      <w:r>
        <w:rPr>
          <w:lang w:eastAsia="de-DE"/>
        </w:rPr>
        <w:t>Data Types are divided into 3 categories:</w:t>
      </w:r>
    </w:p>
    <w:p w14:paraId="7A193569" w14:textId="77777777" w:rsidR="00465AB5" w:rsidRDefault="00A5572C">
      <w:pPr>
        <w:pStyle w:val="Listenabsatz"/>
        <w:numPr>
          <w:ilvl w:val="0"/>
          <w:numId w:val="6"/>
        </w:numPr>
        <w:rPr>
          <w:lang w:eastAsia="de-DE"/>
        </w:rPr>
      </w:pPr>
      <w:r>
        <w:rPr>
          <w:lang w:eastAsia="de-DE"/>
        </w:rPr>
        <w:t>(</w:t>
      </w:r>
      <w:r w:rsidR="00555FB5">
        <w:rPr>
          <w:lang w:eastAsia="de-DE"/>
        </w:rPr>
        <w:t>Complex</w:t>
      </w:r>
      <w:r>
        <w:rPr>
          <w:lang w:eastAsia="de-DE"/>
        </w:rPr>
        <w:t>)</w:t>
      </w:r>
      <w:r w:rsidR="00555FB5">
        <w:rPr>
          <w:lang w:eastAsia="de-DE"/>
        </w:rPr>
        <w:t xml:space="preserve"> D</w:t>
      </w:r>
      <w:r w:rsidR="009C0E9D">
        <w:rPr>
          <w:lang w:eastAsia="de-DE"/>
        </w:rPr>
        <w:t>ata</w:t>
      </w:r>
      <w:r w:rsidR="00555FB5">
        <w:rPr>
          <w:lang w:eastAsia="de-DE"/>
        </w:rPr>
        <w:t xml:space="preserve"> </w:t>
      </w:r>
      <w:r w:rsidR="009C0E9D">
        <w:rPr>
          <w:lang w:eastAsia="de-DE"/>
        </w:rPr>
        <w:t>Type</w:t>
      </w:r>
      <w:r w:rsidR="00555FB5">
        <w:rPr>
          <w:lang w:eastAsia="de-DE"/>
        </w:rPr>
        <w:t xml:space="preserve">s </w:t>
      </w:r>
      <w:r w:rsidR="00555FB5">
        <w:rPr>
          <w:sz w:val="20"/>
          <w:szCs w:val="20"/>
        </w:rPr>
        <w:t>(further structured; e.g., Host which combines ipAddress and domainName)</w:t>
      </w:r>
    </w:p>
    <w:p w14:paraId="342304EA" w14:textId="77777777" w:rsidR="00465AB5" w:rsidRDefault="00A5572C">
      <w:pPr>
        <w:pStyle w:val="Listenabsatz"/>
        <w:numPr>
          <w:ilvl w:val="0"/>
          <w:numId w:val="6"/>
        </w:numPr>
        <w:rPr>
          <w:lang w:eastAsia="de-DE"/>
        </w:rPr>
      </w:pPr>
      <w:r>
        <w:rPr>
          <w:lang w:eastAsia="de-DE"/>
        </w:rPr>
        <w:t xml:space="preserve">Primitive Types </w:t>
      </w:r>
      <w:r>
        <w:rPr>
          <w:sz w:val="20"/>
          <w:szCs w:val="20"/>
        </w:rPr>
        <w:t>(not further structured; e.g., Integer, MAC address).</w:t>
      </w:r>
    </w:p>
    <w:p w14:paraId="3E8063F1" w14:textId="77777777" w:rsidR="00465AB5" w:rsidRDefault="00A5572C">
      <w:pPr>
        <w:pStyle w:val="Listenabsatz"/>
        <w:numPr>
          <w:ilvl w:val="0"/>
          <w:numId w:val="6"/>
        </w:numPr>
        <w:rPr>
          <w:lang w:eastAsia="de-DE"/>
        </w:rPr>
      </w:pPr>
      <w:r>
        <w:rPr>
          <w:lang w:eastAsia="de-DE"/>
        </w:rPr>
        <w:t>E</w:t>
      </w:r>
      <w:r w:rsidR="009C0E9D">
        <w:rPr>
          <w:lang w:eastAsia="de-DE"/>
        </w:rPr>
        <w:t>numeration</w:t>
      </w:r>
      <w:r>
        <w:rPr>
          <w:lang w:eastAsia="de-DE"/>
        </w:rPr>
        <w:t>s</w:t>
      </w:r>
    </w:p>
    <w:p w14:paraId="5E86F3B5" w14:textId="77777777" w:rsidR="009C0E9D" w:rsidRDefault="009C0E9D" w:rsidP="00CA746A">
      <w:pPr>
        <w:pStyle w:val="berschrift3"/>
        <w:rPr>
          <w:lang w:eastAsia="de-DE"/>
        </w:rPr>
      </w:pPr>
      <w:bookmarkStart w:id="1082" w:name="_Toc397428424"/>
      <w:bookmarkStart w:id="1083" w:name="_Toc410656459"/>
      <w:bookmarkStart w:id="1084" w:name="_Toc516068515"/>
      <w:bookmarkStart w:id="1085" w:name="_Toc79148995"/>
      <w:r>
        <w:rPr>
          <w:lang w:eastAsia="de-DE"/>
        </w:rPr>
        <w:t>Type Notation</w:t>
      </w:r>
      <w:bookmarkEnd w:id="1082"/>
      <w:bookmarkEnd w:id="1083"/>
      <w:bookmarkEnd w:id="1084"/>
      <w:bookmarkEnd w:id="1085"/>
    </w:p>
    <w:p w14:paraId="7A405AD1" w14:textId="77777777" w:rsidR="009C0E9D" w:rsidRDefault="009C0E9D" w:rsidP="009831CB">
      <w:pPr>
        <w:rPr>
          <w:lang w:eastAsia="de-DE"/>
        </w:rPr>
      </w:pPr>
    </w:p>
    <w:p w14:paraId="11E8EBA1" w14:textId="77777777" w:rsidR="00734A9A" w:rsidRDefault="003229D7" w:rsidP="009831CB">
      <w:pPr>
        <w:jc w:val="center"/>
        <w:rPr>
          <w:noProof/>
          <w:lang w:val="de-DE" w:eastAsia="de-DE"/>
        </w:rPr>
      </w:pPr>
      <w:r>
        <w:rPr>
          <w:noProof/>
          <w:lang w:val="de-DE" w:eastAsia="de-DE"/>
        </w:rPr>
        <w:drawing>
          <wp:inline distT="0" distB="0" distL="0" distR="0" wp14:anchorId="7D29657A" wp14:editId="3826F481">
            <wp:extent cx="2876550" cy="1104900"/>
            <wp:effectExtent l="19050" t="0" r="0" b="0"/>
            <wp:docPr id="5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4"/>
                    <a:srcRect/>
                    <a:stretch>
                      <a:fillRect/>
                    </a:stretch>
                  </pic:blipFill>
                  <pic:spPr bwMode="auto">
                    <a:xfrm>
                      <a:off x="0" y="0"/>
                      <a:ext cx="2876550" cy="1104900"/>
                    </a:xfrm>
                    <a:prstGeom prst="rect">
                      <a:avLst/>
                    </a:prstGeom>
                    <a:noFill/>
                    <a:ln w="9525">
                      <a:noFill/>
                      <a:miter lim="800000"/>
                      <a:headEnd/>
                      <a:tailEnd/>
                    </a:ln>
                  </pic:spPr>
                </pic:pic>
              </a:graphicData>
            </a:graphic>
          </wp:inline>
        </w:drawing>
      </w:r>
    </w:p>
    <w:p w14:paraId="2FA441F3" w14:textId="7CEA98F7" w:rsidR="00734A9A" w:rsidRDefault="00734A9A" w:rsidP="00427868">
      <w:pPr>
        <w:pStyle w:val="FigureCaption"/>
      </w:pPr>
      <w:bookmarkStart w:id="1086" w:name="_Ref433632935"/>
      <w:bookmarkStart w:id="1087" w:name="_Toc409163006"/>
      <w:bookmarkStart w:id="1088" w:name="_Toc410656460"/>
      <w:bookmarkStart w:id="1089" w:name="_Toc516068679"/>
      <w:bookmarkStart w:id="1090" w:name="_Toc79149085"/>
      <w:r>
        <w:t xml:space="preserve">Figure </w:t>
      </w:r>
      <w:r w:rsidR="00ED61A2">
        <w:fldChar w:fldCharType="begin"/>
      </w:r>
      <w:r w:rsidR="001E5868">
        <w:instrText xml:space="preserve"> STYLEREF 1 \s </w:instrText>
      </w:r>
      <w:r w:rsidR="00ED61A2">
        <w:fldChar w:fldCharType="separate"/>
      </w:r>
      <w:r w:rsidR="00EC7C25">
        <w:rPr>
          <w:noProof/>
        </w:rPr>
        <w:t>5</w:t>
      </w:r>
      <w:r w:rsidR="00ED61A2">
        <w:fldChar w:fldCharType="end"/>
      </w:r>
      <w:r>
        <w:t>.</w:t>
      </w:r>
      <w:r w:rsidR="00ED61A2">
        <w:fldChar w:fldCharType="begin"/>
      </w:r>
      <w:r w:rsidR="001E5868">
        <w:instrText xml:space="preserve"> SEQ Figure \* ARABIC \s 1 </w:instrText>
      </w:r>
      <w:r w:rsidR="00ED61A2">
        <w:fldChar w:fldCharType="separate"/>
      </w:r>
      <w:r w:rsidR="00EC7C25">
        <w:rPr>
          <w:noProof/>
        </w:rPr>
        <w:t>47</w:t>
      </w:r>
      <w:r w:rsidR="00ED61A2">
        <w:fldChar w:fldCharType="end"/>
      </w:r>
      <w:bookmarkEnd w:id="1086"/>
      <w:r>
        <w:t xml:space="preserve">: </w:t>
      </w:r>
      <w:r w:rsidRPr="00734A9A">
        <w:t>Graphical Notation for «DataType»</w:t>
      </w:r>
      <w:bookmarkEnd w:id="1087"/>
      <w:bookmarkEnd w:id="1088"/>
      <w:bookmarkEnd w:id="1089"/>
      <w:bookmarkEnd w:id="1090"/>
    </w:p>
    <w:p w14:paraId="4B82E589" w14:textId="77777777" w:rsidR="009C0E9D" w:rsidRDefault="001D592C" w:rsidP="006D6F80">
      <w:pPr>
        <w:rPr>
          <w:lang w:eastAsia="de-DE"/>
        </w:rPr>
      </w:pPr>
      <w:r>
        <w:rPr>
          <w:lang w:eastAsia="de-DE"/>
        </w:rPr>
        <w:t xml:space="preserve">Note: </w:t>
      </w:r>
      <w:r w:rsidR="00CC1C0D">
        <w:rPr>
          <w:lang w:eastAsia="de-DE"/>
        </w:rPr>
        <w:t>D</w:t>
      </w:r>
      <w:r>
        <w:rPr>
          <w:lang w:eastAsia="de-DE"/>
        </w:rPr>
        <w:t xml:space="preserve">efault values </w:t>
      </w:r>
      <w:r w:rsidR="00CC1C0D">
        <w:rPr>
          <w:lang w:eastAsia="de-DE"/>
        </w:rPr>
        <w:t xml:space="preserve">may not be </w:t>
      </w:r>
      <w:r>
        <w:rPr>
          <w:lang w:eastAsia="de-DE"/>
        </w:rPr>
        <w:t xml:space="preserve">shown in </w:t>
      </w:r>
      <w:r w:rsidR="00A5572C">
        <w:rPr>
          <w:lang w:eastAsia="de-DE"/>
        </w:rPr>
        <w:t xml:space="preserve">all </w:t>
      </w:r>
      <w:r w:rsidR="00CC1C0D">
        <w:rPr>
          <w:lang w:eastAsia="de-DE"/>
        </w:rPr>
        <w:t>class diagram</w:t>
      </w:r>
      <w:r w:rsidR="00A5572C">
        <w:rPr>
          <w:lang w:eastAsia="de-DE"/>
        </w:rPr>
        <w:t>s</w:t>
      </w:r>
      <w:r w:rsidR="00CC1C0D">
        <w:rPr>
          <w:lang w:eastAsia="de-DE"/>
        </w:rPr>
        <w:t>.</w:t>
      </w:r>
    </w:p>
    <w:p w14:paraId="77ACA5F0" w14:textId="77777777" w:rsidR="001D592C" w:rsidRDefault="001D592C" w:rsidP="009831CB">
      <w:pPr>
        <w:rPr>
          <w:lang w:eastAsia="de-DE"/>
        </w:rPr>
      </w:pPr>
    </w:p>
    <w:p w14:paraId="3566DAFB" w14:textId="77777777" w:rsidR="00734A9A" w:rsidRDefault="003229D7" w:rsidP="009831CB">
      <w:pPr>
        <w:jc w:val="center"/>
        <w:rPr>
          <w:noProof/>
          <w:lang w:val="de-DE" w:eastAsia="de-DE"/>
        </w:rPr>
      </w:pPr>
      <w:r>
        <w:rPr>
          <w:noProof/>
          <w:lang w:val="de-DE" w:eastAsia="de-DE"/>
        </w:rPr>
        <w:drawing>
          <wp:inline distT="0" distB="0" distL="0" distR="0" wp14:anchorId="497EC404" wp14:editId="1F32AE6A">
            <wp:extent cx="1371600" cy="1114425"/>
            <wp:effectExtent l="19050" t="0" r="0" b="0"/>
            <wp:docPr id="5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5"/>
                    <a:srcRect/>
                    <a:stretch>
                      <a:fillRect/>
                    </a:stretch>
                  </pic:blipFill>
                  <pic:spPr bwMode="auto">
                    <a:xfrm>
                      <a:off x="0" y="0"/>
                      <a:ext cx="1371600" cy="1114425"/>
                    </a:xfrm>
                    <a:prstGeom prst="rect">
                      <a:avLst/>
                    </a:prstGeom>
                    <a:noFill/>
                    <a:ln w="9525">
                      <a:noFill/>
                      <a:miter lim="800000"/>
                      <a:headEnd/>
                      <a:tailEnd/>
                    </a:ln>
                  </pic:spPr>
                </pic:pic>
              </a:graphicData>
            </a:graphic>
          </wp:inline>
        </w:drawing>
      </w:r>
    </w:p>
    <w:p w14:paraId="45EB8D26" w14:textId="7E37B9EB" w:rsidR="00734A9A" w:rsidRDefault="00734A9A" w:rsidP="00427868">
      <w:pPr>
        <w:pStyle w:val="FigureCaption"/>
      </w:pPr>
      <w:bookmarkStart w:id="1091" w:name="_Toc409163007"/>
      <w:bookmarkStart w:id="1092" w:name="_Toc410656461"/>
      <w:bookmarkStart w:id="1093" w:name="_Toc516068680"/>
      <w:bookmarkStart w:id="1094" w:name="_Toc79149086"/>
      <w:r>
        <w:t xml:space="preserve">Figure </w:t>
      </w:r>
      <w:r w:rsidR="00ED61A2">
        <w:fldChar w:fldCharType="begin"/>
      </w:r>
      <w:r w:rsidR="001E5868">
        <w:instrText xml:space="preserve"> STYLEREF 1 \s </w:instrText>
      </w:r>
      <w:r w:rsidR="00ED61A2">
        <w:fldChar w:fldCharType="separate"/>
      </w:r>
      <w:r w:rsidR="00EC7C25">
        <w:rPr>
          <w:noProof/>
        </w:rPr>
        <w:t>5</w:t>
      </w:r>
      <w:r w:rsidR="00ED61A2">
        <w:fldChar w:fldCharType="end"/>
      </w:r>
      <w:r>
        <w:t>.</w:t>
      </w:r>
      <w:r w:rsidR="00ED61A2">
        <w:fldChar w:fldCharType="begin"/>
      </w:r>
      <w:r w:rsidR="001E5868">
        <w:instrText xml:space="preserve"> SEQ Figure \* ARABIC \s 1 </w:instrText>
      </w:r>
      <w:r w:rsidR="00ED61A2">
        <w:fldChar w:fldCharType="separate"/>
      </w:r>
      <w:r w:rsidR="00EC7C25">
        <w:rPr>
          <w:noProof/>
        </w:rPr>
        <w:t>48</w:t>
      </w:r>
      <w:r w:rsidR="00ED61A2">
        <w:fldChar w:fldCharType="end"/>
      </w:r>
      <w:r>
        <w:t xml:space="preserve">: </w:t>
      </w:r>
      <w:r w:rsidRPr="00734A9A">
        <w:t>Graphical Notation for «Enumeration»</w:t>
      </w:r>
      <w:bookmarkEnd w:id="1091"/>
      <w:bookmarkEnd w:id="1092"/>
      <w:bookmarkEnd w:id="1093"/>
      <w:bookmarkEnd w:id="1094"/>
    </w:p>
    <w:p w14:paraId="7892CCF5" w14:textId="77777777" w:rsidR="009C0E9D" w:rsidRDefault="009C0E9D" w:rsidP="009831CB">
      <w:pPr>
        <w:rPr>
          <w:lang w:eastAsia="de-DE"/>
        </w:rPr>
      </w:pPr>
    </w:p>
    <w:p w14:paraId="32CDD142" w14:textId="77777777" w:rsidR="00734A9A" w:rsidRDefault="002F7664" w:rsidP="009831CB">
      <w:pPr>
        <w:jc w:val="center"/>
        <w:rPr>
          <w:noProof/>
          <w:lang w:val="de-DE" w:eastAsia="de-DE"/>
        </w:rPr>
      </w:pPr>
      <w:r>
        <w:rPr>
          <w:noProof/>
          <w:lang w:val="de-DE" w:eastAsia="de-DE"/>
        </w:rPr>
        <w:drawing>
          <wp:inline distT="0" distB="0" distL="0" distR="0" wp14:anchorId="7659CDA1" wp14:editId="6E32915F">
            <wp:extent cx="1571625" cy="514350"/>
            <wp:effectExtent l="19050" t="0" r="9525" b="0"/>
            <wp:docPr id="93" name="Bild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6"/>
                    <a:srcRect/>
                    <a:stretch>
                      <a:fillRect/>
                    </a:stretch>
                  </pic:blipFill>
                  <pic:spPr bwMode="auto">
                    <a:xfrm>
                      <a:off x="0" y="0"/>
                      <a:ext cx="1571625" cy="514350"/>
                    </a:xfrm>
                    <a:prstGeom prst="rect">
                      <a:avLst/>
                    </a:prstGeom>
                    <a:noFill/>
                    <a:ln w="9525">
                      <a:noFill/>
                      <a:miter lim="800000"/>
                      <a:headEnd/>
                      <a:tailEnd/>
                    </a:ln>
                  </pic:spPr>
                </pic:pic>
              </a:graphicData>
            </a:graphic>
          </wp:inline>
        </w:drawing>
      </w:r>
    </w:p>
    <w:p w14:paraId="1CE1AD5E" w14:textId="562754ED" w:rsidR="00734A9A" w:rsidRDefault="00734A9A" w:rsidP="00427868">
      <w:pPr>
        <w:pStyle w:val="FigureCaption"/>
      </w:pPr>
      <w:bookmarkStart w:id="1095" w:name="_Toc409163008"/>
      <w:bookmarkStart w:id="1096" w:name="_Toc410656462"/>
      <w:bookmarkStart w:id="1097" w:name="_Toc516068681"/>
      <w:bookmarkStart w:id="1098" w:name="_Toc79149087"/>
      <w:r>
        <w:t xml:space="preserve">Figure </w:t>
      </w:r>
      <w:r w:rsidR="00ED61A2">
        <w:fldChar w:fldCharType="begin"/>
      </w:r>
      <w:r w:rsidR="001E5868">
        <w:instrText xml:space="preserve"> STYLEREF 1 \s </w:instrText>
      </w:r>
      <w:r w:rsidR="00ED61A2">
        <w:fldChar w:fldCharType="separate"/>
      </w:r>
      <w:r w:rsidR="00EC7C25">
        <w:rPr>
          <w:noProof/>
        </w:rPr>
        <w:t>5</w:t>
      </w:r>
      <w:r w:rsidR="00ED61A2">
        <w:fldChar w:fldCharType="end"/>
      </w:r>
      <w:r>
        <w:t>.</w:t>
      </w:r>
      <w:r w:rsidR="00ED61A2">
        <w:fldChar w:fldCharType="begin"/>
      </w:r>
      <w:r w:rsidR="001E5868">
        <w:instrText xml:space="preserve"> SEQ Figure \* ARABIC \s 1 </w:instrText>
      </w:r>
      <w:r w:rsidR="00ED61A2">
        <w:fldChar w:fldCharType="separate"/>
      </w:r>
      <w:r w:rsidR="00EC7C25">
        <w:rPr>
          <w:noProof/>
        </w:rPr>
        <w:t>49</w:t>
      </w:r>
      <w:r w:rsidR="00ED61A2">
        <w:fldChar w:fldCharType="end"/>
      </w:r>
      <w:r>
        <w:t xml:space="preserve">: </w:t>
      </w:r>
      <w:r w:rsidRPr="00734A9A">
        <w:t>Graphical Notation for «PrimitiveType»</w:t>
      </w:r>
      <w:bookmarkEnd w:id="1095"/>
      <w:bookmarkEnd w:id="1096"/>
      <w:bookmarkEnd w:id="1097"/>
      <w:bookmarkEnd w:id="1098"/>
    </w:p>
    <w:p w14:paraId="18C4A134" w14:textId="77777777" w:rsidR="009C0E9D" w:rsidRDefault="009C0E9D" w:rsidP="009831CB">
      <w:pPr>
        <w:rPr>
          <w:lang w:eastAsia="de-DE"/>
        </w:rPr>
      </w:pPr>
    </w:p>
    <w:p w14:paraId="4A690841" w14:textId="77777777" w:rsidR="009C0E9D" w:rsidRDefault="009C0E9D" w:rsidP="00CA746A">
      <w:pPr>
        <w:pStyle w:val="berschrift3"/>
        <w:rPr>
          <w:lang w:eastAsia="de-DE"/>
        </w:rPr>
      </w:pPr>
      <w:bookmarkStart w:id="1099" w:name="_Toc397428425"/>
      <w:bookmarkStart w:id="1100" w:name="_Toc410656463"/>
      <w:bookmarkStart w:id="1101" w:name="_Toc516068516"/>
      <w:bookmarkStart w:id="1102" w:name="_Ref520977040"/>
      <w:bookmarkStart w:id="1103" w:name="_Ref79145708"/>
      <w:bookmarkStart w:id="1104" w:name="_Toc79148996"/>
      <w:bookmarkStart w:id="1105" w:name="_Ref143783902"/>
      <w:r>
        <w:rPr>
          <w:lang w:eastAsia="de-DE"/>
        </w:rPr>
        <w:t>Type Properties</w:t>
      </w:r>
      <w:bookmarkEnd w:id="1099"/>
      <w:bookmarkEnd w:id="1100"/>
      <w:bookmarkEnd w:id="1101"/>
      <w:bookmarkEnd w:id="1102"/>
      <w:bookmarkEnd w:id="1103"/>
      <w:bookmarkEnd w:id="1104"/>
      <w:bookmarkEnd w:id="1105"/>
    </w:p>
    <w:p w14:paraId="3A6E8094" w14:textId="77777777" w:rsidR="009C0E9D" w:rsidRDefault="009C0E9D" w:rsidP="009831CB">
      <w:pPr>
        <w:rPr>
          <w:lang w:eastAsia="de-DE"/>
        </w:rPr>
      </w:pPr>
      <w:r>
        <w:rPr>
          <w:lang w:eastAsia="de-DE"/>
        </w:rPr>
        <w:t>A type has the following properties:</w:t>
      </w:r>
    </w:p>
    <w:p w14:paraId="3C4774E0" w14:textId="77777777" w:rsidR="00465AB5" w:rsidRDefault="009C0E9D">
      <w:pPr>
        <w:pStyle w:val="Listenabsatz"/>
        <w:numPr>
          <w:ilvl w:val="0"/>
          <w:numId w:val="2"/>
        </w:numPr>
        <w:rPr>
          <w:lang w:eastAsia="de-DE"/>
        </w:rPr>
      </w:pPr>
      <w:r>
        <w:rPr>
          <w:lang w:eastAsia="de-DE"/>
        </w:rPr>
        <w:t>Category</w:t>
      </w:r>
      <w:r w:rsidR="003A36A9">
        <w:rPr>
          <w:lang w:eastAsia="de-DE"/>
        </w:rPr>
        <w:br/>
      </w:r>
      <w:r>
        <w:rPr>
          <w:lang w:eastAsia="de-DE"/>
        </w:rPr>
        <w:t>Three categories are used in the model:</w:t>
      </w:r>
      <w:r w:rsidR="003A36A9">
        <w:rPr>
          <w:lang w:eastAsia="de-DE"/>
        </w:rPr>
        <w:br/>
      </w:r>
      <w:r>
        <w:rPr>
          <w:lang w:eastAsia="de-DE"/>
        </w:rPr>
        <w:t>- dataType</w:t>
      </w:r>
      <w:r w:rsidR="003A36A9">
        <w:rPr>
          <w:lang w:eastAsia="de-DE"/>
        </w:rPr>
        <w:br/>
      </w:r>
      <w:r>
        <w:rPr>
          <w:lang w:eastAsia="de-DE"/>
        </w:rPr>
        <w:t>- enumeration</w:t>
      </w:r>
      <w:r w:rsidR="003A36A9">
        <w:rPr>
          <w:lang w:eastAsia="de-DE"/>
        </w:rPr>
        <w:br/>
      </w:r>
      <w:r w:rsidR="001F373D">
        <w:rPr>
          <w:lang w:eastAsia="de-DE"/>
        </w:rPr>
        <w:t>- primitive</w:t>
      </w:r>
    </w:p>
    <w:p w14:paraId="1C5B7750" w14:textId="77777777" w:rsidR="00465AB5" w:rsidRDefault="009C0E9D">
      <w:pPr>
        <w:pStyle w:val="Listenabsatz"/>
        <w:numPr>
          <w:ilvl w:val="0"/>
          <w:numId w:val="2"/>
        </w:numPr>
        <w:rPr>
          <w:lang w:eastAsia="de-DE"/>
        </w:rPr>
      </w:pPr>
      <w:r>
        <w:rPr>
          <w:lang w:eastAsia="de-DE"/>
        </w:rPr>
        <w:t>Name</w:t>
      </w:r>
      <w:r w:rsidR="003A36A9">
        <w:rPr>
          <w:lang w:eastAsia="de-DE"/>
        </w:rPr>
        <w:br/>
      </w:r>
      <w:r>
        <w:rPr>
          <w:lang w:eastAsia="de-DE"/>
        </w:rPr>
        <w:t>Follows Upper Camel Case (UCC</w:t>
      </w:r>
      <w:r w:rsidR="006D677F">
        <w:rPr>
          <w:lang w:eastAsia="de-DE"/>
        </w:rPr>
        <w:t>) style and</w:t>
      </w:r>
      <w:r>
        <w:rPr>
          <w:lang w:eastAsia="de-DE"/>
        </w:rPr>
        <w:t xml:space="preserve"> is unique across all data type names defined in the whole model.</w:t>
      </w:r>
    </w:p>
    <w:p w14:paraId="7BFD0BE7" w14:textId="77777777" w:rsidR="00465AB5" w:rsidRDefault="009C0E9D">
      <w:pPr>
        <w:pStyle w:val="Listenabsatz"/>
        <w:numPr>
          <w:ilvl w:val="0"/>
          <w:numId w:val="2"/>
        </w:numPr>
        <w:rPr>
          <w:lang w:eastAsia="de-DE"/>
        </w:rPr>
      </w:pPr>
      <w:r>
        <w:rPr>
          <w:lang w:eastAsia="de-DE"/>
        </w:rPr>
        <w:t>Documentation</w:t>
      </w:r>
      <w:r w:rsidR="003A36A9">
        <w:rPr>
          <w:lang w:eastAsia="de-DE"/>
        </w:rPr>
        <w:br/>
      </w:r>
      <w:r>
        <w:rPr>
          <w:lang w:eastAsia="de-DE"/>
        </w:rPr>
        <w:t xml:space="preserve">Contains a short </w:t>
      </w:r>
      <w:r w:rsidR="005B21EB">
        <w:rPr>
          <w:lang w:eastAsia="de-DE"/>
        </w:rPr>
        <w:t>definition</w:t>
      </w:r>
      <w:r>
        <w:rPr>
          <w:lang w:eastAsia="de-DE"/>
        </w:rPr>
        <w:t xml:space="preserve">. The documentation is carried in </w:t>
      </w:r>
      <w:r w:rsidR="003A36A9">
        <w:rPr>
          <w:lang w:eastAsia="de-DE"/>
        </w:rPr>
        <w:t>the</w:t>
      </w:r>
      <w:r>
        <w:rPr>
          <w:lang w:eastAsia="de-DE"/>
        </w:rPr>
        <w:t xml:space="preserve"> “</w:t>
      </w:r>
      <w:r w:rsidR="00E711EE" w:rsidRPr="00E711EE">
        <w:rPr>
          <w:lang w:eastAsia="de-DE"/>
        </w:rPr>
        <w:t xml:space="preserve">Applied </w:t>
      </w:r>
      <w:r w:rsidR="00E711EE">
        <w:rPr>
          <w:lang w:eastAsia="de-DE"/>
        </w:rPr>
        <w:t>c</w:t>
      </w:r>
      <w:r>
        <w:rPr>
          <w:lang w:eastAsia="de-DE"/>
        </w:rPr>
        <w:t>omment</w:t>
      </w:r>
      <w:r w:rsidR="003A36A9">
        <w:rPr>
          <w:lang w:eastAsia="de-DE"/>
        </w:rPr>
        <w:t>s</w:t>
      </w:r>
      <w:r>
        <w:rPr>
          <w:lang w:eastAsia="de-DE"/>
        </w:rPr>
        <w:t>” field in Papyrus</w:t>
      </w:r>
      <w:r w:rsidR="00E711EE" w:rsidRPr="00E711EE">
        <w:rPr>
          <w:lang w:eastAsia="de-DE"/>
        </w:rPr>
        <w:t xml:space="preserve">; i.e., the “Owned comments” field </w:t>
      </w:r>
      <w:r w:rsidR="000B7770">
        <w:rPr>
          <w:lang w:eastAsia="de-DE"/>
        </w:rPr>
        <w:t>shall</w:t>
      </w:r>
      <w:r w:rsidR="00E711EE" w:rsidRPr="00E711EE">
        <w:rPr>
          <w:lang w:eastAsia="de-DE"/>
        </w:rPr>
        <w:t xml:space="preserve"> not be used. The complete documentation should be written in a single comment; i.e., at most one “Applied comment”</w:t>
      </w:r>
      <w:r>
        <w:rPr>
          <w:lang w:eastAsia="de-DE"/>
        </w:rPr>
        <w:t>.</w:t>
      </w:r>
    </w:p>
    <w:p w14:paraId="35BEA6F0" w14:textId="1C149D29" w:rsidR="00465AB5" w:rsidRDefault="00B95BCC">
      <w:pPr>
        <w:pStyle w:val="Listenabsatz"/>
        <w:numPr>
          <w:ilvl w:val="0"/>
          <w:numId w:val="2"/>
        </w:numPr>
        <w:rPr>
          <w:lang w:eastAsia="de-DE"/>
        </w:rPr>
      </w:pPr>
      <w:r>
        <w:rPr>
          <w:lang w:eastAsia="de-DE"/>
        </w:rPr>
        <w:t xml:space="preserve">Specific </w:t>
      </w:r>
      <w:r w:rsidR="009C0E9D">
        <w:rPr>
          <w:lang w:eastAsia="de-DE"/>
        </w:rPr>
        <w:t xml:space="preserve">Data </w:t>
      </w:r>
      <w:r w:rsidR="00F97C94">
        <w:rPr>
          <w:lang w:eastAsia="de-DE"/>
        </w:rPr>
        <w:t>T</w:t>
      </w:r>
      <w:r w:rsidR="009C0E9D">
        <w:rPr>
          <w:lang w:eastAsia="de-DE"/>
        </w:rPr>
        <w:t>ype attribute</w:t>
      </w:r>
      <w:r>
        <w:rPr>
          <w:lang w:eastAsia="de-DE"/>
        </w:rPr>
        <w:t xml:space="preserve"> propertie</w:t>
      </w:r>
      <w:r w:rsidR="009C0E9D">
        <w:rPr>
          <w:lang w:eastAsia="de-DE"/>
        </w:rPr>
        <w:t xml:space="preserve">s (only </w:t>
      </w:r>
      <w:r w:rsidR="00F97C94">
        <w:rPr>
          <w:lang w:eastAsia="de-DE"/>
        </w:rPr>
        <w:t>relevant for</w:t>
      </w:r>
      <w:r w:rsidR="009C0E9D">
        <w:rPr>
          <w:lang w:eastAsia="de-DE"/>
        </w:rPr>
        <w:t xml:space="preserve"> </w:t>
      </w:r>
      <w:r w:rsidR="00F97C94">
        <w:rPr>
          <w:lang w:eastAsia="de-DE"/>
        </w:rPr>
        <w:t>D</w:t>
      </w:r>
      <w:r w:rsidR="009C0E9D">
        <w:rPr>
          <w:lang w:eastAsia="de-DE"/>
        </w:rPr>
        <w:t>ata</w:t>
      </w:r>
      <w:r w:rsidR="00F97C94">
        <w:rPr>
          <w:lang w:eastAsia="de-DE"/>
        </w:rPr>
        <w:t xml:space="preserve"> </w:t>
      </w:r>
      <w:r w:rsidR="009C0E9D">
        <w:rPr>
          <w:lang w:eastAsia="de-DE"/>
        </w:rPr>
        <w:t>Types)</w:t>
      </w:r>
      <w:r w:rsidR="003A36A9">
        <w:rPr>
          <w:lang w:eastAsia="de-DE"/>
        </w:rPr>
        <w:br/>
      </w:r>
      <w:r w:rsidR="009C0E9D">
        <w:rPr>
          <w:lang w:eastAsia="de-DE"/>
        </w:rPr>
        <w:t xml:space="preserve">Follow the definitions made for attributes in </w:t>
      </w:r>
      <w:r w:rsidR="00E0152F">
        <w:rPr>
          <w:lang w:eastAsia="de-DE"/>
        </w:rPr>
        <w:t>clause</w:t>
      </w:r>
      <w:r w:rsidR="009C0E9D">
        <w:rPr>
          <w:lang w:eastAsia="de-DE"/>
        </w:rPr>
        <w:t xml:space="preserve"> </w:t>
      </w:r>
      <w:r w:rsidR="00ED61A2">
        <w:rPr>
          <w:lang w:eastAsia="de-DE"/>
        </w:rPr>
        <w:fldChar w:fldCharType="begin"/>
      </w:r>
      <w:r w:rsidR="003A36A9">
        <w:rPr>
          <w:lang w:eastAsia="de-DE"/>
        </w:rPr>
        <w:instrText xml:space="preserve"> REF _Ref394399321 \r \h </w:instrText>
      </w:r>
      <w:r w:rsidR="00ED61A2">
        <w:rPr>
          <w:lang w:eastAsia="de-DE"/>
        </w:rPr>
      </w:r>
      <w:r w:rsidR="00ED61A2">
        <w:rPr>
          <w:lang w:eastAsia="de-DE"/>
        </w:rPr>
        <w:fldChar w:fldCharType="separate"/>
      </w:r>
      <w:r w:rsidR="000E3F29">
        <w:rPr>
          <w:lang w:eastAsia="de-DE"/>
        </w:rPr>
        <w:t>5.3</w:t>
      </w:r>
      <w:r w:rsidR="00ED61A2">
        <w:rPr>
          <w:lang w:eastAsia="de-DE"/>
        </w:rPr>
        <w:fldChar w:fldCharType="end"/>
      </w:r>
      <w:r w:rsidR="009C0E9D">
        <w:rPr>
          <w:lang w:eastAsia="de-DE"/>
        </w:rPr>
        <w:t xml:space="preserve"> with the following exceptions:</w:t>
      </w:r>
      <w:r w:rsidR="003A36A9">
        <w:rPr>
          <w:lang w:eastAsia="de-DE"/>
        </w:rPr>
        <w:br/>
      </w:r>
      <w:r w:rsidR="009C0E9D">
        <w:rPr>
          <w:lang w:eastAsia="de-DE"/>
        </w:rPr>
        <w:t>- the isInvariant property can be ignored and is fixed to "true"</w:t>
      </w:r>
      <w:r w:rsidR="003A36A9">
        <w:rPr>
          <w:lang w:eastAsia="de-DE"/>
        </w:rPr>
        <w:br/>
      </w:r>
      <w:r w:rsidR="009C0E9D">
        <w:rPr>
          <w:lang w:eastAsia="de-DE"/>
        </w:rPr>
        <w:t>- the notification property can be ignored and is fixed to "NA".</w:t>
      </w:r>
    </w:p>
    <w:p w14:paraId="37A0394C" w14:textId="77777777" w:rsidR="00980704" w:rsidRDefault="00F97C94" w:rsidP="006167F4">
      <w:pPr>
        <w:pStyle w:val="Listenabsatz"/>
        <w:numPr>
          <w:ilvl w:val="0"/>
          <w:numId w:val="2"/>
        </w:numPr>
        <w:rPr>
          <w:lang w:eastAsia="de-DE"/>
        </w:rPr>
      </w:pPr>
      <w:r>
        <w:rPr>
          <w:lang w:eastAsia="de-DE"/>
        </w:rPr>
        <w:t xml:space="preserve">Specific </w:t>
      </w:r>
      <w:r w:rsidR="009C0E9D">
        <w:rPr>
          <w:lang w:eastAsia="de-DE"/>
        </w:rPr>
        <w:t xml:space="preserve">Enumeration </w:t>
      </w:r>
      <w:r>
        <w:rPr>
          <w:lang w:eastAsia="de-DE"/>
        </w:rPr>
        <w:t>properties</w:t>
      </w:r>
      <w:r w:rsidR="009C0E9D">
        <w:rPr>
          <w:lang w:eastAsia="de-DE"/>
        </w:rPr>
        <w:t xml:space="preserve"> (only </w:t>
      </w:r>
      <w:r>
        <w:rPr>
          <w:lang w:eastAsia="de-DE"/>
        </w:rPr>
        <w:t>relevant for</w:t>
      </w:r>
      <w:r w:rsidR="009C0E9D">
        <w:rPr>
          <w:lang w:eastAsia="de-DE"/>
        </w:rPr>
        <w:t xml:space="preserve"> </w:t>
      </w:r>
      <w:r>
        <w:rPr>
          <w:lang w:eastAsia="de-DE"/>
        </w:rPr>
        <w:t>E</w:t>
      </w:r>
      <w:r w:rsidR="009C0E9D">
        <w:rPr>
          <w:lang w:eastAsia="de-DE"/>
        </w:rPr>
        <w:t>numerations)</w:t>
      </w:r>
    </w:p>
    <w:p w14:paraId="7CFCF121" w14:textId="77777777" w:rsidR="00A32E1B" w:rsidRDefault="00980704" w:rsidP="00DF47C3">
      <w:pPr>
        <w:pStyle w:val="Listenabsatz"/>
        <w:numPr>
          <w:ilvl w:val="0"/>
          <w:numId w:val="3"/>
        </w:numPr>
        <w:ind w:left="1080"/>
        <w:rPr>
          <w:ins w:id="1106" w:author="Bernd Zeuner [2]" w:date="2023-08-24T15:31:00Z"/>
          <w:rFonts w:cs="Times New Roman"/>
          <w:lang w:eastAsia="de-DE"/>
        </w:rPr>
      </w:pPr>
      <w:r w:rsidRPr="00DF47C3">
        <w:rPr>
          <w:rFonts w:cs="Times New Roman"/>
          <w:lang w:eastAsia="de-DE"/>
        </w:rPr>
        <w:t>L</w:t>
      </w:r>
      <w:r w:rsidR="00F97C94" w:rsidRPr="00DF47C3">
        <w:rPr>
          <w:rFonts w:cs="Times New Roman"/>
          <w:lang w:eastAsia="de-DE"/>
        </w:rPr>
        <w:t xml:space="preserve">iteral </w:t>
      </w:r>
      <w:r w:rsidR="009C0E9D" w:rsidRPr="00DF47C3">
        <w:rPr>
          <w:rFonts w:cs="Times New Roman"/>
          <w:lang w:eastAsia="de-DE"/>
        </w:rPr>
        <w:t>name</w:t>
      </w:r>
      <w:r w:rsidRPr="00DF47C3">
        <w:rPr>
          <w:rFonts w:cs="Times New Roman"/>
          <w:lang w:eastAsia="de-DE"/>
        </w:rPr>
        <w:br/>
      </w:r>
      <w:r w:rsidR="00541663" w:rsidRPr="00DF47C3">
        <w:rPr>
          <w:rFonts w:cs="Times New Roman"/>
          <w:lang w:eastAsia="de-DE"/>
        </w:rPr>
        <w:t>As a general rule:</w:t>
      </w:r>
      <w:r w:rsidR="009C0E9D" w:rsidRPr="00DF47C3">
        <w:rPr>
          <w:rFonts w:cs="Times New Roman"/>
          <w:lang w:eastAsia="de-DE"/>
        </w:rPr>
        <w:t xml:space="preserve"> contains only </w:t>
      </w:r>
      <w:r w:rsidR="002B5F1B" w:rsidRPr="00DF47C3">
        <w:rPr>
          <w:rFonts w:cs="Times New Roman"/>
          <w:lang w:eastAsia="de-DE"/>
        </w:rPr>
        <w:t>UPPER</w:t>
      </w:r>
      <w:r w:rsidR="009C0E9D" w:rsidRPr="00DF47C3">
        <w:rPr>
          <w:rFonts w:cs="Times New Roman"/>
          <w:lang w:eastAsia="de-DE"/>
        </w:rPr>
        <w:t xml:space="preserve"> </w:t>
      </w:r>
      <w:r w:rsidR="002B5F1B" w:rsidRPr="00DF47C3">
        <w:rPr>
          <w:rFonts w:cs="Times New Roman"/>
          <w:lang w:eastAsia="de-DE"/>
        </w:rPr>
        <w:t>CASE</w:t>
      </w:r>
      <w:r w:rsidR="009C0E9D" w:rsidRPr="00DF47C3">
        <w:rPr>
          <w:rFonts w:cs="Times New Roman"/>
          <w:lang w:eastAsia="de-DE"/>
        </w:rPr>
        <w:t xml:space="preserve"> characters where the words are separated by "_".</w:t>
      </w:r>
      <w:r w:rsidR="00541663" w:rsidRPr="00DF47C3">
        <w:rPr>
          <w:rFonts w:cs="Times New Roman"/>
          <w:lang w:eastAsia="de-DE"/>
        </w:rPr>
        <w:t xml:space="preserve"> For “well known terms” (like e.g., 12.5GHz) it is allowed to deviate from the general rule.</w:t>
      </w:r>
    </w:p>
    <w:p w14:paraId="6E170F24" w14:textId="62249E6F" w:rsidR="00465AB5" w:rsidRPr="00DF47C3" w:rsidRDefault="00A32E1B" w:rsidP="00DF47C3">
      <w:pPr>
        <w:pStyle w:val="Listenabsatz"/>
        <w:numPr>
          <w:ilvl w:val="0"/>
          <w:numId w:val="3"/>
        </w:numPr>
        <w:ind w:left="1080"/>
        <w:rPr>
          <w:rFonts w:cs="Times New Roman"/>
          <w:lang w:eastAsia="de-DE"/>
        </w:rPr>
      </w:pPr>
      <w:ins w:id="1107" w:author="Bernd Zeuner [2]" w:date="2023-08-24T15:31:00Z">
        <w:r>
          <w:rPr>
            <w:rFonts w:cs="Times New Roman"/>
            <w:lang w:eastAsia="de-DE"/>
          </w:rPr>
          <w:t>Literal integer</w:t>
        </w:r>
      </w:ins>
      <w:r w:rsidR="00E926BE" w:rsidRPr="00DF47C3">
        <w:rPr>
          <w:rFonts w:cs="Times New Roman"/>
          <w:lang w:eastAsia="de-DE"/>
        </w:rPr>
        <w:br/>
        <w:t>It is possible to add an integer value to each literal.</w:t>
      </w:r>
      <w:ins w:id="1108" w:author="Bernd Zeuner [2]" w:date="2023-08-24T15:30:00Z">
        <w:r w:rsidR="00DF47C3" w:rsidRPr="00DF47C3">
          <w:rPr>
            <w:rFonts w:cs="Times New Roman"/>
            <w:lang w:eastAsia="de-DE"/>
          </w:rPr>
          <w:t xml:space="preserve"> </w:t>
        </w:r>
      </w:ins>
      <w:ins w:id="1109" w:author="Bernd Zeuner [2]" w:date="2023-08-24T15:32:00Z">
        <w:r>
          <w:rPr>
            <w:rFonts w:cs="Times New Roman"/>
            <w:lang w:eastAsia="de-DE"/>
          </w:rPr>
          <w:t xml:space="preserve">This is defined in the </w:t>
        </w:r>
        <w:r w:rsidRPr="00A32E1B">
          <w:rPr>
            <w:rFonts w:cs="Times New Roman"/>
            <w:i/>
            <w:iCs/>
            <w:lang w:eastAsia="de-DE"/>
          </w:rPr>
          <w:t>Specification</w:t>
        </w:r>
        <w:r>
          <w:rPr>
            <w:rFonts w:cs="Times New Roman"/>
            <w:lang w:eastAsia="de-DE"/>
          </w:rPr>
          <w:t xml:space="preserve"> property. </w:t>
        </w:r>
      </w:ins>
      <w:ins w:id="1110" w:author="Bernd Zeuner [2]" w:date="2023-08-24T15:30:00Z">
        <w:r w:rsidR="00DF47C3" w:rsidRPr="00DF47C3">
          <w:rPr>
            <w:rFonts w:cs="Times New Roman"/>
            <w:lang w:eastAsia="de-DE"/>
          </w:rPr>
          <w:t xml:space="preserve">Note that </w:t>
        </w:r>
      </w:ins>
      <w:ins w:id="1111" w:author="Bernd Zeuner [2]" w:date="2023-08-24T15:32:00Z">
        <w:r w:rsidRPr="00DF47C3">
          <w:rPr>
            <w:rFonts w:cs="Times New Roman"/>
            <w:lang w:eastAsia="de-DE"/>
          </w:rPr>
          <w:t>the</w:t>
        </w:r>
      </w:ins>
      <w:ins w:id="1112" w:author="Bernd Zeuner [2]" w:date="2023-08-24T15:30:00Z">
        <w:r w:rsidR="00DF47C3" w:rsidRPr="00DF47C3">
          <w:rPr>
            <w:rFonts w:cs="Times New Roman"/>
            <w:lang w:eastAsia="de-DE"/>
          </w:rPr>
          <w:t xml:space="preserve"> literal integer values must be different in all enumerations that are used in inheritance</w:t>
        </w:r>
      </w:ins>
      <w:ins w:id="1113" w:author="Bernd Zeuner [2]" w:date="2023-08-24T15:33:00Z">
        <w:r>
          <w:rPr>
            <w:rFonts w:cs="Times New Roman"/>
            <w:lang w:eastAsia="de-DE"/>
          </w:rPr>
          <w:t>.</w:t>
        </w:r>
      </w:ins>
    </w:p>
    <w:p w14:paraId="12BB8BEC" w14:textId="36D209AE" w:rsidR="00E926BE" w:rsidRDefault="00A32E1B" w:rsidP="00E926BE">
      <w:pPr>
        <w:jc w:val="center"/>
        <w:rPr>
          <w:noProof/>
          <w:lang w:val="de-DE" w:eastAsia="de-DE"/>
        </w:rPr>
      </w:pPr>
      <w:r w:rsidRPr="00A32E1B">
        <w:rPr>
          <w:noProof/>
          <w:lang w:val="de-DE" w:eastAsia="de-DE"/>
        </w:rPr>
        <w:lastRenderedPageBreak/>
        <w:drawing>
          <wp:inline distT="0" distB="0" distL="0" distR="0" wp14:anchorId="32CA3858" wp14:editId="12E06389">
            <wp:extent cx="2905530" cy="1810003"/>
            <wp:effectExtent l="0" t="0" r="0" b="0"/>
            <wp:docPr id="259" name="Grafi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905530" cy="1810003"/>
                    </a:xfrm>
                    <a:prstGeom prst="rect">
                      <a:avLst/>
                    </a:prstGeom>
                  </pic:spPr>
                </pic:pic>
              </a:graphicData>
            </a:graphic>
          </wp:inline>
        </w:drawing>
      </w:r>
    </w:p>
    <w:p w14:paraId="3FF3983A" w14:textId="3DF1FC16" w:rsidR="00E926BE" w:rsidRDefault="00E926BE" w:rsidP="00E926BE">
      <w:pPr>
        <w:pStyle w:val="FigureCaption"/>
      </w:pPr>
      <w:bookmarkStart w:id="1114" w:name="_Toc516068682"/>
      <w:bookmarkStart w:id="1115" w:name="_Toc79149088"/>
      <w:r>
        <w:t xml:space="preserve">Figure </w:t>
      </w:r>
      <w:r w:rsidR="00902AAB">
        <w:rPr>
          <w:noProof/>
        </w:rPr>
        <w:fldChar w:fldCharType="begin"/>
      </w:r>
      <w:r w:rsidR="00902AAB">
        <w:rPr>
          <w:noProof/>
        </w:rPr>
        <w:instrText xml:space="preserve"> STYLEREF 1 \s </w:instrText>
      </w:r>
      <w:r w:rsidR="00902AAB">
        <w:rPr>
          <w:noProof/>
        </w:rPr>
        <w:fldChar w:fldCharType="separate"/>
      </w:r>
      <w:r w:rsidR="005D7611">
        <w:rPr>
          <w:noProof/>
        </w:rPr>
        <w:t>5</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0E3F29">
        <w:rPr>
          <w:noProof/>
        </w:rPr>
        <w:t>50</w:t>
      </w:r>
      <w:r w:rsidR="00902AAB">
        <w:rPr>
          <w:noProof/>
        </w:rPr>
        <w:fldChar w:fldCharType="end"/>
      </w:r>
      <w:r>
        <w:t>: Defining an Integer Value for a Literal</w:t>
      </w:r>
      <w:bookmarkEnd w:id="1114"/>
      <w:bookmarkEnd w:id="1115"/>
    </w:p>
    <w:p w14:paraId="55BBD563" w14:textId="457181AC" w:rsidR="00E926BE" w:rsidRPr="00980704" w:rsidRDefault="00980704" w:rsidP="00CD3DF3">
      <w:pPr>
        <w:pStyle w:val="Listenabsatz"/>
        <w:numPr>
          <w:ilvl w:val="0"/>
          <w:numId w:val="3"/>
        </w:numPr>
        <w:ind w:left="1080"/>
        <w:rPr>
          <w:rFonts w:cs="Times New Roman"/>
          <w:lang w:eastAsia="de-DE"/>
        </w:rPr>
      </w:pPr>
      <w:r>
        <w:rPr>
          <w:rFonts w:cs="Times New Roman"/>
          <w:lang w:eastAsia="de-DE"/>
        </w:rPr>
        <w:t>Is leaf</w:t>
      </w:r>
      <w:r>
        <w:rPr>
          <w:rFonts w:cs="Times New Roman"/>
          <w:lang w:eastAsia="de-DE"/>
        </w:rPr>
        <w:br/>
        <w:t>D</w:t>
      </w:r>
      <w:r w:rsidR="00E926BE" w:rsidRPr="00980704">
        <w:rPr>
          <w:rFonts w:cs="Times New Roman"/>
          <w:lang w:eastAsia="de-DE"/>
        </w:rPr>
        <w:t>efine</w:t>
      </w:r>
      <w:r>
        <w:rPr>
          <w:rFonts w:cs="Times New Roman"/>
          <w:lang w:eastAsia="de-DE"/>
        </w:rPr>
        <w:t>s</w:t>
      </w:r>
      <w:r w:rsidR="00E926BE" w:rsidRPr="00980704">
        <w:rPr>
          <w:rFonts w:cs="Times New Roman"/>
          <w:lang w:eastAsia="de-DE"/>
        </w:rPr>
        <w:t xml:space="preserve"> if the list of literals is fixed or is open for enhancement in future releases. isLeaf = true </w:t>
      </w:r>
      <w:r w:rsidR="00E926BE" w:rsidRPr="00980704">
        <w:rPr>
          <w:rFonts w:cs="Times New Roman"/>
          <w:lang w:eastAsia="de-DE"/>
        </w:rPr>
        <w:sym w:font="Wingdings" w:char="F0E0"/>
      </w:r>
      <w:r w:rsidR="00E926BE" w:rsidRPr="00980704">
        <w:rPr>
          <w:rFonts w:cs="Times New Roman"/>
          <w:lang w:eastAsia="de-DE"/>
        </w:rPr>
        <w:t xml:space="preserve"> fixed literal list; isLeaf = false </w:t>
      </w:r>
      <w:r w:rsidR="00E926BE" w:rsidRPr="00980704">
        <w:rPr>
          <w:rFonts w:cs="Times New Roman"/>
          <w:lang w:eastAsia="de-DE"/>
        </w:rPr>
        <w:sym w:font="Wingdings" w:char="F0E0"/>
      </w:r>
      <w:r w:rsidR="00E926BE" w:rsidRPr="00980704">
        <w:rPr>
          <w:rFonts w:cs="Times New Roman"/>
          <w:lang w:eastAsia="de-DE"/>
        </w:rPr>
        <w:t xml:space="preserve"> literal list may be enhanced.</w:t>
      </w:r>
    </w:p>
    <w:p w14:paraId="05ACBCA3" w14:textId="77777777" w:rsidR="00465AB5" w:rsidRDefault="009C0E9D">
      <w:pPr>
        <w:pStyle w:val="Listenabsatz"/>
        <w:numPr>
          <w:ilvl w:val="0"/>
          <w:numId w:val="2"/>
        </w:numPr>
        <w:rPr>
          <w:lang w:eastAsia="de-DE"/>
        </w:rPr>
      </w:pPr>
      <w:r>
        <w:rPr>
          <w:lang w:eastAsia="de-DE"/>
        </w:rPr>
        <w:t>Additional properties</w:t>
      </w:r>
    </w:p>
    <w:p w14:paraId="4ECD63B3" w14:textId="0188BE47" w:rsidR="00465AB5" w:rsidRPr="005212A1" w:rsidRDefault="00BB66C8">
      <w:pPr>
        <w:pStyle w:val="Listenabsatz"/>
        <w:numPr>
          <w:ilvl w:val="0"/>
          <w:numId w:val="3"/>
        </w:numPr>
        <w:ind w:left="1080"/>
        <w:rPr>
          <w:color w:val="BFBFBF" w:themeColor="background1" w:themeShade="BF"/>
          <w:lang w:eastAsia="de-DE"/>
        </w:rPr>
      </w:pPr>
      <w:r w:rsidRPr="005212A1">
        <w:rPr>
          <w:rFonts w:cs="Times New Roman"/>
          <w:color w:val="BFBFBF" w:themeColor="background1" w:themeShade="BF"/>
          <w:lang w:eastAsia="de-DE"/>
        </w:rPr>
        <w:t>«</w:t>
      </w:r>
      <w:r w:rsidR="009C0E9D" w:rsidRPr="005212A1">
        <w:rPr>
          <w:color w:val="BFBFBF" w:themeColor="background1" w:themeShade="BF"/>
          <w:lang w:eastAsia="de-DE"/>
        </w:rPr>
        <w:t>Choice</w:t>
      </w:r>
      <w:r w:rsidRPr="005212A1">
        <w:rPr>
          <w:rFonts w:cs="Times New Roman"/>
          <w:color w:val="BFBFBF" w:themeColor="background1" w:themeShade="BF"/>
          <w:lang w:eastAsia="de-DE"/>
        </w:rPr>
        <w:t>»</w:t>
      </w:r>
      <w:r w:rsidR="00AA7232" w:rsidRPr="005212A1">
        <w:rPr>
          <w:color w:val="BFBFBF" w:themeColor="background1" w:themeShade="BF"/>
          <w:lang w:eastAsia="de-DE"/>
        </w:rPr>
        <w:t xml:space="preserve"> </w:t>
      </w:r>
      <w:r w:rsidR="00AA7232" w:rsidRPr="00AA7232">
        <w:rPr>
          <w:color w:val="FF0000"/>
          <w:lang w:eastAsia="de-DE"/>
        </w:rPr>
        <w:t>(obsolete)</w:t>
      </w:r>
      <w:r w:rsidR="003A36A9" w:rsidRPr="005212A1">
        <w:rPr>
          <w:color w:val="BFBFBF" w:themeColor="background1" w:themeShade="BF"/>
          <w:lang w:eastAsia="de-DE"/>
        </w:rPr>
        <w:br/>
      </w:r>
      <w:r w:rsidR="009C0E9D" w:rsidRPr="005212A1">
        <w:rPr>
          <w:color w:val="BFBFBF" w:themeColor="background1" w:themeShade="BF"/>
          <w:lang w:eastAsia="de-DE"/>
        </w:rPr>
        <w:t>This stereotype identifies a data type as a choice between different alternatives</w:t>
      </w:r>
      <w:r w:rsidR="002D63BB" w:rsidRPr="005212A1">
        <w:rPr>
          <w:color w:val="BFBFBF" w:themeColor="background1" w:themeShade="BF"/>
          <w:lang w:eastAsia="de-DE"/>
        </w:rPr>
        <w:t xml:space="preserve">; see also </w:t>
      </w:r>
      <w:r w:rsidR="00E0152F" w:rsidRPr="005212A1">
        <w:rPr>
          <w:color w:val="BFBFBF" w:themeColor="background1" w:themeShade="BF"/>
          <w:lang w:eastAsia="de-DE"/>
        </w:rPr>
        <w:t>clause</w:t>
      </w:r>
      <w:r w:rsidR="002D63BB" w:rsidRPr="005212A1">
        <w:rPr>
          <w:color w:val="BFBFBF" w:themeColor="background1" w:themeShade="BF"/>
          <w:lang w:eastAsia="de-DE"/>
        </w:rPr>
        <w:t xml:space="preserve"> </w:t>
      </w:r>
      <w:r w:rsidR="00ED61A2" w:rsidRPr="005212A1">
        <w:rPr>
          <w:color w:val="BFBFBF" w:themeColor="background1" w:themeShade="BF"/>
          <w:lang w:eastAsia="de-DE"/>
        </w:rPr>
        <w:fldChar w:fldCharType="begin"/>
      </w:r>
      <w:r w:rsidR="002D63BB" w:rsidRPr="005212A1">
        <w:rPr>
          <w:color w:val="BFBFBF" w:themeColor="background1" w:themeShade="BF"/>
          <w:lang w:eastAsia="de-DE"/>
        </w:rPr>
        <w:instrText xml:space="preserve"> REF _Ref433630605 \r \h </w:instrText>
      </w:r>
      <w:r w:rsidR="00ED61A2" w:rsidRPr="005212A1">
        <w:rPr>
          <w:color w:val="BFBFBF" w:themeColor="background1" w:themeShade="BF"/>
          <w:lang w:eastAsia="de-DE"/>
        </w:rPr>
      </w:r>
      <w:r w:rsidR="00ED61A2" w:rsidRPr="005212A1">
        <w:rPr>
          <w:color w:val="BFBFBF" w:themeColor="background1" w:themeShade="BF"/>
          <w:lang w:eastAsia="de-DE"/>
        </w:rPr>
        <w:fldChar w:fldCharType="separate"/>
      </w:r>
      <w:r w:rsidR="000E3F29" w:rsidRPr="005212A1">
        <w:rPr>
          <w:color w:val="BFBFBF" w:themeColor="background1" w:themeShade="BF"/>
          <w:lang w:eastAsia="de-DE"/>
        </w:rPr>
        <w:t>7.5</w:t>
      </w:r>
      <w:r w:rsidR="00ED61A2" w:rsidRPr="005212A1">
        <w:rPr>
          <w:color w:val="BFBFBF" w:themeColor="background1" w:themeShade="BF"/>
          <w:lang w:eastAsia="de-DE"/>
        </w:rPr>
        <w:fldChar w:fldCharType="end"/>
      </w:r>
      <w:r w:rsidR="009C0E9D" w:rsidRPr="005212A1">
        <w:rPr>
          <w:color w:val="BFBFBF" w:themeColor="background1" w:themeShade="BF"/>
          <w:lang w:eastAsia="de-DE"/>
        </w:rPr>
        <w:t>.</w:t>
      </w:r>
    </w:p>
    <w:p w14:paraId="3876A37E" w14:textId="037553DA" w:rsidR="00465AB5" w:rsidRDefault="00BB66C8">
      <w:pPr>
        <w:pStyle w:val="Listenabsatz"/>
        <w:numPr>
          <w:ilvl w:val="0"/>
          <w:numId w:val="3"/>
        </w:numPr>
        <w:ind w:left="1080"/>
        <w:rPr>
          <w:lang w:eastAsia="de-DE"/>
        </w:rPr>
      </w:pPr>
      <w:r>
        <w:rPr>
          <w:rFonts w:cs="Times New Roman"/>
          <w:lang w:eastAsia="de-DE"/>
        </w:rPr>
        <w:t>«</w:t>
      </w:r>
      <w:r w:rsidR="009C0E9D">
        <w:rPr>
          <w:lang w:eastAsia="de-DE"/>
        </w:rPr>
        <w:t>Exception</w:t>
      </w:r>
      <w:r>
        <w:rPr>
          <w:rFonts w:cs="Times New Roman"/>
          <w:lang w:eastAsia="de-DE"/>
        </w:rPr>
        <w:t>»</w:t>
      </w:r>
      <w:r w:rsidR="003A36A9">
        <w:rPr>
          <w:lang w:eastAsia="de-DE"/>
        </w:rPr>
        <w:br/>
      </w:r>
      <w:r w:rsidR="009C0E9D">
        <w:rPr>
          <w:lang w:eastAsia="de-DE"/>
        </w:rPr>
        <w:t>This stereotype defines a data type used for an operation exception.</w:t>
      </w:r>
    </w:p>
    <w:p w14:paraId="51B1ADA9" w14:textId="55C76F77" w:rsidR="009B0062" w:rsidRPr="00205852" w:rsidRDefault="009B0062" w:rsidP="005D7611">
      <w:pPr>
        <w:pStyle w:val="Listenabsatz"/>
        <w:numPr>
          <w:ilvl w:val="0"/>
          <w:numId w:val="3"/>
        </w:numPr>
        <w:ind w:left="1080"/>
        <w:rPr>
          <w:rFonts w:cs="Times New Roman"/>
          <w:lang w:eastAsia="de-DE"/>
        </w:rPr>
      </w:pPr>
      <w:r>
        <w:rPr>
          <w:rFonts w:cs="Times New Roman"/>
          <w:lang w:eastAsia="de-DE"/>
        </w:rPr>
        <w:t>«Bits»</w:t>
      </w:r>
      <w:r w:rsidRPr="00EA5FD7">
        <w:rPr>
          <w:rFonts w:cs="Times New Roman"/>
          <w:lang w:eastAsia="de-DE"/>
        </w:rPr>
        <w:br/>
        <w:t xml:space="preserve">This </w:t>
      </w:r>
      <w:r w:rsidR="000B7D2A" w:rsidRPr="00EA5FD7">
        <w:rPr>
          <w:rFonts w:cs="Times New Roman"/>
          <w:lang w:eastAsia="de-DE"/>
        </w:rPr>
        <w:t xml:space="preserve">optional </w:t>
      </w:r>
      <w:r w:rsidRPr="00EA5FD7">
        <w:rPr>
          <w:rFonts w:cs="Times New Roman"/>
          <w:lang w:eastAsia="de-DE"/>
        </w:rPr>
        <w:t xml:space="preserve">stereotype defines a data type used for defining a bit set. Each bit is </w:t>
      </w:r>
      <w:r w:rsidR="000B7D2A" w:rsidRPr="006B427E">
        <w:rPr>
          <w:rFonts w:cs="Times New Roman"/>
          <w:lang w:eastAsia="de-DE"/>
        </w:rPr>
        <w:t>defined as an attribute of the data type</w:t>
      </w:r>
      <w:r w:rsidR="00566886">
        <w:rPr>
          <w:rFonts w:cs="Times New Roman"/>
          <w:lang w:eastAsia="de-DE"/>
        </w:rPr>
        <w:t xml:space="preserve">; see also </w:t>
      </w:r>
      <w:r w:rsidR="00566886">
        <w:rPr>
          <w:rFonts w:cs="Times New Roman"/>
          <w:lang w:eastAsia="de-DE"/>
        </w:rPr>
        <w:fldChar w:fldCharType="begin"/>
      </w:r>
      <w:r w:rsidR="00566886">
        <w:rPr>
          <w:rFonts w:cs="Times New Roman"/>
          <w:lang w:eastAsia="de-DE"/>
        </w:rPr>
        <w:instrText xml:space="preserve"> REF _Ref520977526 \h </w:instrText>
      </w:r>
      <w:r w:rsidR="005D7611">
        <w:rPr>
          <w:rFonts w:cs="Times New Roman"/>
          <w:lang w:eastAsia="de-DE"/>
        </w:rPr>
        <w:instrText xml:space="preserve"> \* MERGEFORMAT </w:instrText>
      </w:r>
      <w:r w:rsidR="00566886">
        <w:rPr>
          <w:rFonts w:cs="Times New Roman"/>
          <w:lang w:eastAsia="de-DE"/>
        </w:rPr>
      </w:r>
      <w:r w:rsidR="00566886">
        <w:rPr>
          <w:rFonts w:cs="Times New Roman"/>
          <w:lang w:eastAsia="de-DE"/>
        </w:rPr>
        <w:fldChar w:fldCharType="separate"/>
      </w:r>
      <w:r w:rsidR="00F839B4" w:rsidRPr="00F839B4">
        <w:rPr>
          <w:rFonts w:cs="Times New Roman"/>
          <w:lang w:eastAsia="de-DE"/>
        </w:rPr>
        <w:t>Figure 5.14</w:t>
      </w:r>
      <w:r w:rsidR="00566886">
        <w:rPr>
          <w:rFonts w:cs="Times New Roman"/>
          <w:lang w:eastAsia="de-DE"/>
        </w:rPr>
        <w:fldChar w:fldCharType="end"/>
      </w:r>
      <w:r w:rsidR="000B7D2A" w:rsidRPr="0050039E">
        <w:rPr>
          <w:rFonts w:cs="Times New Roman"/>
          <w:lang w:eastAsia="de-DE"/>
        </w:rPr>
        <w:t>.</w:t>
      </w:r>
      <w:r w:rsidR="00214D6C">
        <w:rPr>
          <w:rFonts w:cs="Times New Roman"/>
          <w:lang w:eastAsia="de-DE"/>
        </w:rPr>
        <w:br/>
        <w:t xml:space="preserve">The bits which are set </w:t>
      </w:r>
      <w:r w:rsidR="004B19C9">
        <w:rPr>
          <w:rFonts w:cs="Times New Roman"/>
          <w:lang w:eastAsia="de-DE"/>
        </w:rPr>
        <w:t xml:space="preserve">by default </w:t>
      </w:r>
      <w:r w:rsidR="00214D6C">
        <w:rPr>
          <w:rFonts w:cs="Times New Roman"/>
          <w:lang w:eastAsia="de-DE"/>
        </w:rPr>
        <w:t>are defined by an OCL expression in the defaultValue field of the bits typed attribute</w:t>
      </w:r>
      <w:r w:rsidR="005D7611">
        <w:rPr>
          <w:rFonts w:cs="Times New Roman"/>
          <w:lang w:eastAsia="de-DE"/>
        </w:rPr>
        <w:t>:</w:t>
      </w:r>
      <w:r w:rsidR="00725670">
        <w:rPr>
          <w:rFonts w:cs="Times New Roman"/>
          <w:lang w:eastAsia="de-DE"/>
        </w:rPr>
        <w:t xml:space="preserve"> </w:t>
      </w:r>
      <w:r w:rsidR="005D7611">
        <w:rPr>
          <w:rFonts w:cs="Times New Roman"/>
          <w:lang w:eastAsia="de-DE"/>
        </w:rPr>
        <w:t>{</w:t>
      </w:r>
      <w:r w:rsidR="005D7611" w:rsidRPr="005D7611">
        <w:rPr>
          <w:rFonts w:cs="Times New Roman"/>
          <w:lang w:eastAsia="de-DE"/>
        </w:rPr>
        <w:t>self.</w:t>
      </w:r>
      <w:r w:rsidR="005D7611">
        <w:rPr>
          <w:rFonts w:cs="Times New Roman"/>
          <w:lang w:eastAsia="de-DE"/>
        </w:rPr>
        <w:t>&lt;name of bit1&gt;</w:t>
      </w:r>
      <w:r w:rsidR="005D7611" w:rsidRPr="005D7611">
        <w:rPr>
          <w:rFonts w:cs="Times New Roman"/>
          <w:lang w:eastAsia="de-DE"/>
        </w:rPr>
        <w:t xml:space="preserve"> = true and self.</w:t>
      </w:r>
      <w:r w:rsidR="005D7611">
        <w:rPr>
          <w:rFonts w:cs="Times New Roman"/>
          <w:lang w:eastAsia="de-DE"/>
        </w:rPr>
        <w:t>&lt;name of bit2&gt;</w:t>
      </w:r>
      <w:r w:rsidR="005D7611" w:rsidRPr="005D7611">
        <w:rPr>
          <w:rFonts w:cs="Times New Roman"/>
          <w:lang w:eastAsia="de-DE"/>
        </w:rPr>
        <w:t xml:space="preserve"> = true</w:t>
      </w:r>
      <w:r w:rsidR="005D7611">
        <w:rPr>
          <w:rFonts w:cs="Times New Roman"/>
          <w:lang w:eastAsia="de-DE"/>
        </w:rPr>
        <w:t xml:space="preserve"> and …}</w:t>
      </w:r>
    </w:p>
    <w:p w14:paraId="3A6AEDF8" w14:textId="09C3E04C" w:rsidR="00D407B6" w:rsidRPr="009E05D2" w:rsidRDefault="00D61E8D" w:rsidP="00D407B6">
      <w:pPr>
        <w:jc w:val="center"/>
        <w:rPr>
          <w:noProof/>
          <w:lang w:eastAsia="de-DE"/>
        </w:rPr>
      </w:pPr>
      <w:r w:rsidRPr="00D61E8D">
        <w:rPr>
          <w:noProof/>
        </w:rPr>
        <w:drawing>
          <wp:inline distT="0" distB="0" distL="0" distR="0" wp14:anchorId="0EDDAD9E" wp14:editId="695A408A">
            <wp:extent cx="4029637" cy="1705213"/>
            <wp:effectExtent l="0" t="0" r="9525" b="9525"/>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29637" cy="1705213"/>
                    </a:xfrm>
                    <a:prstGeom prst="rect">
                      <a:avLst/>
                    </a:prstGeom>
                  </pic:spPr>
                </pic:pic>
              </a:graphicData>
            </a:graphic>
          </wp:inline>
        </w:drawing>
      </w:r>
      <w:r w:rsidR="00785BA8" w:rsidRPr="00785BA8">
        <w:rPr>
          <w:noProof/>
        </w:rPr>
        <w:t xml:space="preserve"> </w:t>
      </w:r>
      <w:r w:rsidR="00785BA8" w:rsidRPr="00785BA8">
        <w:rPr>
          <w:noProof/>
          <w:lang w:val="de-DE" w:eastAsia="de-DE"/>
        </w:rPr>
        <w:drawing>
          <wp:inline distT="0" distB="0" distL="0" distR="0" wp14:anchorId="648FB988" wp14:editId="78CD8A04">
            <wp:extent cx="1571844" cy="1705213"/>
            <wp:effectExtent l="0" t="0" r="9525" b="9525"/>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571844" cy="1705213"/>
                    </a:xfrm>
                    <a:prstGeom prst="rect">
                      <a:avLst/>
                    </a:prstGeom>
                  </pic:spPr>
                </pic:pic>
              </a:graphicData>
            </a:graphic>
          </wp:inline>
        </w:drawing>
      </w:r>
    </w:p>
    <w:p w14:paraId="33380ABA" w14:textId="5B5FF1EE" w:rsidR="00D407B6" w:rsidRDefault="00D407B6" w:rsidP="00427868">
      <w:pPr>
        <w:pStyle w:val="FigureCaption"/>
      </w:pPr>
      <w:bookmarkStart w:id="1116" w:name="_Toc516068683"/>
      <w:bookmarkStart w:id="1117" w:name="_Toc79149089"/>
      <w:r>
        <w:t xml:space="preserve">Figure </w:t>
      </w:r>
      <w:r w:rsidR="00ED61A2">
        <w:fldChar w:fldCharType="begin"/>
      </w:r>
      <w:r>
        <w:instrText xml:space="preserve"> STYLEREF 1 \s </w:instrText>
      </w:r>
      <w:r w:rsidR="00ED61A2">
        <w:fldChar w:fldCharType="separate"/>
      </w:r>
      <w:r w:rsidR="005D7611">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51</w:t>
      </w:r>
      <w:r w:rsidR="00ED61A2">
        <w:fldChar w:fldCharType="end"/>
      </w:r>
      <w:r>
        <w:t xml:space="preserve">: </w:t>
      </w:r>
      <w:r w:rsidR="00620627" w:rsidRPr="00620627">
        <w:t xml:space="preserve">Potential </w:t>
      </w:r>
      <w:r w:rsidR="002474B6">
        <w:t>An</w:t>
      </w:r>
      <w:r w:rsidR="00620627" w:rsidRPr="00620627">
        <w:t xml:space="preserve">notations </w:t>
      </w:r>
      <w:r w:rsidR="00620627">
        <w:t>for</w:t>
      </w:r>
      <w:r w:rsidR="00620627" w:rsidRPr="00620627">
        <w:t xml:space="preserve"> </w:t>
      </w:r>
      <w:r w:rsidR="00620627">
        <w:t>Data Types</w:t>
      </w:r>
      <w:bookmarkEnd w:id="1116"/>
      <w:bookmarkEnd w:id="1117"/>
    </w:p>
    <w:p w14:paraId="08004DED" w14:textId="58145754" w:rsidR="00324D29" w:rsidRDefault="00441543">
      <w:pPr>
        <w:rPr>
          <w:lang w:eastAsia="de-DE"/>
        </w:rPr>
      </w:pPr>
      <w:r>
        <w:rPr>
          <w:lang w:eastAsia="de-DE"/>
        </w:rPr>
        <w:t xml:space="preserve">The following </w:t>
      </w:r>
      <w:r w:rsidR="009C0E9D">
        <w:rPr>
          <w:lang w:eastAsia="de-DE"/>
        </w:rPr>
        <w:t>UML defined attribute properties are not used</w:t>
      </w:r>
      <w:r w:rsidR="00A20657">
        <w:rPr>
          <w:lang w:eastAsia="de-DE"/>
        </w:rPr>
        <w:t xml:space="preserve"> (i.e., must be ignored regardless of the value they might have)</w:t>
      </w:r>
      <w:r w:rsidR="009C0E9D">
        <w:rPr>
          <w:lang w:eastAsia="de-DE"/>
        </w:rPr>
        <w:t>:</w:t>
      </w:r>
    </w:p>
    <w:p w14:paraId="0EBA3419" w14:textId="77777777" w:rsidR="00324D29" w:rsidRDefault="009C0E9D">
      <w:pPr>
        <w:pStyle w:val="Listenabsatz"/>
        <w:numPr>
          <w:ilvl w:val="0"/>
          <w:numId w:val="2"/>
        </w:numPr>
        <w:rPr>
          <w:lang w:eastAsia="de-DE"/>
        </w:rPr>
      </w:pPr>
      <w:r>
        <w:rPr>
          <w:lang w:eastAsia="de-DE"/>
        </w:rPr>
        <w:t>Is abstract</w:t>
      </w:r>
      <w:r w:rsidR="00FD585C">
        <w:rPr>
          <w:lang w:eastAsia="de-DE"/>
        </w:rPr>
        <w:t xml:space="preserve"> (default = false)</w:t>
      </w:r>
    </w:p>
    <w:p w14:paraId="186D6300" w14:textId="3FFEE10B" w:rsidR="00324D29" w:rsidRDefault="009C0E9D">
      <w:pPr>
        <w:pStyle w:val="Listenabsatz"/>
        <w:numPr>
          <w:ilvl w:val="0"/>
          <w:numId w:val="2"/>
        </w:numPr>
        <w:rPr>
          <w:lang w:eastAsia="de-DE"/>
        </w:rPr>
      </w:pPr>
      <w:r>
        <w:rPr>
          <w:lang w:eastAsia="de-DE"/>
        </w:rPr>
        <w:t>Is leaf</w:t>
      </w:r>
      <w:r w:rsidR="00FD585C">
        <w:rPr>
          <w:lang w:eastAsia="de-DE"/>
        </w:rPr>
        <w:t xml:space="preserve"> </w:t>
      </w:r>
      <w:r w:rsidR="00682EB4">
        <w:rPr>
          <w:lang w:eastAsia="de-DE"/>
        </w:rPr>
        <w:t>for data types of category dataType and primitive</w:t>
      </w:r>
      <w:r w:rsidR="00AE0FDF">
        <w:rPr>
          <w:lang w:eastAsia="de-DE"/>
        </w:rPr>
        <w:t>; i.e., only used for enumerations</w:t>
      </w:r>
      <w:r w:rsidR="00682EB4">
        <w:rPr>
          <w:lang w:eastAsia="de-DE"/>
        </w:rPr>
        <w:t xml:space="preserve"> </w:t>
      </w:r>
      <w:r w:rsidR="00FD585C">
        <w:rPr>
          <w:lang w:eastAsia="de-DE"/>
        </w:rPr>
        <w:t>(default = false)</w:t>
      </w:r>
    </w:p>
    <w:p w14:paraId="377BA827" w14:textId="77777777" w:rsidR="00704AE0" w:rsidRDefault="00704AE0" w:rsidP="00704AE0">
      <w:pPr>
        <w:pStyle w:val="berschrift3"/>
        <w:rPr>
          <w:lang w:eastAsia="de-DE"/>
        </w:rPr>
      </w:pPr>
      <w:bookmarkStart w:id="1118" w:name="_Ref461464357"/>
      <w:bookmarkStart w:id="1119" w:name="_Toc516068517"/>
      <w:bookmarkStart w:id="1120" w:name="_Toc79148997"/>
      <w:bookmarkStart w:id="1121" w:name="_Ref394403672"/>
      <w:bookmarkStart w:id="1122" w:name="_Toc397428426"/>
      <w:bookmarkStart w:id="1123" w:name="_Toc410656464"/>
      <w:bookmarkStart w:id="1124" w:name="_Ref452990088"/>
      <w:r>
        <w:rPr>
          <w:lang w:eastAsia="de-DE"/>
        </w:rPr>
        <w:lastRenderedPageBreak/>
        <w:t>UML P</w:t>
      </w:r>
      <w:r w:rsidRPr="00704AE0">
        <w:rPr>
          <w:lang w:eastAsia="de-DE"/>
        </w:rPr>
        <w:t xml:space="preserve">rimitive </w:t>
      </w:r>
      <w:r>
        <w:rPr>
          <w:lang w:eastAsia="de-DE"/>
        </w:rPr>
        <w:t>T</w:t>
      </w:r>
      <w:r w:rsidRPr="00704AE0">
        <w:rPr>
          <w:lang w:eastAsia="de-DE"/>
        </w:rPr>
        <w:t>ypes</w:t>
      </w:r>
      <w:bookmarkEnd w:id="1118"/>
      <w:bookmarkEnd w:id="1119"/>
      <w:bookmarkEnd w:id="1120"/>
    </w:p>
    <w:p w14:paraId="1DEEC001" w14:textId="77777777" w:rsidR="00702E6E" w:rsidRDefault="00702E6E" w:rsidP="00702E6E">
      <w:pPr>
        <w:rPr>
          <w:lang w:eastAsia="de-DE"/>
        </w:rPr>
      </w:pPr>
      <w:r>
        <w:rPr>
          <w:lang w:eastAsia="de-DE"/>
        </w:rPr>
        <w:t>Papyrus already provides the following UML primitive types:</w:t>
      </w:r>
    </w:p>
    <w:p w14:paraId="6B48A60D" w14:textId="77777777" w:rsidR="0055444E" w:rsidRDefault="003B58AA" w:rsidP="0055444E">
      <w:pPr>
        <w:jc w:val="center"/>
        <w:rPr>
          <w:lang w:eastAsia="de-DE"/>
        </w:rPr>
      </w:pPr>
      <w:r>
        <w:rPr>
          <w:noProof/>
          <w:lang w:val="de-DE" w:eastAsia="de-DE"/>
        </w:rPr>
        <w:drawing>
          <wp:inline distT="0" distB="0" distL="0" distR="0" wp14:anchorId="100B9D6D" wp14:editId="28A30723">
            <wp:extent cx="2609850" cy="1038225"/>
            <wp:effectExtent l="19050" t="0" r="0" b="0"/>
            <wp:docPr id="91" name="Bild 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30"/>
                    <a:srcRect/>
                    <a:stretch>
                      <a:fillRect/>
                    </a:stretch>
                  </pic:blipFill>
                  <pic:spPr bwMode="auto">
                    <a:xfrm>
                      <a:off x="0" y="0"/>
                      <a:ext cx="2609850" cy="1038225"/>
                    </a:xfrm>
                    <a:prstGeom prst="rect">
                      <a:avLst/>
                    </a:prstGeom>
                    <a:noFill/>
                    <a:ln w="9525">
                      <a:noFill/>
                      <a:miter lim="800000"/>
                      <a:headEnd/>
                      <a:tailEnd/>
                    </a:ln>
                    <a:effectLst/>
                  </pic:spPr>
                </pic:pic>
              </a:graphicData>
            </a:graphic>
          </wp:inline>
        </w:drawing>
      </w:r>
    </w:p>
    <w:p w14:paraId="5D1729B2" w14:textId="0239799C" w:rsidR="0055444E" w:rsidRDefault="0055444E" w:rsidP="0055444E">
      <w:pPr>
        <w:pStyle w:val="FigureCaption"/>
      </w:pPr>
      <w:bookmarkStart w:id="1125" w:name="_Toc516068684"/>
      <w:bookmarkStart w:id="1126" w:name="_Toc79149090"/>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EC7C25">
        <w:rPr>
          <w:noProof/>
        </w:rPr>
        <w:t>52</w:t>
      </w:r>
      <w:r w:rsidR="00ED61A2">
        <w:fldChar w:fldCharType="end"/>
      </w:r>
      <w:r>
        <w:t>: Primitive Types provided by Papyrus</w:t>
      </w:r>
      <w:bookmarkEnd w:id="1125"/>
      <w:bookmarkEnd w:id="1126"/>
    </w:p>
    <w:p w14:paraId="5CA77DEF" w14:textId="77777777" w:rsidR="0055444E" w:rsidRDefault="0055444E" w:rsidP="0055444E">
      <w:pPr>
        <w:rPr>
          <w:lang w:eastAsia="de-DE"/>
        </w:rPr>
      </w:pPr>
      <w:r>
        <w:rPr>
          <w:lang w:eastAsia="de-DE"/>
        </w:rPr>
        <w:t>Note</w:t>
      </w:r>
      <w:r w:rsidR="0059549F">
        <w:rPr>
          <w:lang w:eastAsia="de-DE"/>
        </w:rPr>
        <w:t>s:</w:t>
      </w:r>
      <w:r w:rsidR="0059549F">
        <w:rPr>
          <w:lang w:eastAsia="de-DE"/>
        </w:rPr>
        <w:br/>
        <w:t>The “Unlimited Natural” Primitive data type shall</w:t>
      </w:r>
      <w:r w:rsidR="0059549F" w:rsidRPr="0059549F">
        <w:rPr>
          <w:lang w:eastAsia="de-DE"/>
        </w:rPr>
        <w:t xml:space="preserve"> not be used.</w:t>
      </w:r>
      <w:r w:rsidR="0059549F">
        <w:rPr>
          <w:lang w:eastAsia="de-DE"/>
        </w:rPr>
        <w:br/>
      </w:r>
      <w:r>
        <w:rPr>
          <w:lang w:eastAsia="de-DE"/>
        </w:rPr>
        <w:t>Papyrus also exposes the internal Eclipse eCore primitives which are not to be used in models.</w:t>
      </w:r>
    </w:p>
    <w:p w14:paraId="209725B9" w14:textId="5927BC96" w:rsidR="007E66AF" w:rsidRDefault="007E66AF" w:rsidP="007E66AF">
      <w:pPr>
        <w:rPr>
          <w:lang w:eastAsia="de-DE"/>
        </w:rPr>
      </w:pPr>
      <w:r>
        <w:rPr>
          <w:lang w:eastAsia="de-DE"/>
        </w:rPr>
        <w:t xml:space="preserve">The UML Primitive Types can be </w:t>
      </w:r>
      <w:r w:rsidR="00A14F7F">
        <w:rPr>
          <w:lang w:eastAsia="de-DE"/>
        </w:rPr>
        <w:t xml:space="preserve">further restricted by the </w:t>
      </w:r>
      <w:r>
        <w:rPr>
          <w:lang w:eastAsia="de-DE"/>
        </w:rPr>
        <w:t>annotat</w:t>
      </w:r>
      <w:r w:rsidR="00A14F7F">
        <w:rPr>
          <w:lang w:eastAsia="de-DE"/>
        </w:rPr>
        <w:t xml:space="preserve">ion of </w:t>
      </w:r>
      <w:r>
        <w:rPr>
          <w:lang w:eastAsia="de-DE"/>
        </w:rPr>
        <w:t xml:space="preserve">the following </w:t>
      </w:r>
      <w:r w:rsidR="00A14F7F">
        <w:rPr>
          <w:lang w:eastAsia="de-DE"/>
        </w:rPr>
        <w:t xml:space="preserve">properties contained in the OpenModelAttribute </w:t>
      </w:r>
      <w:r>
        <w:rPr>
          <w:lang w:eastAsia="de-DE"/>
        </w:rPr>
        <w:t>stereotype</w:t>
      </w:r>
      <w:r w:rsidR="00A14F7F">
        <w:rPr>
          <w:lang w:eastAsia="de-DE"/>
        </w:rPr>
        <w:t xml:space="preserve"> (see definitions in </w:t>
      </w:r>
      <w:r w:rsidR="00E0152F">
        <w:rPr>
          <w:lang w:eastAsia="de-DE"/>
        </w:rPr>
        <w:t>clause</w:t>
      </w:r>
      <w:r w:rsidR="00A14F7F">
        <w:rPr>
          <w:lang w:eastAsia="de-DE"/>
        </w:rPr>
        <w:t xml:space="preserve"> </w:t>
      </w:r>
      <w:r w:rsidR="005C5408">
        <w:rPr>
          <w:lang w:eastAsia="de-DE"/>
        </w:rPr>
        <w:fldChar w:fldCharType="begin"/>
      </w:r>
      <w:r w:rsidR="005C5408">
        <w:rPr>
          <w:lang w:eastAsia="de-DE"/>
        </w:rPr>
        <w:instrText xml:space="preserve"> REF _Ref516068165 \r \h </w:instrText>
      </w:r>
      <w:r w:rsidR="005C5408">
        <w:rPr>
          <w:lang w:eastAsia="de-DE"/>
        </w:rPr>
      </w:r>
      <w:r w:rsidR="005C5408">
        <w:rPr>
          <w:lang w:eastAsia="de-DE"/>
        </w:rPr>
        <w:fldChar w:fldCharType="separate"/>
      </w:r>
      <w:r w:rsidR="000E3F29">
        <w:rPr>
          <w:lang w:eastAsia="de-DE"/>
        </w:rPr>
        <w:t>5.3.3</w:t>
      </w:r>
      <w:r w:rsidR="005C5408">
        <w:rPr>
          <w:lang w:eastAsia="de-DE"/>
        </w:rPr>
        <w:fldChar w:fldCharType="end"/>
      </w:r>
      <w:r w:rsidR="00A14F7F">
        <w:rPr>
          <w:lang w:eastAsia="de-DE"/>
        </w:rPr>
        <w:t>)</w:t>
      </w:r>
      <w:r>
        <w:rPr>
          <w:lang w:eastAsia="de-DE"/>
        </w:rPr>
        <w:t>:</w:t>
      </w:r>
    </w:p>
    <w:p w14:paraId="618EF343" w14:textId="13491561" w:rsidR="00465AB5" w:rsidRDefault="00A14F7F" w:rsidP="00B21177">
      <w:pPr>
        <w:pStyle w:val="Listenabsatz"/>
        <w:numPr>
          <w:ilvl w:val="0"/>
          <w:numId w:val="9"/>
        </w:numPr>
        <w:rPr>
          <w:lang w:eastAsia="de-DE"/>
        </w:rPr>
      </w:pPr>
      <w:r>
        <w:rPr>
          <w:lang w:eastAsia="de-DE"/>
        </w:rPr>
        <w:t>bitLength</w:t>
      </w:r>
      <w:r>
        <w:rPr>
          <w:lang w:eastAsia="de-DE"/>
        </w:rPr>
        <w:br/>
      </w:r>
      <w:r w:rsidR="00B21177" w:rsidRPr="00B21177">
        <w:rPr>
          <w:noProof/>
          <w:lang w:eastAsia="de-DE"/>
        </w:rPr>
        <w:drawing>
          <wp:inline distT="0" distB="0" distL="0" distR="0" wp14:anchorId="25E5C6C8" wp14:editId="7B079C87">
            <wp:extent cx="1095528" cy="1267002"/>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095528" cy="1267002"/>
                    </a:xfrm>
                    <a:prstGeom prst="rect">
                      <a:avLst/>
                    </a:prstGeom>
                  </pic:spPr>
                </pic:pic>
              </a:graphicData>
            </a:graphic>
          </wp:inline>
        </w:drawing>
      </w:r>
    </w:p>
    <w:p w14:paraId="44172F00" w14:textId="77777777" w:rsidR="00465AB5" w:rsidRDefault="00A14F7F">
      <w:pPr>
        <w:pStyle w:val="Listenabsatz"/>
        <w:numPr>
          <w:ilvl w:val="0"/>
          <w:numId w:val="9"/>
        </w:numPr>
        <w:rPr>
          <w:lang w:eastAsia="de-DE"/>
        </w:rPr>
      </w:pPr>
      <w:r>
        <w:rPr>
          <w:lang w:eastAsia="de-DE"/>
        </w:rPr>
        <w:t>unsigned</w:t>
      </w:r>
    </w:p>
    <w:p w14:paraId="4872EEC9" w14:textId="27B6C537" w:rsidR="00465AB5" w:rsidRDefault="00A14F7F" w:rsidP="00B21177">
      <w:pPr>
        <w:pStyle w:val="Listenabsatz"/>
        <w:numPr>
          <w:ilvl w:val="0"/>
          <w:numId w:val="9"/>
        </w:numPr>
        <w:rPr>
          <w:lang w:eastAsia="de-DE"/>
        </w:rPr>
      </w:pPr>
      <w:r>
        <w:rPr>
          <w:lang w:eastAsia="de-DE"/>
        </w:rPr>
        <w:t>encoding</w:t>
      </w:r>
      <w:r>
        <w:rPr>
          <w:lang w:eastAsia="de-DE"/>
        </w:rPr>
        <w:br/>
      </w:r>
      <w:r w:rsidR="00B21177" w:rsidRPr="00B21177">
        <w:rPr>
          <w:noProof/>
          <w:lang w:eastAsia="de-DE"/>
        </w:rPr>
        <w:drawing>
          <wp:inline distT="0" distB="0" distL="0" distR="0" wp14:anchorId="20BEAEDE" wp14:editId="4E47358B">
            <wp:extent cx="971686" cy="1114581"/>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971686" cy="1114581"/>
                    </a:xfrm>
                    <a:prstGeom prst="rect">
                      <a:avLst/>
                    </a:prstGeom>
                  </pic:spPr>
                </pic:pic>
              </a:graphicData>
            </a:graphic>
          </wp:inline>
        </w:drawing>
      </w:r>
    </w:p>
    <w:p w14:paraId="7C3F8269" w14:textId="3F31D739" w:rsidR="00465AB5" w:rsidRDefault="00A14F7F" w:rsidP="00B21177">
      <w:pPr>
        <w:pStyle w:val="Listenabsatz"/>
        <w:numPr>
          <w:ilvl w:val="0"/>
          <w:numId w:val="9"/>
        </w:numPr>
        <w:rPr>
          <w:lang w:eastAsia="de-DE"/>
        </w:rPr>
      </w:pPr>
      <w:r>
        <w:rPr>
          <w:lang w:eastAsia="de-DE"/>
        </w:rPr>
        <w:t>counter</w:t>
      </w:r>
      <w:r>
        <w:rPr>
          <w:lang w:eastAsia="de-DE"/>
        </w:rPr>
        <w:br/>
      </w:r>
      <w:r w:rsidR="00B21177" w:rsidRPr="00B21177">
        <w:rPr>
          <w:noProof/>
          <w:lang w:eastAsia="de-DE"/>
        </w:rPr>
        <w:drawing>
          <wp:inline distT="0" distB="0" distL="0" distR="0" wp14:anchorId="124C1376" wp14:editId="0B93521D">
            <wp:extent cx="1143160" cy="1114581"/>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143160" cy="1114581"/>
                    </a:xfrm>
                    <a:prstGeom prst="rect">
                      <a:avLst/>
                    </a:prstGeom>
                  </pic:spPr>
                </pic:pic>
              </a:graphicData>
            </a:graphic>
          </wp:inline>
        </w:drawing>
      </w:r>
    </w:p>
    <w:p w14:paraId="2B7AFDD7" w14:textId="77777777" w:rsidR="00A14F7F" w:rsidRDefault="00A14F7F" w:rsidP="00A14F7F">
      <w:pPr>
        <w:rPr>
          <w:lang w:eastAsia="de-DE"/>
        </w:rPr>
      </w:pPr>
      <w:r>
        <w:rPr>
          <w:lang w:eastAsia="de-DE"/>
        </w:rPr>
        <w:t xml:space="preserve">For example: </w:t>
      </w:r>
      <w:r w:rsidR="00CC1BB1" w:rsidRPr="00CC1BB1">
        <w:rPr>
          <w:lang w:eastAsia="de-DE"/>
        </w:rPr>
        <w:t>«UNSIGNED, LENGTH_8_BIT» Integer</w:t>
      </w:r>
      <w:r w:rsidR="00CC1BB1">
        <w:rPr>
          <w:lang w:eastAsia="de-DE"/>
        </w:rPr>
        <w:t xml:space="preserve"> or </w:t>
      </w:r>
      <w:r w:rsidR="00CC1BB1" w:rsidRPr="00CC1BB1">
        <w:rPr>
          <w:lang w:eastAsia="de-DE"/>
        </w:rPr>
        <w:t>«HexEncoded» String</w:t>
      </w:r>
      <w:r w:rsidR="00CC1BB1">
        <w:rPr>
          <w:lang w:eastAsia="de-DE"/>
        </w:rPr>
        <w:t>.</w:t>
      </w:r>
    </w:p>
    <w:p w14:paraId="2868F926" w14:textId="77777777" w:rsidR="00EB3935" w:rsidRDefault="00EB3935" w:rsidP="00EB3935">
      <w:pPr>
        <w:rPr>
          <w:lang w:eastAsia="de-DE"/>
        </w:rPr>
      </w:pPr>
      <w:r>
        <w:rPr>
          <w:lang w:eastAsia="de-DE"/>
        </w:rPr>
        <w:t>Note that common floating point types ‘float’ and ‘double’ are represented using the profile as below:</w:t>
      </w:r>
    </w:p>
    <w:p w14:paraId="5E2AEAB0" w14:textId="77777777" w:rsidR="00EB3935" w:rsidRDefault="00EB3935" w:rsidP="00EB3935">
      <w:pPr>
        <w:pStyle w:val="Listenabsatz"/>
        <w:numPr>
          <w:ilvl w:val="0"/>
          <w:numId w:val="9"/>
        </w:numPr>
        <w:rPr>
          <w:lang w:eastAsia="de-DE"/>
        </w:rPr>
      </w:pPr>
      <w:r>
        <w:rPr>
          <w:lang w:eastAsia="de-DE"/>
        </w:rPr>
        <w:lastRenderedPageBreak/>
        <w:t xml:space="preserve">Float (single-precision, 32-bit IEEE 754 floating point): </w:t>
      </w:r>
      <w:r w:rsidRPr="00CC1BB1">
        <w:rPr>
          <w:lang w:eastAsia="de-DE"/>
        </w:rPr>
        <w:t>«</w:t>
      </w:r>
      <w:r>
        <w:rPr>
          <w:lang w:eastAsia="de-DE"/>
        </w:rPr>
        <w:t>LENGTH_32_BIT</w:t>
      </w:r>
      <w:r w:rsidRPr="00CC1BB1">
        <w:rPr>
          <w:lang w:eastAsia="de-DE"/>
        </w:rPr>
        <w:t>»</w:t>
      </w:r>
      <w:r>
        <w:rPr>
          <w:lang w:eastAsia="de-DE"/>
        </w:rPr>
        <w:t>Real</w:t>
      </w:r>
    </w:p>
    <w:p w14:paraId="2F7A5182" w14:textId="77777777" w:rsidR="00CC1BB1" w:rsidRDefault="00EB3935" w:rsidP="00EB3935">
      <w:pPr>
        <w:pStyle w:val="Listenabsatz"/>
        <w:numPr>
          <w:ilvl w:val="0"/>
          <w:numId w:val="9"/>
        </w:numPr>
        <w:rPr>
          <w:lang w:eastAsia="de-DE"/>
        </w:rPr>
      </w:pPr>
      <w:r>
        <w:rPr>
          <w:lang w:eastAsia="de-DE"/>
        </w:rPr>
        <w:t xml:space="preserve">Double (double-precision, 64-bit IEEE 754 floating point): </w:t>
      </w:r>
      <w:r w:rsidRPr="00CC1BB1">
        <w:rPr>
          <w:lang w:eastAsia="de-DE"/>
        </w:rPr>
        <w:t>«</w:t>
      </w:r>
      <w:r>
        <w:rPr>
          <w:lang w:eastAsia="de-DE"/>
        </w:rPr>
        <w:t>LENGTH_64_BIT</w:t>
      </w:r>
      <w:r w:rsidRPr="00CC1BB1">
        <w:rPr>
          <w:lang w:eastAsia="de-DE"/>
        </w:rPr>
        <w:t>»</w:t>
      </w:r>
      <w:r>
        <w:rPr>
          <w:lang w:eastAsia="de-DE"/>
        </w:rPr>
        <w:t>Real.</w:t>
      </w:r>
    </w:p>
    <w:p w14:paraId="0295AD77" w14:textId="77777777" w:rsidR="00EB3935" w:rsidRDefault="00EB3935" w:rsidP="00EB3935">
      <w:pPr>
        <w:rPr>
          <w:lang w:eastAsia="de-DE"/>
        </w:rPr>
      </w:pPr>
    </w:p>
    <w:p w14:paraId="432C5B6A" w14:textId="77777777" w:rsidR="00F939DC" w:rsidRDefault="00F939DC" w:rsidP="00F939DC">
      <w:pPr>
        <w:pStyle w:val="berschrift3"/>
        <w:rPr>
          <w:lang w:eastAsia="de-DE"/>
        </w:rPr>
      </w:pPr>
      <w:bookmarkStart w:id="1127" w:name="_Toc516068518"/>
      <w:bookmarkStart w:id="1128" w:name="_Toc79148998"/>
      <w:r>
        <w:rPr>
          <w:lang w:eastAsia="de-DE"/>
        </w:rPr>
        <w:t>Pre-defined Data Types</w:t>
      </w:r>
      <w:bookmarkEnd w:id="1127"/>
      <w:bookmarkEnd w:id="1128"/>
    </w:p>
    <w:p w14:paraId="17BBB94B" w14:textId="7934EA6E" w:rsidR="0055444E" w:rsidRDefault="00F939DC" w:rsidP="00F939DC">
      <w:pPr>
        <w:rPr>
          <w:lang w:eastAsia="de-DE"/>
        </w:rPr>
      </w:pPr>
      <w:r>
        <w:rPr>
          <w:lang w:eastAsia="de-DE"/>
        </w:rPr>
        <w:t xml:space="preserve">Additional common data types are defined in </w:t>
      </w:r>
      <w:r w:rsidR="000E221A">
        <w:rPr>
          <w:lang w:eastAsia="de-DE"/>
        </w:rPr>
        <w:t>two</w:t>
      </w:r>
      <w:r>
        <w:rPr>
          <w:lang w:eastAsia="de-DE"/>
        </w:rPr>
        <w:t xml:space="preserve"> separate model librar</w:t>
      </w:r>
      <w:r w:rsidR="000E221A">
        <w:rPr>
          <w:lang w:eastAsia="de-DE"/>
        </w:rPr>
        <w:t>ies</w:t>
      </w:r>
      <w:r>
        <w:rPr>
          <w:lang w:eastAsia="de-DE"/>
        </w:rPr>
        <w:t xml:space="preserve"> which </w:t>
      </w:r>
      <w:r w:rsidR="000E221A">
        <w:rPr>
          <w:lang w:eastAsia="de-DE"/>
        </w:rPr>
        <w:t>are</w:t>
      </w:r>
      <w:r>
        <w:rPr>
          <w:lang w:eastAsia="de-DE"/>
        </w:rPr>
        <w:t xml:space="preserve"> imported to every UML model.</w:t>
      </w:r>
      <w:r w:rsidR="00771365">
        <w:rPr>
          <w:lang w:eastAsia="de-DE"/>
        </w:rPr>
        <w:t xml:space="preserve"> </w:t>
      </w:r>
      <w:r w:rsidR="00771365" w:rsidRPr="00771365">
        <w:rPr>
          <w:lang w:eastAsia="de-DE"/>
        </w:rPr>
        <w:t>The CoreCommonDataTypes should be used for models before pruning&amp;refactoring and the ImplementationCommonDataTypes should be used for models after pruning&amp;refactoring.</w:t>
      </w:r>
    </w:p>
    <w:p w14:paraId="17C03D2D" w14:textId="77777777" w:rsidR="004C6771" w:rsidRDefault="004C6771" w:rsidP="004C6771">
      <w:pPr>
        <w:rPr>
          <w:lang w:eastAsia="de-DE"/>
        </w:rPr>
      </w:pPr>
      <w:r>
        <w:rPr>
          <w:lang w:eastAsia="de-DE"/>
        </w:rPr>
        <w:t>Note that model projects should not create their own primitive types. Requests for new primitive types should be made to the IISOMI team so they can be included in the standard Papyrus files and then available to all modeling teams.</w:t>
      </w:r>
    </w:p>
    <w:p w14:paraId="44F7B366" w14:textId="5E1C3031" w:rsidR="00533750" w:rsidRDefault="00533750" w:rsidP="00F939DC">
      <w:pPr>
        <w:rPr>
          <w:lang w:eastAsia="de-DE"/>
        </w:rPr>
      </w:pPr>
      <w:r>
        <w:rPr>
          <w:lang w:eastAsia="de-DE"/>
        </w:rPr>
        <w:t xml:space="preserve">Similar </w:t>
      </w:r>
      <w:r w:rsidR="00F939DC">
        <w:rPr>
          <w:lang w:eastAsia="de-DE"/>
        </w:rPr>
        <w:t>data types are grouped to</w:t>
      </w:r>
      <w:r>
        <w:rPr>
          <w:lang w:eastAsia="de-DE"/>
        </w:rPr>
        <w:t>gether to ease the search of the adequate data type by the model designer.</w:t>
      </w:r>
      <w:del w:id="1129" w:author="Bernd Zeuner [2]" w:date="2023-07-14T13:38:00Z">
        <w:r w:rsidR="0055444E" w:rsidDel="00CC5A4B">
          <w:rPr>
            <w:lang w:eastAsia="de-DE"/>
          </w:rPr>
          <w:delText xml:space="preserve"> </w:delText>
        </w:r>
        <w:r w:rsidDel="00CC5A4B">
          <w:rPr>
            <w:lang w:eastAsia="de-DE"/>
          </w:rPr>
          <w:delText xml:space="preserve">The following groupings and containing data types are </w:delText>
        </w:r>
        <w:r w:rsidRPr="00533750" w:rsidDel="00CC5A4B">
          <w:rPr>
            <w:highlight w:val="yellow"/>
            <w:lang w:eastAsia="de-DE"/>
          </w:rPr>
          <w:delText>under discussion</w:delText>
        </w:r>
        <w:r w:rsidDel="00CC5A4B">
          <w:rPr>
            <w:lang w:eastAsia="de-DE"/>
          </w:rPr>
          <w:delText xml:space="preserve"> at the time of publication of these guidelines.</w:delText>
        </w:r>
      </w:del>
    </w:p>
    <w:p w14:paraId="6DAA37E7" w14:textId="5B7815EB" w:rsidR="00A56DA3" w:rsidRDefault="00CC5A4B" w:rsidP="00955793">
      <w:pPr>
        <w:spacing w:beforeLines="40" w:before="96" w:afterLines="40" w:after="96"/>
        <w:jc w:val="center"/>
        <w:rPr>
          <w:rFonts w:cs="Times New Roman"/>
        </w:rPr>
      </w:pPr>
      <w:ins w:id="1130" w:author="Bernd Zeuner [2]" w:date="2023-07-14T13:38:00Z">
        <w:r w:rsidRPr="00CC5A4B">
          <w:rPr>
            <w:rFonts w:cs="Times New Roman"/>
            <w:noProof/>
          </w:rPr>
          <w:drawing>
            <wp:inline distT="0" distB="0" distL="0" distR="0" wp14:anchorId="2C2209AA" wp14:editId="30D985A4">
              <wp:extent cx="2076740" cy="1352739"/>
              <wp:effectExtent l="0" t="0" r="0" b="0"/>
              <wp:docPr id="257" name="Grafik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076740" cy="1352739"/>
                      </a:xfrm>
                      <a:prstGeom prst="rect">
                        <a:avLst/>
                      </a:prstGeom>
                    </pic:spPr>
                  </pic:pic>
                </a:graphicData>
              </a:graphic>
            </wp:inline>
          </w:drawing>
        </w:r>
      </w:ins>
      <w:del w:id="1131" w:author="Bernd Zeuner [2]" w:date="2023-07-14T13:38:00Z">
        <w:r w:rsidR="003B58AA" w:rsidDel="00CC5A4B">
          <w:rPr>
            <w:noProof/>
            <w:lang w:val="de-DE" w:eastAsia="de-DE"/>
          </w:rPr>
          <w:drawing>
            <wp:inline distT="0" distB="0" distL="0" distR="0" wp14:anchorId="35BA5115" wp14:editId="28EDBB34">
              <wp:extent cx="2143125" cy="1190625"/>
              <wp:effectExtent l="0" t="0" r="0" b="0"/>
              <wp:docPr id="7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5"/>
                      <a:srcRect t="11972"/>
                      <a:stretch/>
                    </pic:blipFill>
                    <pic:spPr bwMode="auto">
                      <a:xfrm>
                        <a:off x="0" y="0"/>
                        <a:ext cx="2143125" cy="1190625"/>
                      </a:xfrm>
                      <a:prstGeom prst="rect">
                        <a:avLst/>
                      </a:prstGeom>
                      <a:noFill/>
                      <a:ln>
                        <a:noFill/>
                      </a:ln>
                      <a:extLst>
                        <a:ext uri="{53640926-AAD7-44D8-BBD7-CCE9431645EC}">
                          <a14:shadowObscured xmlns:a14="http://schemas.microsoft.com/office/drawing/2010/main"/>
                        </a:ext>
                      </a:extLst>
                    </pic:spPr>
                  </pic:pic>
                </a:graphicData>
              </a:graphic>
            </wp:inline>
          </w:drawing>
        </w:r>
      </w:del>
    </w:p>
    <w:p w14:paraId="362F8FAE" w14:textId="201DDBC8" w:rsidR="00A56DA3" w:rsidRDefault="00A56DA3" w:rsidP="00A56DA3">
      <w:pPr>
        <w:pStyle w:val="FigureCaption"/>
      </w:pPr>
      <w:bookmarkStart w:id="1132" w:name="_Toc516068685"/>
      <w:bookmarkStart w:id="1133" w:name="_Toc79149091"/>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53</w:t>
      </w:r>
      <w:r w:rsidR="00ED61A2">
        <w:fldChar w:fldCharType="end"/>
      </w:r>
      <w:r>
        <w:t>: Common Data Types Grouping</w:t>
      </w:r>
      <w:bookmarkEnd w:id="1132"/>
      <w:bookmarkEnd w:id="1133"/>
    </w:p>
    <w:p w14:paraId="2017BD9F" w14:textId="5F0C03DE" w:rsidR="00771365" w:rsidRDefault="00F839B4" w:rsidP="00771365">
      <w:pPr>
        <w:rPr>
          <w:color w:val="auto"/>
          <w:sz w:val="22"/>
          <w:szCs w:val="22"/>
          <w:lang w:eastAsia="en-US"/>
        </w:rPr>
      </w:pPr>
      <w:r>
        <w:rPr>
          <w:noProof/>
          <w:lang w:eastAsia="en-US"/>
        </w:rPr>
        <w:lastRenderedPageBreak/>
        <w:drawing>
          <wp:inline distT="0" distB="0" distL="0" distR="0" wp14:anchorId="5CB4F05F" wp14:editId="2476484D">
            <wp:extent cx="2466975" cy="3914775"/>
            <wp:effectExtent l="0" t="0" r="0" b="0"/>
            <wp:docPr id="84" name="Grafik 84" descr="cid:image003.png@01D37A35.55A5A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cid:image003.png@01D37A35.55A5A210"/>
                    <pic:cNvPicPr>
                      <a:picLocks noChangeAspect="1" noChangeArrowheads="1"/>
                    </pic:cNvPicPr>
                  </pic:nvPicPr>
                  <pic:blipFill>
                    <a:blip r:embed="rId136" r:link="rId137">
                      <a:extLst>
                        <a:ext uri="{28A0092B-C50C-407E-A947-70E740481C1C}">
                          <a14:useLocalDpi xmlns:a14="http://schemas.microsoft.com/office/drawing/2010/main" val="0"/>
                        </a:ext>
                      </a:extLst>
                    </a:blip>
                    <a:srcRect/>
                    <a:stretch>
                      <a:fillRect/>
                    </a:stretch>
                  </pic:blipFill>
                  <pic:spPr bwMode="auto">
                    <a:xfrm>
                      <a:off x="0" y="0"/>
                      <a:ext cx="2466975" cy="3914775"/>
                    </a:xfrm>
                    <a:prstGeom prst="rect">
                      <a:avLst/>
                    </a:prstGeom>
                    <a:noFill/>
                    <a:ln>
                      <a:noFill/>
                    </a:ln>
                  </pic:spPr>
                </pic:pic>
              </a:graphicData>
            </a:graphic>
          </wp:inline>
        </w:drawing>
      </w:r>
      <w:r>
        <w:rPr>
          <w:noProof/>
          <w:lang w:eastAsia="en-US"/>
        </w:rPr>
        <w:drawing>
          <wp:inline distT="0" distB="0" distL="0" distR="0" wp14:anchorId="1C3734FC" wp14:editId="0CF879BF">
            <wp:extent cx="3057525" cy="6172200"/>
            <wp:effectExtent l="0" t="0" r="0" b="0"/>
            <wp:docPr id="60" name="Grafik 60" descr="cid:image004.png@01D37A35.55A5A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cid:image004.png@01D37A35.55A5A210"/>
                    <pic:cNvPicPr>
                      <a:picLocks noChangeAspect="1" noChangeArrowheads="1"/>
                    </pic:cNvPicPr>
                  </pic:nvPicPr>
                  <pic:blipFill>
                    <a:blip r:embed="rId138" r:link="rId139">
                      <a:extLst>
                        <a:ext uri="{28A0092B-C50C-407E-A947-70E740481C1C}">
                          <a14:useLocalDpi xmlns:a14="http://schemas.microsoft.com/office/drawing/2010/main" val="0"/>
                        </a:ext>
                      </a:extLst>
                    </a:blip>
                    <a:srcRect/>
                    <a:stretch>
                      <a:fillRect/>
                    </a:stretch>
                  </pic:blipFill>
                  <pic:spPr bwMode="auto">
                    <a:xfrm>
                      <a:off x="0" y="0"/>
                      <a:ext cx="3057525" cy="6172200"/>
                    </a:xfrm>
                    <a:prstGeom prst="rect">
                      <a:avLst/>
                    </a:prstGeom>
                    <a:noFill/>
                    <a:ln>
                      <a:noFill/>
                    </a:ln>
                  </pic:spPr>
                </pic:pic>
              </a:graphicData>
            </a:graphic>
          </wp:inline>
        </w:drawing>
      </w:r>
    </w:p>
    <w:p w14:paraId="41773B98" w14:textId="348537FC" w:rsidR="00771365" w:rsidRDefault="00771365" w:rsidP="00771365">
      <w:pPr>
        <w:pStyle w:val="FigureCaption"/>
      </w:pPr>
      <w:bookmarkStart w:id="1134" w:name="_Toc516068686"/>
      <w:bookmarkStart w:id="1135" w:name="_Toc79149092"/>
      <w:r>
        <w:t xml:space="preserve">Figure </w:t>
      </w:r>
      <w:r w:rsidR="00902AAB">
        <w:rPr>
          <w:noProof/>
        </w:rPr>
        <w:fldChar w:fldCharType="begin"/>
      </w:r>
      <w:r w:rsidR="00902AAB">
        <w:rPr>
          <w:noProof/>
        </w:rPr>
        <w:instrText xml:space="preserve"> STYLEREF 1 \s </w:instrText>
      </w:r>
      <w:r w:rsidR="00902AAB">
        <w:rPr>
          <w:noProof/>
        </w:rPr>
        <w:fldChar w:fldCharType="separate"/>
      </w:r>
      <w:r w:rsidR="005D7611">
        <w:rPr>
          <w:noProof/>
        </w:rPr>
        <w:t>5</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0E3F29">
        <w:rPr>
          <w:noProof/>
        </w:rPr>
        <w:t>54</w:t>
      </w:r>
      <w:r w:rsidR="00902AAB">
        <w:rPr>
          <w:noProof/>
        </w:rPr>
        <w:fldChar w:fldCharType="end"/>
      </w:r>
      <w:r>
        <w:t>: Core and Implementation Common Data Types</w:t>
      </w:r>
      <w:bookmarkEnd w:id="1134"/>
      <w:bookmarkEnd w:id="1135"/>
    </w:p>
    <w:p w14:paraId="59A7DC4D" w14:textId="77777777" w:rsidR="00A56DA3" w:rsidRPr="00A56DA3" w:rsidRDefault="00A56DA3" w:rsidP="00955793">
      <w:pPr>
        <w:spacing w:beforeLines="40" w:before="96" w:afterLines="40" w:after="96"/>
        <w:rPr>
          <w:rFonts w:cs="Times New Roman"/>
        </w:rPr>
      </w:pPr>
      <w:r w:rsidRPr="00A56DA3">
        <w:rPr>
          <w:rFonts w:cs="Times New Roman"/>
        </w:rPr>
        <w:t>Address related Types</w:t>
      </w:r>
    </w:p>
    <w:p w14:paraId="17BB6ADD" w14:textId="77777777" w:rsidR="00657C5B" w:rsidRDefault="00A56DA3">
      <w:pPr>
        <w:pStyle w:val="Listenabsatz"/>
        <w:numPr>
          <w:ilvl w:val="0"/>
          <w:numId w:val="7"/>
        </w:numPr>
        <w:spacing w:beforeLines="40" w:before="96" w:afterLines="40" w:after="96"/>
        <w:rPr>
          <w:rFonts w:cs="Times New Roman"/>
        </w:rPr>
      </w:pPr>
      <w:r w:rsidRPr="00A56DA3">
        <w:rPr>
          <w:rFonts w:cs="Times New Roman"/>
        </w:rPr>
        <w:t>IpAddress</w:t>
      </w:r>
      <w:r w:rsidRPr="00A56DA3">
        <w:rPr>
          <w:rFonts w:cs="Times New Roman"/>
        </w:rPr>
        <w:br/>
      </w:r>
      <w:r w:rsidR="003B58AA">
        <w:rPr>
          <w:rFonts w:cs="Times New Roman"/>
          <w:noProof/>
          <w:lang w:val="de-DE" w:eastAsia="de-DE"/>
        </w:rPr>
        <w:drawing>
          <wp:inline distT="0" distB="0" distL="0" distR="0" wp14:anchorId="7BD389C8" wp14:editId="7D59A787">
            <wp:extent cx="1364477" cy="762737"/>
            <wp:effectExtent l="19050" t="0" r="7123" b="0"/>
            <wp:docPr id="81"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0"/>
                    <a:srcRect/>
                    <a:stretch>
                      <a:fillRect/>
                    </a:stretch>
                  </pic:blipFill>
                  <pic:spPr bwMode="auto">
                    <a:xfrm>
                      <a:off x="0" y="0"/>
                      <a:ext cx="1367464" cy="764407"/>
                    </a:xfrm>
                    <a:prstGeom prst="rect">
                      <a:avLst/>
                    </a:prstGeom>
                    <a:noFill/>
                    <a:ln w="9525">
                      <a:noFill/>
                      <a:miter lim="800000"/>
                      <a:headEnd/>
                      <a:tailEnd/>
                    </a:ln>
                  </pic:spPr>
                </pic:pic>
              </a:graphicData>
            </a:graphic>
          </wp:inline>
        </w:drawing>
      </w:r>
    </w:p>
    <w:p w14:paraId="0BFF618D"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Ipv4Address</w:t>
      </w:r>
    </w:p>
    <w:p w14:paraId="5F4E19B7"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Ipv6Address</w:t>
      </w:r>
    </w:p>
    <w:p w14:paraId="523D63DC"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lastRenderedPageBreak/>
        <w:t>IpAddressNoZone</w:t>
      </w:r>
      <w:r w:rsidR="00704AE0">
        <w:rPr>
          <w:rFonts w:cs="Times New Roman"/>
        </w:rPr>
        <w:br/>
      </w:r>
      <w:r w:rsidR="003B58AA">
        <w:rPr>
          <w:rFonts w:cs="Times New Roman"/>
          <w:noProof/>
          <w:lang w:val="de-DE" w:eastAsia="de-DE"/>
        </w:rPr>
        <w:drawing>
          <wp:inline distT="0" distB="0" distL="0" distR="0" wp14:anchorId="737CD934" wp14:editId="17A5A724">
            <wp:extent cx="1714335" cy="669009"/>
            <wp:effectExtent l="19050" t="0" r="165" b="0"/>
            <wp:docPr id="89"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1"/>
                    <a:srcRect/>
                    <a:stretch>
                      <a:fillRect/>
                    </a:stretch>
                  </pic:blipFill>
                  <pic:spPr bwMode="auto">
                    <a:xfrm>
                      <a:off x="0" y="0"/>
                      <a:ext cx="1715499" cy="669463"/>
                    </a:xfrm>
                    <a:prstGeom prst="rect">
                      <a:avLst/>
                    </a:prstGeom>
                    <a:noFill/>
                    <a:ln w="9525">
                      <a:noFill/>
                      <a:miter lim="800000"/>
                      <a:headEnd/>
                      <a:tailEnd/>
                    </a:ln>
                  </pic:spPr>
                </pic:pic>
              </a:graphicData>
            </a:graphic>
          </wp:inline>
        </w:drawing>
      </w:r>
    </w:p>
    <w:p w14:paraId="182CDBB8" w14:textId="77777777" w:rsidR="00095194" w:rsidRDefault="00704AE0">
      <w:pPr>
        <w:pStyle w:val="Listenabsatz"/>
        <w:numPr>
          <w:ilvl w:val="0"/>
          <w:numId w:val="7"/>
        </w:numPr>
        <w:spacing w:beforeLines="40" w:before="96" w:afterLines="40" w:after="96"/>
        <w:rPr>
          <w:rFonts w:cs="Times New Roman"/>
        </w:rPr>
      </w:pPr>
      <w:r w:rsidRPr="00A56DA3">
        <w:rPr>
          <w:rFonts w:cs="Times New Roman"/>
        </w:rPr>
        <w:t>Ipv4AddressNoZone</w:t>
      </w:r>
    </w:p>
    <w:p w14:paraId="0BF5F1CC"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Ipv6AddressNoZone</w:t>
      </w:r>
    </w:p>
    <w:p w14:paraId="7549CB50"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Ipv4Prefix</w:t>
      </w:r>
    </w:p>
    <w:p w14:paraId="2B09C2B6"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Ipv6Prefix</w:t>
      </w:r>
    </w:p>
    <w:p w14:paraId="307F8354" w14:textId="77777777" w:rsidR="00095194" w:rsidRDefault="00704AE0">
      <w:pPr>
        <w:pStyle w:val="Listenabsatz"/>
        <w:numPr>
          <w:ilvl w:val="0"/>
          <w:numId w:val="7"/>
        </w:numPr>
        <w:spacing w:beforeLines="40" w:before="96" w:afterLines="40" w:after="96"/>
        <w:rPr>
          <w:rFonts w:cs="Times New Roman"/>
        </w:rPr>
      </w:pPr>
      <w:r w:rsidRPr="00704AE0">
        <w:rPr>
          <w:rFonts w:cs="Times New Roman"/>
        </w:rPr>
        <w:t>IpPrefix</w:t>
      </w:r>
      <w:r w:rsidR="00A56DA3">
        <w:rPr>
          <w:rFonts w:cs="Times New Roman"/>
        </w:rPr>
        <w:br/>
      </w:r>
      <w:r w:rsidR="003B58AA">
        <w:rPr>
          <w:rFonts w:cs="Times New Roman"/>
          <w:noProof/>
          <w:lang w:val="de-DE" w:eastAsia="de-DE"/>
        </w:rPr>
        <w:drawing>
          <wp:inline distT="0" distB="0" distL="0" distR="0" wp14:anchorId="4909BE4F" wp14:editId="15D6B950">
            <wp:extent cx="1173646" cy="742879"/>
            <wp:effectExtent l="19050" t="0" r="7454" b="0"/>
            <wp:docPr id="83"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2"/>
                    <a:srcRect/>
                    <a:stretch>
                      <a:fillRect/>
                    </a:stretch>
                  </pic:blipFill>
                  <pic:spPr bwMode="auto">
                    <a:xfrm>
                      <a:off x="0" y="0"/>
                      <a:ext cx="1175893" cy="744301"/>
                    </a:xfrm>
                    <a:prstGeom prst="rect">
                      <a:avLst/>
                    </a:prstGeom>
                    <a:noFill/>
                    <a:ln w="9525">
                      <a:noFill/>
                      <a:miter lim="800000"/>
                      <a:headEnd/>
                      <a:tailEnd/>
                    </a:ln>
                  </pic:spPr>
                </pic:pic>
              </a:graphicData>
            </a:graphic>
          </wp:inline>
        </w:drawing>
      </w:r>
    </w:p>
    <w:p w14:paraId="26DE04BC"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MacAddress</w:t>
      </w:r>
      <w:r>
        <w:rPr>
          <w:rFonts w:cs="Times New Roman"/>
        </w:rPr>
        <w:br/>
      </w:r>
      <w:r w:rsidR="003B58AA">
        <w:rPr>
          <w:rFonts w:cs="Times New Roman"/>
          <w:noProof/>
          <w:lang w:val="de-DE" w:eastAsia="de-DE"/>
        </w:rPr>
        <w:drawing>
          <wp:inline distT="0" distB="0" distL="0" distR="0" wp14:anchorId="698FF904" wp14:editId="53510F2E">
            <wp:extent cx="1327565" cy="950811"/>
            <wp:effectExtent l="19050" t="0" r="5935" b="0"/>
            <wp:docPr id="85"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3"/>
                    <a:srcRect/>
                    <a:stretch>
                      <a:fillRect/>
                    </a:stretch>
                  </pic:blipFill>
                  <pic:spPr bwMode="auto">
                    <a:xfrm>
                      <a:off x="0" y="0"/>
                      <a:ext cx="1328055" cy="951162"/>
                    </a:xfrm>
                    <a:prstGeom prst="rect">
                      <a:avLst/>
                    </a:prstGeom>
                    <a:noFill/>
                    <a:ln w="9525">
                      <a:noFill/>
                      <a:miter lim="800000"/>
                      <a:headEnd/>
                      <a:tailEnd/>
                    </a:ln>
                  </pic:spPr>
                </pic:pic>
              </a:graphicData>
            </a:graphic>
          </wp:inline>
        </w:drawing>
      </w:r>
    </w:p>
    <w:p w14:paraId="2E686442" w14:textId="77777777" w:rsidR="00095194" w:rsidRDefault="00533750">
      <w:pPr>
        <w:spacing w:beforeLines="40" w:before="96" w:afterLines="40" w:after="96"/>
        <w:rPr>
          <w:rFonts w:cs="Times New Roman"/>
        </w:rPr>
      </w:pPr>
      <w:r w:rsidRPr="00A56DA3">
        <w:rPr>
          <w:rFonts w:cs="Times New Roman"/>
        </w:rPr>
        <w:t>Date and Time related Types</w:t>
      </w:r>
    </w:p>
    <w:p w14:paraId="75DB0826"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DateTime</w:t>
      </w:r>
    </w:p>
    <w:p w14:paraId="6ED48147" w14:textId="77777777" w:rsidR="00095194" w:rsidRDefault="00533750">
      <w:pPr>
        <w:spacing w:beforeLines="40" w:before="96" w:afterLines="40" w:after="96"/>
        <w:rPr>
          <w:rFonts w:cs="Times New Roman"/>
        </w:rPr>
      </w:pPr>
      <w:r w:rsidRPr="00A56DA3">
        <w:rPr>
          <w:rFonts w:cs="Times New Roman"/>
        </w:rPr>
        <w:t>Domain Name and URI related Types</w:t>
      </w:r>
    </w:p>
    <w:p w14:paraId="69707B26"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DomainName</w:t>
      </w:r>
      <w:r w:rsidR="0033373B">
        <w:rPr>
          <w:rFonts w:cs="Times New Roman"/>
        </w:rPr>
        <w:br/>
      </w:r>
      <w:r w:rsidR="003B58AA">
        <w:rPr>
          <w:rFonts w:cs="Times New Roman"/>
          <w:noProof/>
          <w:lang w:val="de-DE" w:eastAsia="de-DE"/>
        </w:rPr>
        <w:drawing>
          <wp:inline distT="0" distB="0" distL="0" distR="0" wp14:anchorId="67C033CC" wp14:editId="538FFC04">
            <wp:extent cx="1636986" cy="573494"/>
            <wp:effectExtent l="19050" t="0" r="1314" b="0"/>
            <wp:docPr id="86"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4"/>
                    <a:srcRect/>
                    <a:stretch>
                      <a:fillRect/>
                    </a:stretch>
                  </pic:blipFill>
                  <pic:spPr bwMode="auto">
                    <a:xfrm>
                      <a:off x="0" y="0"/>
                      <a:ext cx="1639375" cy="574331"/>
                    </a:xfrm>
                    <a:prstGeom prst="rect">
                      <a:avLst/>
                    </a:prstGeom>
                    <a:noFill/>
                    <a:ln w="9525">
                      <a:noFill/>
                      <a:miter lim="800000"/>
                      <a:headEnd/>
                      <a:tailEnd/>
                    </a:ln>
                  </pic:spPr>
                </pic:pic>
              </a:graphicData>
            </a:graphic>
          </wp:inline>
        </w:drawing>
      </w:r>
    </w:p>
    <w:p w14:paraId="1B315279"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Uri</w:t>
      </w:r>
    </w:p>
    <w:p w14:paraId="4E35B47D" w14:textId="77777777" w:rsidR="00095194" w:rsidRDefault="0033373B">
      <w:pPr>
        <w:spacing w:beforeLines="40" w:before="96" w:afterLines="40" w:after="96"/>
        <w:rPr>
          <w:rFonts w:cs="Times New Roman"/>
        </w:rPr>
      </w:pPr>
      <w:r>
        <w:rPr>
          <w:rFonts w:cs="Times New Roman"/>
        </w:rPr>
        <w:t>Identifier related Types</w:t>
      </w:r>
    </w:p>
    <w:p w14:paraId="7D59F2A7" w14:textId="77777777" w:rsidR="00095194" w:rsidRDefault="0033373B">
      <w:pPr>
        <w:pStyle w:val="Listenabsatz"/>
        <w:numPr>
          <w:ilvl w:val="0"/>
          <w:numId w:val="8"/>
        </w:numPr>
        <w:spacing w:beforeLines="40" w:before="96" w:afterLines="40" w:after="96"/>
        <w:rPr>
          <w:rFonts w:cs="Times New Roman"/>
        </w:rPr>
      </w:pPr>
      <w:r>
        <w:rPr>
          <w:rFonts w:cs="Times New Roman"/>
        </w:rPr>
        <w:t>ObjectIdentifier</w:t>
      </w:r>
    </w:p>
    <w:p w14:paraId="7EBEE94D" w14:textId="77777777" w:rsidR="00095194" w:rsidRDefault="0033373B">
      <w:pPr>
        <w:pStyle w:val="Listenabsatz"/>
        <w:numPr>
          <w:ilvl w:val="0"/>
          <w:numId w:val="8"/>
        </w:numPr>
        <w:spacing w:beforeLines="40" w:before="96" w:afterLines="40" w:after="96"/>
        <w:rPr>
          <w:rFonts w:cs="Times New Roman"/>
        </w:rPr>
      </w:pPr>
      <w:r>
        <w:rPr>
          <w:rFonts w:cs="Times New Roman"/>
        </w:rPr>
        <w:t>ObjectIdentifier128</w:t>
      </w:r>
    </w:p>
    <w:p w14:paraId="7D0919E4" w14:textId="77777777" w:rsidR="00095194" w:rsidRDefault="00533750">
      <w:pPr>
        <w:spacing w:beforeLines="40" w:before="96" w:afterLines="40" w:after="96"/>
        <w:rPr>
          <w:rFonts w:cs="Times New Roman"/>
        </w:rPr>
      </w:pPr>
      <w:r w:rsidRPr="00A56DA3">
        <w:rPr>
          <w:rFonts w:cs="Times New Roman"/>
        </w:rPr>
        <w:t>Protocol Field related Types</w:t>
      </w:r>
    </w:p>
    <w:p w14:paraId="613347D2"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Dscp</w:t>
      </w:r>
    </w:p>
    <w:p w14:paraId="07573735" w14:textId="77777777" w:rsidR="00095194" w:rsidRDefault="0033373B">
      <w:pPr>
        <w:pStyle w:val="Listenabsatz"/>
        <w:numPr>
          <w:ilvl w:val="0"/>
          <w:numId w:val="7"/>
        </w:numPr>
        <w:spacing w:beforeLines="40" w:before="96" w:afterLines="40" w:after="96"/>
        <w:rPr>
          <w:rFonts w:cs="Times New Roman"/>
        </w:rPr>
      </w:pPr>
      <w:r>
        <w:rPr>
          <w:rFonts w:cs="Times New Roman"/>
        </w:rPr>
        <w:t>IpVersion</w:t>
      </w:r>
      <w:r>
        <w:rPr>
          <w:rFonts w:cs="Times New Roman"/>
        </w:rPr>
        <w:br/>
      </w:r>
      <w:r w:rsidR="003B58AA">
        <w:rPr>
          <w:rFonts w:cs="Times New Roman"/>
          <w:noProof/>
          <w:lang w:val="de-DE" w:eastAsia="de-DE"/>
        </w:rPr>
        <w:drawing>
          <wp:inline distT="0" distB="0" distL="0" distR="0" wp14:anchorId="55C3F64D" wp14:editId="59CCC170">
            <wp:extent cx="625006" cy="625006"/>
            <wp:effectExtent l="19050" t="0" r="3644" b="0"/>
            <wp:docPr id="88"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5"/>
                    <a:srcRect/>
                    <a:stretch>
                      <a:fillRect/>
                    </a:stretch>
                  </pic:blipFill>
                  <pic:spPr bwMode="auto">
                    <a:xfrm>
                      <a:off x="0" y="0"/>
                      <a:ext cx="622879" cy="622879"/>
                    </a:xfrm>
                    <a:prstGeom prst="rect">
                      <a:avLst/>
                    </a:prstGeom>
                    <a:noFill/>
                    <a:ln w="9525">
                      <a:noFill/>
                      <a:miter lim="800000"/>
                      <a:headEnd/>
                      <a:tailEnd/>
                    </a:ln>
                  </pic:spPr>
                </pic:pic>
              </a:graphicData>
            </a:graphic>
          </wp:inline>
        </w:drawing>
      </w:r>
    </w:p>
    <w:p w14:paraId="37ED9FA8"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IpV6FlowLabel</w:t>
      </w:r>
    </w:p>
    <w:p w14:paraId="3212BABC"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PortNumber</w:t>
      </w:r>
    </w:p>
    <w:p w14:paraId="13929BCF" w14:textId="77777777" w:rsidR="00095194" w:rsidRDefault="00533750">
      <w:pPr>
        <w:spacing w:beforeLines="40" w:before="96" w:afterLines="40" w:after="96"/>
        <w:rPr>
          <w:rFonts w:cs="Times New Roman"/>
        </w:rPr>
      </w:pPr>
      <w:r w:rsidRPr="00A56DA3">
        <w:rPr>
          <w:rFonts w:cs="Times New Roman"/>
        </w:rPr>
        <w:t>String related Types</w:t>
      </w:r>
    </w:p>
    <w:p w14:paraId="7A70220C"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DottedQuad</w:t>
      </w:r>
    </w:p>
    <w:p w14:paraId="3AD71BFF"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lastRenderedPageBreak/>
        <w:t>Uuid</w:t>
      </w:r>
    </w:p>
    <w:p w14:paraId="6959E65E" w14:textId="77777777" w:rsidR="00F939DC" w:rsidRPr="00A56DA3" w:rsidRDefault="00F939DC" w:rsidP="00F939DC">
      <w:pPr>
        <w:rPr>
          <w:lang w:eastAsia="de-DE"/>
        </w:rPr>
      </w:pPr>
    </w:p>
    <w:p w14:paraId="45417351" w14:textId="141C11AC" w:rsidR="00F526C6" w:rsidRDefault="00F526C6" w:rsidP="00F526C6">
      <w:pPr>
        <w:pStyle w:val="berschrift3"/>
        <w:rPr>
          <w:ins w:id="1136" w:author="Bernd Zeuner" w:date="2022-05-12T10:52:00Z"/>
          <w:lang w:eastAsia="de-DE"/>
        </w:rPr>
      </w:pPr>
      <w:bookmarkStart w:id="1137" w:name="_Ref103247092"/>
      <w:bookmarkStart w:id="1138" w:name="_Hlk140234464"/>
      <w:bookmarkStart w:id="1139" w:name="_Ref466886089"/>
      <w:bookmarkStart w:id="1140" w:name="_Toc516068519"/>
      <w:bookmarkStart w:id="1141" w:name="_Toc79148999"/>
      <w:commentRangeStart w:id="1142"/>
      <w:ins w:id="1143" w:author="Bernd Zeuner" w:date="2022-05-12T10:52:00Z">
        <w:r>
          <w:rPr>
            <w:lang w:eastAsia="de-DE"/>
          </w:rPr>
          <w:t>Enumeration E</w:t>
        </w:r>
      </w:ins>
      <w:ins w:id="1144" w:author="Bernd Zeuner" w:date="2022-05-13T15:06:00Z">
        <w:r w:rsidR="0012553B">
          <w:rPr>
            <w:lang w:eastAsia="de-DE"/>
          </w:rPr>
          <w:t>xtention</w:t>
        </w:r>
      </w:ins>
      <w:bookmarkEnd w:id="1137"/>
      <w:commentRangeEnd w:id="1142"/>
      <w:ins w:id="1145" w:author="Bernd Zeuner" w:date="2022-05-13T15:16:00Z">
        <w:r w:rsidR="00E7431B">
          <w:rPr>
            <w:rStyle w:val="Kommentarzeichen"/>
            <w:rFonts w:ascii="Times New Roman" w:eastAsiaTheme="minorEastAsia" w:hAnsi="Times New Roman" w:cstheme="minorBidi"/>
            <w:b w:val="0"/>
            <w:bCs w:val="0"/>
          </w:rPr>
          <w:commentReference w:id="1142"/>
        </w:r>
      </w:ins>
    </w:p>
    <w:p w14:paraId="37AEB039" w14:textId="638F7421" w:rsidR="00D65A73" w:rsidRDefault="00D65A73" w:rsidP="00F526C6">
      <w:pPr>
        <w:rPr>
          <w:ins w:id="1146" w:author="Bernd Zeuner" w:date="2022-05-13T15:09:00Z"/>
          <w:lang w:eastAsia="de-DE"/>
        </w:rPr>
      </w:pPr>
      <w:ins w:id="1147" w:author="Bernd Zeuner" w:date="2022-05-12T11:22:00Z">
        <w:r w:rsidRPr="00D65A73">
          <w:rPr>
            <w:highlight w:val="yellow"/>
            <w:lang w:eastAsia="de-DE"/>
            <w:rPrChange w:id="1148" w:author="Bernd Zeuner" w:date="2022-05-12T11:22:00Z">
              <w:rPr>
                <w:lang w:eastAsia="de-DE"/>
              </w:rPr>
            </w:rPrChange>
          </w:rPr>
          <w:t>Difference between enhancement within a single model and enhancement between two different model?</w:t>
        </w:r>
      </w:ins>
      <w:bookmarkEnd w:id="1138"/>
      <w:ins w:id="1149" w:author="Bernd Zeuner" w:date="2022-05-13T15:08:00Z">
        <w:r w:rsidR="00F92958">
          <w:rPr>
            <w:lang w:eastAsia="de-DE"/>
          </w:rPr>
          <w:t>Both examples are possible inter and intra model</w:t>
        </w:r>
      </w:ins>
    </w:p>
    <w:p w14:paraId="11670C87" w14:textId="21FE8B6A" w:rsidR="00F92958" w:rsidRDefault="00F92958" w:rsidP="00F526C6">
      <w:pPr>
        <w:rPr>
          <w:ins w:id="1150" w:author="Bernd Zeuner" w:date="2022-05-12T11:22:00Z"/>
          <w:lang w:eastAsia="de-DE"/>
        </w:rPr>
      </w:pPr>
      <w:ins w:id="1151" w:author="Bernd Zeuner" w:date="2022-05-13T15:09:00Z">
        <w:r>
          <w:rPr>
            <w:lang w:eastAsia="de-DE"/>
          </w:rPr>
          <w:t>The basic enumerations need to have set isLeaf to false</w:t>
        </w:r>
      </w:ins>
      <w:ins w:id="1152" w:author="Bernd Zeuner" w:date="2022-05-13T15:21:00Z">
        <w:r w:rsidR="008A04A1">
          <w:rPr>
            <w:lang w:eastAsia="de-DE"/>
          </w:rPr>
          <w:t>!!</w:t>
        </w:r>
      </w:ins>
    </w:p>
    <w:p w14:paraId="6E4AEAA1" w14:textId="19B12DEC" w:rsidR="00F526C6" w:rsidRDefault="00F526C6" w:rsidP="00F526C6">
      <w:pPr>
        <w:rPr>
          <w:ins w:id="1153" w:author="Bernd Zeuner" w:date="2022-05-13T15:37:00Z"/>
          <w:lang w:eastAsia="de-DE"/>
        </w:rPr>
      </w:pPr>
      <w:ins w:id="1154" w:author="Bernd Zeuner" w:date="2022-05-12T10:54:00Z">
        <w:r w:rsidRPr="00021D2D">
          <w:rPr>
            <w:highlight w:val="yellow"/>
            <w:lang w:eastAsia="de-DE"/>
            <w:rPrChange w:id="1155" w:author="Bernd Zeuner [2]" w:date="2023-08-25T13:36:00Z">
              <w:rPr>
                <w:lang w:eastAsia="de-DE"/>
              </w:rPr>
            </w:rPrChange>
          </w:rPr>
          <w:t xml:space="preserve">Unlike the enhancement of </w:t>
        </w:r>
      </w:ins>
      <w:ins w:id="1156" w:author="Bernd Zeuner" w:date="2022-05-12T10:55:00Z">
        <w:r w:rsidRPr="00021D2D">
          <w:rPr>
            <w:highlight w:val="yellow"/>
            <w:lang w:eastAsia="de-DE"/>
            <w:rPrChange w:id="1157" w:author="Bernd Zeuner [2]" w:date="2023-08-25T13:36:00Z">
              <w:rPr>
                <w:lang w:eastAsia="de-DE"/>
              </w:rPr>
            </w:rPrChange>
          </w:rPr>
          <w:t xml:space="preserve">classes and complex data types which is modelled using </w:t>
        </w:r>
        <w:r w:rsidRPr="00021D2D">
          <w:rPr>
            <w:i/>
            <w:iCs/>
            <w:highlight w:val="yellow"/>
            <w:lang w:eastAsia="de-DE"/>
            <w:rPrChange w:id="1158" w:author="Bernd Zeuner [2]" w:date="2023-08-25T13:36:00Z">
              <w:rPr>
                <w:i/>
                <w:iCs/>
                <w:lang w:eastAsia="de-DE"/>
              </w:rPr>
            </w:rPrChange>
          </w:rPr>
          <w:t>inheritance</w:t>
        </w:r>
        <w:r w:rsidRPr="00021D2D">
          <w:rPr>
            <w:highlight w:val="yellow"/>
            <w:lang w:eastAsia="de-DE"/>
            <w:rPrChange w:id="1159" w:author="Bernd Zeuner [2]" w:date="2023-08-25T13:36:00Z">
              <w:rPr>
                <w:lang w:eastAsia="de-DE"/>
              </w:rPr>
            </w:rPrChange>
          </w:rPr>
          <w:t>, en</w:t>
        </w:r>
      </w:ins>
      <w:ins w:id="1160" w:author="Bernd Zeuner" w:date="2022-05-12T10:56:00Z">
        <w:r w:rsidRPr="00021D2D">
          <w:rPr>
            <w:highlight w:val="yellow"/>
            <w:lang w:eastAsia="de-DE"/>
            <w:rPrChange w:id="1161" w:author="Bernd Zeuner [2]" w:date="2023-08-25T13:36:00Z">
              <w:rPr>
                <w:lang w:eastAsia="de-DE"/>
              </w:rPr>
            </w:rPrChange>
          </w:rPr>
          <w:t xml:space="preserve">umerations are enhanced using </w:t>
        </w:r>
      </w:ins>
      <w:ins w:id="1162" w:author="Bernd Zeuner" w:date="2022-05-12T11:19:00Z">
        <w:r w:rsidR="00D447B2" w:rsidRPr="00021D2D">
          <w:rPr>
            <w:highlight w:val="yellow"/>
            <w:lang w:eastAsia="de-DE"/>
            <w:rPrChange w:id="1163" w:author="Bernd Zeuner [2]" w:date="2023-08-25T13:36:00Z">
              <w:rPr>
                <w:lang w:eastAsia="de-DE"/>
              </w:rPr>
            </w:rPrChange>
          </w:rPr>
          <w:t>«</w:t>
        </w:r>
      </w:ins>
      <w:ins w:id="1164" w:author="Bernd Zeuner" w:date="2022-05-12T11:20:00Z">
        <w:r w:rsidR="00D447B2" w:rsidRPr="00021D2D">
          <w:rPr>
            <w:i/>
            <w:iCs/>
            <w:highlight w:val="yellow"/>
            <w:lang w:eastAsia="de-DE"/>
            <w:rPrChange w:id="1165" w:author="Bernd Zeuner [2]" w:date="2023-08-25T13:36:00Z">
              <w:rPr>
                <w:i/>
                <w:iCs/>
                <w:lang w:eastAsia="de-DE"/>
              </w:rPr>
            </w:rPrChange>
          </w:rPr>
          <w:t>abstraction</w:t>
        </w:r>
      </w:ins>
      <w:ins w:id="1166" w:author="Bernd Zeuner" w:date="2022-05-12T11:19:00Z">
        <w:r w:rsidR="00D447B2" w:rsidRPr="00021D2D">
          <w:rPr>
            <w:highlight w:val="yellow"/>
            <w:lang w:eastAsia="de-DE"/>
            <w:rPrChange w:id="1167" w:author="Bernd Zeuner [2]" w:date="2023-08-25T13:36:00Z">
              <w:rPr>
                <w:lang w:eastAsia="de-DE"/>
              </w:rPr>
            </w:rPrChange>
          </w:rPr>
          <w:t>»</w:t>
        </w:r>
      </w:ins>
      <w:ins w:id="1168" w:author="Bernd Zeuner" w:date="2022-05-12T10:56:00Z">
        <w:r w:rsidRPr="00021D2D">
          <w:rPr>
            <w:highlight w:val="yellow"/>
            <w:lang w:eastAsia="de-DE"/>
            <w:rPrChange w:id="1169" w:author="Bernd Zeuner [2]" w:date="2023-08-25T13:36:00Z">
              <w:rPr>
                <w:lang w:eastAsia="de-DE"/>
              </w:rPr>
            </w:rPrChange>
          </w:rPr>
          <w:t>.</w:t>
        </w:r>
      </w:ins>
      <w:ins w:id="1170" w:author="Bernd Zeuner" w:date="2022-05-12T11:00:00Z">
        <w:r w:rsidR="00C62DB3">
          <w:rPr>
            <w:lang w:eastAsia="de-DE"/>
          </w:rPr>
          <w:br/>
        </w:r>
        <w:r w:rsidR="00C62DB3" w:rsidRPr="00E7431B">
          <w:rPr>
            <w:lang w:eastAsia="de-DE"/>
          </w:rPr>
          <w:t xml:space="preserve">Reason: </w:t>
        </w:r>
      </w:ins>
      <w:ins w:id="1171" w:author="Bernd Zeuner" w:date="2022-05-12T11:17:00Z">
        <w:r w:rsidR="00D447B2" w:rsidRPr="00E7431B">
          <w:rPr>
            <w:lang w:eastAsia="de-DE"/>
          </w:rPr>
          <w:t xml:space="preserve">Inheritance creates a new instantiable </w:t>
        </w:r>
      </w:ins>
      <w:ins w:id="1172" w:author="Bernd Zeuner" w:date="2022-05-12T11:18:00Z">
        <w:r w:rsidR="00D447B2" w:rsidRPr="00E7431B">
          <w:rPr>
            <w:lang w:eastAsia="de-DE"/>
          </w:rPr>
          <w:t xml:space="preserve">artefact whereas </w:t>
        </w:r>
      </w:ins>
      <w:ins w:id="1173" w:author="Bernd Zeuner" w:date="2022-05-12T11:20:00Z">
        <w:r w:rsidR="00D447B2" w:rsidRPr="00E7431B">
          <w:rPr>
            <w:lang w:eastAsia="de-DE"/>
          </w:rPr>
          <w:t>«</w:t>
        </w:r>
        <w:r w:rsidR="00D447B2" w:rsidRPr="00E7431B">
          <w:rPr>
            <w:i/>
            <w:iCs/>
            <w:lang w:eastAsia="de-DE"/>
          </w:rPr>
          <w:t>abstraction</w:t>
        </w:r>
        <w:r w:rsidR="00D447B2" w:rsidRPr="00E7431B">
          <w:rPr>
            <w:lang w:eastAsia="de-DE"/>
          </w:rPr>
          <w:t xml:space="preserve">» </w:t>
        </w:r>
      </w:ins>
      <w:ins w:id="1174" w:author="Bernd Zeuner" w:date="2022-05-12T11:18:00Z">
        <w:r w:rsidR="00D447B2" w:rsidRPr="00E7431B">
          <w:rPr>
            <w:lang w:eastAsia="de-DE"/>
          </w:rPr>
          <w:t xml:space="preserve">enhances the </w:t>
        </w:r>
      </w:ins>
      <w:ins w:id="1175" w:author="Bernd Zeuner" w:date="2022-05-12T11:19:00Z">
        <w:r w:rsidR="00D447B2" w:rsidRPr="00E7431B">
          <w:rPr>
            <w:lang w:eastAsia="de-DE"/>
          </w:rPr>
          <w:t>basic artefact</w:t>
        </w:r>
      </w:ins>
      <w:ins w:id="1176" w:author="Bernd Zeuner" w:date="2022-05-13T15:11:00Z">
        <w:r w:rsidR="00F92958">
          <w:rPr>
            <w:lang w:eastAsia="de-DE"/>
          </w:rPr>
          <w:t>.</w:t>
        </w:r>
      </w:ins>
    </w:p>
    <w:p w14:paraId="3D3B754D" w14:textId="7AFBA0E5" w:rsidR="00E97833" w:rsidRDefault="00E97833" w:rsidP="00F526C6">
      <w:pPr>
        <w:rPr>
          <w:ins w:id="1177" w:author="Bernd Zeuner" w:date="2022-05-12T10:57:00Z"/>
          <w:lang w:eastAsia="de-DE"/>
        </w:rPr>
      </w:pPr>
      <w:ins w:id="1178" w:author="Bernd Zeuner" w:date="2022-05-13T15:37:00Z">
        <w:r>
          <w:rPr>
            <w:lang w:eastAsia="de-DE"/>
          </w:rPr>
          <w:t>Extending enum should be abstract</w:t>
        </w:r>
      </w:ins>
      <w:ins w:id="1179" w:author="Bernd Zeuner" w:date="2022-05-13T15:39:00Z">
        <w:r>
          <w:rPr>
            <w:lang w:eastAsia="de-DE"/>
          </w:rPr>
          <w:t xml:space="preserve"> similar to the specify abstraction</w:t>
        </w:r>
      </w:ins>
    </w:p>
    <w:p w14:paraId="122700AC" w14:textId="79F06D54" w:rsidR="00F526C6" w:rsidRPr="00F526C6" w:rsidRDefault="00EB4D97" w:rsidP="00EB4D97">
      <w:pPr>
        <w:jc w:val="center"/>
        <w:rPr>
          <w:ins w:id="1180" w:author="Bernd Zeuner" w:date="2022-05-12T10:52:00Z"/>
          <w:lang w:eastAsia="de-DE"/>
        </w:rPr>
      </w:pPr>
      <w:ins w:id="1181" w:author="Bernd Zeuner" w:date="2022-05-12T11:07:00Z">
        <w:r w:rsidRPr="00EB4D97">
          <w:rPr>
            <w:noProof/>
            <w:lang w:eastAsia="de-DE"/>
          </w:rPr>
          <w:drawing>
            <wp:inline distT="0" distB="0" distL="0" distR="0" wp14:anchorId="7C52FD95" wp14:editId="16D73AF0">
              <wp:extent cx="2848373" cy="2724530"/>
              <wp:effectExtent l="0" t="0" r="9525"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848373" cy="2724530"/>
                      </a:xfrm>
                      <a:prstGeom prst="rect">
                        <a:avLst/>
                      </a:prstGeom>
                    </pic:spPr>
                  </pic:pic>
                </a:graphicData>
              </a:graphic>
            </wp:inline>
          </w:drawing>
        </w:r>
      </w:ins>
      <w:ins w:id="1182" w:author="Bernd Zeuner" w:date="2022-05-12T11:16:00Z">
        <w:r>
          <w:rPr>
            <w:lang w:eastAsia="de-DE"/>
          </w:rPr>
          <w:t xml:space="preserve">  </w:t>
        </w:r>
        <w:r w:rsidRPr="00EB4D97">
          <w:rPr>
            <w:noProof/>
            <w:lang w:eastAsia="de-DE"/>
          </w:rPr>
          <w:drawing>
            <wp:inline distT="0" distB="0" distL="0" distR="0" wp14:anchorId="179F2B13" wp14:editId="50443F9C">
              <wp:extent cx="2857899" cy="2753109"/>
              <wp:effectExtent l="0" t="0" r="0" b="9525"/>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857899" cy="2753109"/>
                      </a:xfrm>
                      <a:prstGeom prst="rect">
                        <a:avLst/>
                      </a:prstGeom>
                    </pic:spPr>
                  </pic:pic>
                </a:graphicData>
              </a:graphic>
            </wp:inline>
          </w:drawing>
        </w:r>
      </w:ins>
    </w:p>
    <w:p w14:paraId="7E1739A9" w14:textId="7C3FCC0A" w:rsidR="00EB4D97" w:rsidRDefault="00EB4D97" w:rsidP="00EB4D97">
      <w:pPr>
        <w:pStyle w:val="FigureCaption"/>
        <w:rPr>
          <w:ins w:id="1183" w:author="Bernd Zeuner" w:date="2022-05-12T11:08:00Z"/>
        </w:rPr>
      </w:pPr>
      <w:ins w:id="1184" w:author="Bernd Zeuner" w:date="2022-05-12T11:08:00Z">
        <w:r>
          <w:t xml:space="preserve">Figure </w:t>
        </w:r>
        <w:r>
          <w:rPr>
            <w:noProof/>
          </w:rPr>
          <w:fldChar w:fldCharType="begin"/>
        </w:r>
        <w:r>
          <w:rPr>
            <w:noProof/>
          </w:rPr>
          <w:instrText xml:space="preserve"> STYLEREF 1 \s </w:instrText>
        </w:r>
        <w:r>
          <w:rPr>
            <w:noProof/>
          </w:rPr>
          <w:fldChar w:fldCharType="separate"/>
        </w:r>
      </w:ins>
      <w:r>
        <w:rPr>
          <w:noProof/>
        </w:rPr>
        <w:t>5</w:t>
      </w:r>
      <w:ins w:id="1185" w:author="Bernd Zeuner" w:date="2022-05-12T11:08:00Z">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55</w:t>
        </w:r>
        <w:r>
          <w:rPr>
            <w:noProof/>
          </w:rPr>
          <w:fldChar w:fldCharType="end"/>
        </w:r>
        <w:r>
          <w:t>: Enumeration Enhancement Example</w:t>
        </w:r>
      </w:ins>
    </w:p>
    <w:p w14:paraId="38E79118" w14:textId="4D5B42F2" w:rsidR="009C0E9D" w:rsidRDefault="009C0E9D" w:rsidP="00CA746A">
      <w:pPr>
        <w:pStyle w:val="berschrift2"/>
        <w:rPr>
          <w:lang w:eastAsia="de-DE"/>
        </w:rPr>
      </w:pPr>
      <w:bookmarkStart w:id="1186" w:name="_Ref139967355"/>
      <w:r>
        <w:rPr>
          <w:lang w:eastAsia="de-DE"/>
        </w:rPr>
        <w:t>Qualifiers</w:t>
      </w:r>
      <w:bookmarkEnd w:id="1121"/>
      <w:bookmarkEnd w:id="1122"/>
      <w:bookmarkEnd w:id="1123"/>
      <w:r w:rsidR="006C0F1B">
        <w:rPr>
          <w:lang w:eastAsia="de-DE"/>
        </w:rPr>
        <w:t xml:space="preserve"> and Conditions</w:t>
      </w:r>
      <w:bookmarkEnd w:id="1124"/>
      <w:bookmarkEnd w:id="1139"/>
      <w:bookmarkEnd w:id="1140"/>
      <w:bookmarkEnd w:id="1141"/>
      <w:bookmarkEnd w:id="1186"/>
    </w:p>
    <w:p w14:paraId="26B6239B" w14:textId="2AC3CDD5" w:rsidR="009C0E9D" w:rsidRDefault="009C0E9D" w:rsidP="009831CB">
      <w:pPr>
        <w:rPr>
          <w:lang w:eastAsia="de-DE"/>
        </w:rPr>
      </w:pPr>
      <w:r>
        <w:rPr>
          <w:lang w:eastAsia="de-DE"/>
        </w:rPr>
        <w:t>This clause defines the qualifiers applicable for model elements specified in this document, e.g.</w:t>
      </w:r>
      <w:r w:rsidR="001F373D">
        <w:rPr>
          <w:lang w:eastAsia="de-DE"/>
        </w:rPr>
        <w:t>,</w:t>
      </w:r>
      <w:r>
        <w:rPr>
          <w:lang w:eastAsia="de-DE"/>
        </w:rPr>
        <w:t xml:space="preserve"> the «</w:t>
      </w:r>
      <w:proofErr w:type="spellStart"/>
      <w:r w:rsidR="00637408">
        <w:rPr>
          <w:lang w:eastAsia="de-DE"/>
        </w:rPr>
        <w:t>OpenModel</w:t>
      </w:r>
      <w:r>
        <w:rPr>
          <w:lang w:eastAsia="de-DE"/>
        </w:rPr>
        <w:t>Class</w:t>
      </w:r>
      <w:proofErr w:type="spellEnd"/>
      <w:r>
        <w:rPr>
          <w:lang w:eastAsia="de-DE"/>
        </w:rPr>
        <w:t xml:space="preserve">» (see </w:t>
      </w:r>
      <w:r w:rsidR="00E0152F">
        <w:rPr>
          <w:lang w:eastAsia="de-DE"/>
        </w:rPr>
        <w:t>clause</w:t>
      </w:r>
      <w:r w:rsidR="003A36A9">
        <w:rPr>
          <w:lang w:eastAsia="de-DE"/>
        </w:rPr>
        <w:t xml:space="preserve"> </w:t>
      </w:r>
      <w:r w:rsidR="00ED61A2">
        <w:rPr>
          <w:lang w:eastAsia="de-DE"/>
        </w:rPr>
        <w:fldChar w:fldCharType="begin"/>
      </w:r>
      <w:r w:rsidR="003A36A9">
        <w:rPr>
          <w:lang w:eastAsia="de-DE"/>
        </w:rPr>
        <w:instrText xml:space="preserve"> REF _Ref394403334 \r \h </w:instrText>
      </w:r>
      <w:r w:rsidR="00ED61A2">
        <w:rPr>
          <w:lang w:eastAsia="de-DE"/>
        </w:rPr>
      </w:r>
      <w:r w:rsidR="00ED61A2">
        <w:rPr>
          <w:lang w:eastAsia="de-DE"/>
        </w:rPr>
        <w:fldChar w:fldCharType="separate"/>
      </w:r>
      <w:r w:rsidR="00EC7C25">
        <w:rPr>
          <w:lang w:eastAsia="de-DE"/>
        </w:rPr>
        <w:t>5.2.3</w:t>
      </w:r>
      <w:r w:rsidR="00ED61A2">
        <w:rPr>
          <w:lang w:eastAsia="de-DE"/>
        </w:rPr>
        <w:fldChar w:fldCharType="end"/>
      </w:r>
      <w:r>
        <w:rPr>
          <w:lang w:eastAsia="de-DE"/>
        </w:rPr>
        <w:t xml:space="preserve">), </w:t>
      </w:r>
      <w:r w:rsidR="001F373D">
        <w:rPr>
          <w:lang w:eastAsia="de-DE"/>
        </w:rPr>
        <w:t xml:space="preserve">and </w:t>
      </w:r>
      <w:r>
        <w:rPr>
          <w:lang w:eastAsia="de-DE"/>
        </w:rPr>
        <w:t>the «</w:t>
      </w:r>
      <w:proofErr w:type="spellStart"/>
      <w:r w:rsidR="00637408">
        <w:rPr>
          <w:lang w:eastAsia="de-DE"/>
        </w:rPr>
        <w:t>OpenModel</w:t>
      </w:r>
      <w:r>
        <w:rPr>
          <w:lang w:eastAsia="de-DE"/>
        </w:rPr>
        <w:t>Attribute</w:t>
      </w:r>
      <w:proofErr w:type="spellEnd"/>
      <w:r>
        <w:rPr>
          <w:lang w:eastAsia="de-DE"/>
        </w:rPr>
        <w:t xml:space="preserve">» (see </w:t>
      </w:r>
      <w:r w:rsidR="00E0152F">
        <w:rPr>
          <w:lang w:eastAsia="de-DE"/>
        </w:rPr>
        <w:t>clause</w:t>
      </w:r>
      <w:r w:rsidR="003A36A9">
        <w:rPr>
          <w:lang w:eastAsia="de-DE"/>
        </w:rPr>
        <w:t xml:space="preserve"> </w:t>
      </w:r>
      <w:r w:rsidR="00452DFD">
        <w:rPr>
          <w:lang w:eastAsia="de-DE"/>
        </w:rPr>
        <w:fldChar w:fldCharType="begin"/>
      </w:r>
      <w:r w:rsidR="00452DFD">
        <w:rPr>
          <w:lang w:eastAsia="de-DE"/>
        </w:rPr>
        <w:instrText xml:space="preserve"> REF _Ref515871600 \r \h </w:instrText>
      </w:r>
      <w:r w:rsidR="00452DFD">
        <w:rPr>
          <w:lang w:eastAsia="de-DE"/>
        </w:rPr>
      </w:r>
      <w:r w:rsidR="00452DFD">
        <w:rPr>
          <w:lang w:eastAsia="de-DE"/>
        </w:rPr>
        <w:fldChar w:fldCharType="separate"/>
      </w:r>
      <w:r w:rsidR="00EC7C25">
        <w:rPr>
          <w:lang w:eastAsia="de-DE"/>
        </w:rPr>
        <w:t>5.3.3</w:t>
      </w:r>
      <w:r w:rsidR="00452DFD">
        <w:rPr>
          <w:lang w:eastAsia="de-DE"/>
        </w:rPr>
        <w:fldChar w:fldCharType="end"/>
      </w:r>
      <w:r>
        <w:rPr>
          <w:lang w:eastAsia="de-DE"/>
        </w:rPr>
        <w:t xml:space="preserve">). The qualifications are M, O, CM, CO </w:t>
      </w:r>
      <w:r w:rsidR="003C6622">
        <w:rPr>
          <w:lang w:eastAsia="de-DE"/>
        </w:rPr>
        <w:t xml:space="preserve">and </w:t>
      </w:r>
      <w:r>
        <w:rPr>
          <w:lang w:eastAsia="de-DE"/>
        </w:rPr>
        <w:t xml:space="preserve">C. Their meanings are specified in this </w:t>
      </w:r>
      <w:r w:rsidR="00E0152F">
        <w:rPr>
          <w:lang w:eastAsia="de-DE"/>
        </w:rPr>
        <w:t>clause</w:t>
      </w:r>
      <w:r>
        <w:rPr>
          <w:lang w:eastAsia="de-DE"/>
        </w:rPr>
        <w:t>. This type of qualifier is called Support Qualifier.</w:t>
      </w:r>
    </w:p>
    <w:p w14:paraId="3480BBA3" w14:textId="77777777" w:rsidR="00465AB5" w:rsidRDefault="009C0E9D">
      <w:pPr>
        <w:pStyle w:val="Listenabsatz"/>
        <w:numPr>
          <w:ilvl w:val="0"/>
          <w:numId w:val="2"/>
        </w:numPr>
        <w:rPr>
          <w:lang w:eastAsia="de-DE"/>
        </w:rPr>
      </w:pPr>
      <w:r>
        <w:rPr>
          <w:lang w:eastAsia="de-DE"/>
        </w:rPr>
        <w:t>Definition of M (Mandatory) qualification:</w:t>
      </w:r>
      <w:r w:rsidR="00ED13DC">
        <w:rPr>
          <w:lang w:eastAsia="de-DE"/>
        </w:rPr>
        <w:br/>
      </w:r>
      <w:r>
        <w:rPr>
          <w:lang w:eastAsia="de-DE"/>
        </w:rPr>
        <w:t xml:space="preserve">The </w:t>
      </w:r>
      <w:r w:rsidR="00E852D9" w:rsidRPr="00E852D9">
        <w:rPr>
          <w:lang w:eastAsia="de-DE"/>
        </w:rPr>
        <w:t>model element</w:t>
      </w:r>
      <w:r>
        <w:rPr>
          <w:lang w:eastAsia="de-DE"/>
        </w:rPr>
        <w:t xml:space="preserve"> shall be supported.</w:t>
      </w:r>
    </w:p>
    <w:p w14:paraId="49AB3D3F" w14:textId="77777777" w:rsidR="00465AB5" w:rsidRDefault="009C0E9D">
      <w:pPr>
        <w:pStyle w:val="Listenabsatz"/>
        <w:numPr>
          <w:ilvl w:val="0"/>
          <w:numId w:val="2"/>
        </w:numPr>
        <w:rPr>
          <w:lang w:eastAsia="de-DE"/>
        </w:rPr>
      </w:pPr>
      <w:r>
        <w:rPr>
          <w:lang w:eastAsia="de-DE"/>
        </w:rPr>
        <w:t>Definition of O (Optional) qualification:</w:t>
      </w:r>
      <w:r w:rsidR="00ED13DC">
        <w:rPr>
          <w:lang w:eastAsia="de-DE"/>
        </w:rPr>
        <w:br/>
      </w:r>
      <w:r>
        <w:rPr>
          <w:lang w:eastAsia="de-DE"/>
        </w:rPr>
        <w:t xml:space="preserve">The </w:t>
      </w:r>
      <w:r w:rsidR="00E852D9" w:rsidRPr="00E852D9">
        <w:rPr>
          <w:lang w:eastAsia="de-DE"/>
        </w:rPr>
        <w:t>model element</w:t>
      </w:r>
      <w:r>
        <w:rPr>
          <w:lang w:eastAsia="de-DE"/>
        </w:rPr>
        <w:t xml:space="preserve"> may</w:t>
      </w:r>
      <w:r w:rsidR="00C1650B">
        <w:rPr>
          <w:lang w:eastAsia="de-DE"/>
        </w:rPr>
        <w:t>,</w:t>
      </w:r>
      <w:r>
        <w:rPr>
          <w:lang w:eastAsia="de-DE"/>
        </w:rPr>
        <w:t xml:space="preserve"> </w:t>
      </w:r>
      <w:r w:rsidR="0040124E">
        <w:rPr>
          <w:lang w:eastAsia="de-DE"/>
        </w:rPr>
        <w:t>but needs</w:t>
      </w:r>
      <w:r>
        <w:rPr>
          <w:lang w:eastAsia="de-DE"/>
        </w:rPr>
        <w:t xml:space="preserve"> not </w:t>
      </w:r>
      <w:r w:rsidR="00C1650B">
        <w:rPr>
          <w:lang w:eastAsia="de-DE"/>
        </w:rPr>
        <w:t xml:space="preserve">to, </w:t>
      </w:r>
      <w:r>
        <w:rPr>
          <w:lang w:eastAsia="de-DE"/>
        </w:rPr>
        <w:t>be supported.</w:t>
      </w:r>
    </w:p>
    <w:p w14:paraId="49597C58" w14:textId="4B180937" w:rsidR="00465AB5" w:rsidRDefault="009C0E9D">
      <w:pPr>
        <w:pStyle w:val="Listenabsatz"/>
        <w:numPr>
          <w:ilvl w:val="0"/>
          <w:numId w:val="2"/>
        </w:numPr>
        <w:rPr>
          <w:lang w:eastAsia="de-DE"/>
        </w:rPr>
      </w:pPr>
      <w:r>
        <w:rPr>
          <w:lang w:eastAsia="de-DE"/>
        </w:rPr>
        <w:t>Definition of CM (Conditional-Mandatory) qualification:</w:t>
      </w:r>
      <w:r w:rsidR="00ED13DC">
        <w:rPr>
          <w:lang w:eastAsia="de-DE"/>
        </w:rPr>
        <w:br/>
      </w:r>
      <w:r>
        <w:rPr>
          <w:lang w:eastAsia="de-DE"/>
        </w:rPr>
        <w:t xml:space="preserve">The </w:t>
      </w:r>
      <w:r w:rsidR="00E852D9" w:rsidRPr="00E852D9">
        <w:rPr>
          <w:lang w:eastAsia="de-DE"/>
        </w:rPr>
        <w:t>model element</w:t>
      </w:r>
      <w:r>
        <w:rPr>
          <w:lang w:eastAsia="de-DE"/>
        </w:rPr>
        <w:t xml:space="preserve"> shall be supported under certain conditions</w:t>
      </w:r>
      <w:r w:rsidR="00C1650B">
        <w:rPr>
          <w:lang w:eastAsia="de-DE"/>
        </w:rPr>
        <w:t xml:space="preserve">. </w:t>
      </w:r>
      <w:r>
        <w:rPr>
          <w:lang w:eastAsia="de-DE"/>
        </w:rPr>
        <w:t xml:space="preserve">If the specified </w:t>
      </w:r>
      <w:r w:rsidR="00C1650B">
        <w:rPr>
          <w:lang w:eastAsia="de-DE"/>
        </w:rPr>
        <w:t>conditions</w:t>
      </w:r>
      <w:r>
        <w:rPr>
          <w:lang w:eastAsia="de-DE"/>
        </w:rPr>
        <w:t xml:space="preserve"> </w:t>
      </w:r>
      <w:r w:rsidR="00C1650B">
        <w:rPr>
          <w:lang w:eastAsia="de-DE"/>
        </w:rPr>
        <w:t>are</w:t>
      </w:r>
      <w:r>
        <w:rPr>
          <w:lang w:eastAsia="de-DE"/>
        </w:rPr>
        <w:t xml:space="preserve"> met</w:t>
      </w:r>
      <w:r w:rsidR="00F526C6">
        <w:rPr>
          <w:lang w:eastAsia="de-DE"/>
        </w:rPr>
        <w:t>,</w:t>
      </w:r>
      <w:r>
        <w:rPr>
          <w:lang w:eastAsia="de-DE"/>
        </w:rPr>
        <w:t xml:space="preserve"> then the </w:t>
      </w:r>
      <w:r w:rsidR="00E852D9" w:rsidRPr="00E852D9">
        <w:rPr>
          <w:lang w:eastAsia="de-DE"/>
        </w:rPr>
        <w:t>model element</w:t>
      </w:r>
      <w:r>
        <w:rPr>
          <w:lang w:eastAsia="de-DE"/>
        </w:rPr>
        <w:t xml:space="preserve"> shall be supported.</w:t>
      </w:r>
    </w:p>
    <w:p w14:paraId="09040960" w14:textId="74265E04" w:rsidR="00465AB5" w:rsidRDefault="009C0E9D">
      <w:pPr>
        <w:pStyle w:val="Listenabsatz"/>
        <w:numPr>
          <w:ilvl w:val="0"/>
          <w:numId w:val="2"/>
        </w:numPr>
        <w:rPr>
          <w:lang w:eastAsia="de-DE"/>
        </w:rPr>
      </w:pPr>
      <w:r>
        <w:rPr>
          <w:lang w:eastAsia="de-DE"/>
        </w:rPr>
        <w:lastRenderedPageBreak/>
        <w:t>Definition of CO (Conditional-Optional) qualification:</w:t>
      </w:r>
      <w:r w:rsidR="00ED13DC">
        <w:rPr>
          <w:lang w:eastAsia="de-DE"/>
        </w:rPr>
        <w:br/>
      </w:r>
      <w:r>
        <w:rPr>
          <w:lang w:eastAsia="de-DE"/>
        </w:rPr>
        <w:t xml:space="preserve">The </w:t>
      </w:r>
      <w:r w:rsidR="00E852D9" w:rsidRPr="00E852D9">
        <w:rPr>
          <w:lang w:eastAsia="de-DE"/>
        </w:rPr>
        <w:t>model element</w:t>
      </w:r>
      <w:r w:rsidR="00A7179F">
        <w:rPr>
          <w:lang w:eastAsia="de-DE"/>
        </w:rPr>
        <w:t xml:space="preserve"> </w:t>
      </w:r>
      <w:r>
        <w:rPr>
          <w:lang w:eastAsia="de-DE"/>
        </w:rPr>
        <w:t>may</w:t>
      </w:r>
      <w:r w:rsidR="00C1650B">
        <w:rPr>
          <w:lang w:eastAsia="de-DE"/>
        </w:rPr>
        <w:t>,</w:t>
      </w:r>
      <w:r>
        <w:rPr>
          <w:lang w:eastAsia="de-DE"/>
        </w:rPr>
        <w:t xml:space="preserve"> </w:t>
      </w:r>
      <w:r w:rsidR="00C1650B">
        <w:rPr>
          <w:lang w:eastAsia="de-DE"/>
        </w:rPr>
        <w:t xml:space="preserve">but needs not to, </w:t>
      </w:r>
      <w:r>
        <w:rPr>
          <w:lang w:eastAsia="de-DE"/>
        </w:rPr>
        <w:t>be supported under certain conditions</w:t>
      </w:r>
      <w:r w:rsidR="00C1650B">
        <w:rPr>
          <w:lang w:eastAsia="de-DE"/>
        </w:rPr>
        <w:t xml:space="preserve">. </w:t>
      </w:r>
      <w:r>
        <w:rPr>
          <w:lang w:eastAsia="de-DE"/>
        </w:rPr>
        <w:t xml:space="preserve">If the specified </w:t>
      </w:r>
      <w:r w:rsidR="00C1650B">
        <w:rPr>
          <w:lang w:eastAsia="de-DE"/>
        </w:rPr>
        <w:t>conditions are</w:t>
      </w:r>
      <w:r>
        <w:rPr>
          <w:lang w:eastAsia="de-DE"/>
        </w:rPr>
        <w:t xml:space="preserve"> met then the </w:t>
      </w:r>
      <w:r w:rsidR="00E852D9" w:rsidRPr="00E852D9">
        <w:rPr>
          <w:lang w:eastAsia="de-DE"/>
        </w:rPr>
        <w:t>model element</w:t>
      </w:r>
      <w:r>
        <w:rPr>
          <w:lang w:eastAsia="de-DE"/>
        </w:rPr>
        <w:t xml:space="preserve"> may</w:t>
      </w:r>
      <w:r w:rsidR="00C1650B">
        <w:rPr>
          <w:lang w:eastAsia="de-DE"/>
        </w:rPr>
        <w:t>,</w:t>
      </w:r>
      <w:r>
        <w:rPr>
          <w:lang w:eastAsia="de-DE"/>
        </w:rPr>
        <w:t xml:space="preserve"> </w:t>
      </w:r>
      <w:r w:rsidR="00C1650B">
        <w:rPr>
          <w:lang w:eastAsia="de-DE"/>
        </w:rPr>
        <w:t xml:space="preserve">but needs not to, </w:t>
      </w:r>
      <w:r>
        <w:rPr>
          <w:lang w:eastAsia="de-DE"/>
        </w:rPr>
        <w:t>be supported.</w:t>
      </w:r>
      <w:r w:rsidR="00A7179F">
        <w:rPr>
          <w:lang w:eastAsia="de-DE"/>
        </w:rPr>
        <w:t xml:space="preserve"> If the specified conditions are not met</w:t>
      </w:r>
      <w:r w:rsidR="00F526C6">
        <w:rPr>
          <w:lang w:eastAsia="de-DE"/>
        </w:rPr>
        <w:t>,</w:t>
      </w:r>
      <w:r w:rsidR="00A7179F">
        <w:rPr>
          <w:lang w:eastAsia="de-DE"/>
        </w:rPr>
        <w:t xml:space="preserve"> then the </w:t>
      </w:r>
      <w:r w:rsidR="00A7179F" w:rsidRPr="00E852D9">
        <w:rPr>
          <w:lang w:eastAsia="de-DE"/>
        </w:rPr>
        <w:t>model element</w:t>
      </w:r>
      <w:r w:rsidR="00A7179F">
        <w:rPr>
          <w:lang w:eastAsia="de-DE"/>
        </w:rPr>
        <w:t xml:space="preserve"> shall be supported.</w:t>
      </w:r>
    </w:p>
    <w:p w14:paraId="7AE84D56" w14:textId="77777777" w:rsidR="00465AB5" w:rsidRDefault="009C0E9D">
      <w:pPr>
        <w:pStyle w:val="Listenabsatz"/>
        <w:numPr>
          <w:ilvl w:val="0"/>
          <w:numId w:val="2"/>
        </w:numPr>
        <w:rPr>
          <w:lang w:eastAsia="de-DE"/>
        </w:rPr>
      </w:pPr>
      <w:r>
        <w:rPr>
          <w:lang w:eastAsia="de-DE"/>
        </w:rPr>
        <w:t>Definition of C (Conditional) qualification:</w:t>
      </w:r>
      <w:r w:rsidR="00ED13DC">
        <w:rPr>
          <w:lang w:eastAsia="de-DE"/>
        </w:rPr>
        <w:br/>
      </w:r>
      <w:r>
        <w:rPr>
          <w:lang w:eastAsia="de-DE"/>
        </w:rPr>
        <w:t xml:space="preserve">Used for </w:t>
      </w:r>
      <w:r w:rsidR="00A517CB" w:rsidRPr="00A517CB">
        <w:rPr>
          <w:lang w:eastAsia="de-DE"/>
        </w:rPr>
        <w:t>model element</w:t>
      </w:r>
      <w:r w:rsidR="00A517CB">
        <w:rPr>
          <w:lang w:eastAsia="de-DE"/>
        </w:rPr>
        <w:t>s</w:t>
      </w:r>
      <w:r>
        <w:rPr>
          <w:lang w:eastAsia="de-DE"/>
        </w:rPr>
        <w:t xml:space="preserve"> that ha</w:t>
      </w:r>
      <w:r w:rsidR="001F373D">
        <w:rPr>
          <w:lang w:eastAsia="de-DE"/>
        </w:rPr>
        <w:t>ve</w:t>
      </w:r>
      <w:r>
        <w:rPr>
          <w:lang w:eastAsia="de-DE"/>
        </w:rPr>
        <w:t xml:space="preserve"> multiple constraints. Each constraint is worded as a condition for one kind of support</w:t>
      </w:r>
      <w:r w:rsidR="001F373D">
        <w:rPr>
          <w:lang w:eastAsia="de-DE"/>
        </w:rPr>
        <w:t>,</w:t>
      </w:r>
      <w:r>
        <w:rPr>
          <w:lang w:eastAsia="de-DE"/>
        </w:rPr>
        <w:t xml:space="preserve"> such as mandatory support, optional support or "no support". All constraints </w:t>
      </w:r>
      <w:r w:rsidR="000B7770">
        <w:rPr>
          <w:lang w:eastAsia="de-DE"/>
        </w:rPr>
        <w:t>shall</w:t>
      </w:r>
      <w:r>
        <w:rPr>
          <w:lang w:eastAsia="de-DE"/>
        </w:rPr>
        <w:t xml:space="preserve"> be related to the same kind of support. Specifically:</w:t>
      </w:r>
      <w:r w:rsidR="00ED13DC">
        <w:rPr>
          <w:lang w:eastAsia="de-DE"/>
        </w:rPr>
        <w:br/>
      </w:r>
      <w:r>
        <w:rPr>
          <w:lang w:eastAsia="de-DE"/>
        </w:rPr>
        <w:t xml:space="preserve">Each </w:t>
      </w:r>
      <w:r w:rsidR="00A517CB" w:rsidRPr="00A517CB">
        <w:rPr>
          <w:lang w:eastAsia="de-DE"/>
        </w:rPr>
        <w:t>model element</w:t>
      </w:r>
      <w:r>
        <w:rPr>
          <w:lang w:eastAsia="de-DE"/>
        </w:rPr>
        <w:t xml:space="preserve"> with C qualification shall have the corresponding multiple constraints defined in the specification. If all specified constraints are met and are related to mandatory, then the </w:t>
      </w:r>
      <w:r w:rsidR="00A517CB" w:rsidRPr="00A517CB">
        <w:rPr>
          <w:lang w:eastAsia="de-DE"/>
        </w:rPr>
        <w:t>model element</w:t>
      </w:r>
      <w:r>
        <w:rPr>
          <w:lang w:eastAsia="de-DE"/>
        </w:rPr>
        <w:t xml:space="preserve"> shall be supported. If all the specified constraints are met and are related to optional, then the </w:t>
      </w:r>
      <w:r w:rsidR="00A517CB" w:rsidRPr="00A517CB">
        <w:rPr>
          <w:lang w:eastAsia="de-DE"/>
        </w:rPr>
        <w:t>model element</w:t>
      </w:r>
      <w:r>
        <w:rPr>
          <w:lang w:eastAsia="de-DE"/>
        </w:rPr>
        <w:t xml:space="preserve"> may</w:t>
      </w:r>
      <w:r w:rsidR="00C1650B">
        <w:rPr>
          <w:lang w:eastAsia="de-DE"/>
        </w:rPr>
        <w:t>, but needs not to,</w:t>
      </w:r>
      <w:r>
        <w:rPr>
          <w:lang w:eastAsia="de-DE"/>
        </w:rPr>
        <w:t xml:space="preserve"> be supported. If all the specified constraints are met and are related to "no support", then the </w:t>
      </w:r>
      <w:r w:rsidR="00A517CB" w:rsidRPr="00A517CB">
        <w:rPr>
          <w:lang w:eastAsia="de-DE"/>
        </w:rPr>
        <w:t>model element</w:t>
      </w:r>
      <w:r>
        <w:rPr>
          <w:lang w:eastAsia="de-DE"/>
        </w:rPr>
        <w:t xml:space="preserve"> shall not be supported.</w:t>
      </w:r>
    </w:p>
    <w:p w14:paraId="3CEBD58D" w14:textId="198F1629" w:rsidR="001508C8" w:rsidRDefault="006C0F1B" w:rsidP="009831CB">
      <w:r w:rsidRPr="006C0F1B">
        <w:t>Th</w:t>
      </w:r>
      <w:r>
        <w:t>e</w:t>
      </w:r>
      <w:r w:rsidRPr="006C0F1B">
        <w:t xml:space="preserve"> condition property contains the </w:t>
      </w:r>
      <w:r>
        <w:t xml:space="preserve">condition for the </w:t>
      </w:r>
      <w:r w:rsidRPr="006C0F1B">
        <w:t>condition-related support qualifiers</w:t>
      </w:r>
      <w:r>
        <w:t xml:space="preserve"> (CM, CO, C)</w:t>
      </w:r>
      <w:r w:rsidRPr="006C0F1B">
        <w:t xml:space="preserve">. </w:t>
      </w:r>
      <w:r w:rsidR="00A50313">
        <w:t>Often</w:t>
      </w:r>
      <w:r w:rsidR="00EF2791">
        <w:t xml:space="preserve"> different conditional UML </w:t>
      </w:r>
      <w:r w:rsidR="00A50313">
        <w:t>artifacts</w:t>
      </w:r>
      <w:r w:rsidR="00EF2791">
        <w:t xml:space="preserve"> </w:t>
      </w:r>
      <w:r w:rsidR="00A50313">
        <w:t>share</w:t>
      </w:r>
      <w:r w:rsidR="00EF2791">
        <w:t xml:space="preserve"> the same condition. </w:t>
      </w:r>
      <w:r w:rsidRPr="006C0F1B">
        <w:t xml:space="preserve">It is </w:t>
      </w:r>
      <w:r w:rsidR="00EF2791">
        <w:t xml:space="preserve">therefore </w:t>
      </w:r>
      <w:r w:rsidRPr="006C0F1B">
        <w:t>recommended to</w:t>
      </w:r>
      <w:r>
        <w:t xml:space="preserve"> group </w:t>
      </w:r>
      <w:r w:rsidR="00A50313">
        <w:t>such</w:t>
      </w:r>
      <w:r>
        <w:t xml:space="preserve"> conditions </w:t>
      </w:r>
      <w:r w:rsidR="0048603F">
        <w:t xml:space="preserve">within a model based on the supported features. The </w:t>
      </w:r>
      <w:r w:rsidR="00A50313">
        <w:t xml:space="preserve">grouping is provided by the </w:t>
      </w:r>
      <w:r w:rsidR="0048603F">
        <w:t xml:space="preserve">first line of the condition string </w:t>
      </w:r>
      <w:r w:rsidR="00A50313">
        <w:t xml:space="preserve">which </w:t>
      </w:r>
      <w:r w:rsidR="000B7770">
        <w:t>shall</w:t>
      </w:r>
      <w:r w:rsidR="0048603F">
        <w:t xml:space="preserve"> contain the name of the group</w:t>
      </w:r>
      <w:r w:rsidR="00F526C6">
        <w:t>,</w:t>
      </w:r>
      <w:r w:rsidR="00A50313">
        <w:t xml:space="preserve"> i.e., all condition strings of the UML artifacts which share the same condition have the same text in their first line</w:t>
      </w:r>
      <w:r w:rsidR="0048603F">
        <w:t xml:space="preserve">. The second and </w:t>
      </w:r>
      <w:r w:rsidR="00031BF5">
        <w:t xml:space="preserve">further lines may contain </w:t>
      </w:r>
      <w:r w:rsidR="00EF2791">
        <w:t xml:space="preserve">an </w:t>
      </w:r>
      <w:r w:rsidR="00031BF5">
        <w:t>explanation of the condition.</w:t>
      </w:r>
    </w:p>
    <w:p w14:paraId="3E6C5F0F" w14:textId="77777777" w:rsidR="007A34E3" w:rsidRDefault="00A32DCE" w:rsidP="007A34E3">
      <w:pPr>
        <w:jc w:val="center"/>
        <w:rPr>
          <w:noProof/>
          <w:lang w:val="de-DE" w:eastAsia="de-DE"/>
        </w:rPr>
      </w:pPr>
      <w:r>
        <w:rPr>
          <w:noProof/>
          <w:lang w:val="de-DE" w:eastAsia="de-DE"/>
        </w:rPr>
        <w:drawing>
          <wp:inline distT="0" distB="0" distL="0" distR="0" wp14:anchorId="1F25BAE2" wp14:editId="057F37BD">
            <wp:extent cx="4391025" cy="1266825"/>
            <wp:effectExtent l="19050" t="0" r="9525" b="0"/>
            <wp:docPr id="46"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8"/>
                    <a:srcRect/>
                    <a:stretch>
                      <a:fillRect/>
                    </a:stretch>
                  </pic:blipFill>
                  <pic:spPr bwMode="auto">
                    <a:xfrm>
                      <a:off x="0" y="0"/>
                      <a:ext cx="4391025" cy="1266825"/>
                    </a:xfrm>
                    <a:prstGeom prst="rect">
                      <a:avLst/>
                    </a:prstGeom>
                    <a:noFill/>
                    <a:ln w="9525">
                      <a:noFill/>
                      <a:miter lim="800000"/>
                      <a:headEnd/>
                      <a:tailEnd/>
                    </a:ln>
                  </pic:spPr>
                </pic:pic>
              </a:graphicData>
            </a:graphic>
          </wp:inline>
        </w:drawing>
      </w:r>
    </w:p>
    <w:p w14:paraId="5E879E4F" w14:textId="01F3D343" w:rsidR="007A34E3" w:rsidRDefault="007A34E3" w:rsidP="007A34E3">
      <w:pPr>
        <w:pStyle w:val="FigureCaption"/>
      </w:pPr>
      <w:bookmarkStart w:id="1187" w:name="_Toc516068687"/>
      <w:bookmarkStart w:id="1188" w:name="_Toc79149093"/>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EC7C25">
        <w:rPr>
          <w:noProof/>
        </w:rPr>
        <w:t>55</w:t>
      </w:r>
      <w:r w:rsidR="00ED61A2">
        <w:fldChar w:fldCharType="end"/>
      </w:r>
      <w:r>
        <w:t xml:space="preserve">: </w:t>
      </w:r>
      <w:r w:rsidR="006D677F">
        <w:t xml:space="preserve">Conditional Class </w:t>
      </w:r>
      <w:r>
        <w:t>Example</w:t>
      </w:r>
      <w:bookmarkEnd w:id="1187"/>
      <w:bookmarkEnd w:id="1188"/>
    </w:p>
    <w:p w14:paraId="13D13111" w14:textId="77777777" w:rsidR="00ED0BB4" w:rsidRPr="0076547B" w:rsidRDefault="00A32DCE" w:rsidP="00ED0BB4">
      <w:pPr>
        <w:jc w:val="center"/>
        <w:rPr>
          <w:noProof/>
          <w:lang w:eastAsia="de-DE"/>
        </w:rPr>
      </w:pPr>
      <w:r>
        <w:rPr>
          <w:noProof/>
          <w:lang w:val="de-DE" w:eastAsia="de-DE"/>
        </w:rPr>
        <w:drawing>
          <wp:inline distT="0" distB="0" distL="0" distR="0" wp14:anchorId="7C89F3A5" wp14:editId="535504AA">
            <wp:extent cx="5915025" cy="1314450"/>
            <wp:effectExtent l="19050" t="0" r="9525" b="0"/>
            <wp:docPr id="69"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9"/>
                    <a:srcRect/>
                    <a:stretch>
                      <a:fillRect/>
                    </a:stretch>
                  </pic:blipFill>
                  <pic:spPr bwMode="auto">
                    <a:xfrm>
                      <a:off x="0" y="0"/>
                      <a:ext cx="5915025" cy="1314450"/>
                    </a:xfrm>
                    <a:prstGeom prst="rect">
                      <a:avLst/>
                    </a:prstGeom>
                    <a:noFill/>
                    <a:ln w="9525">
                      <a:noFill/>
                      <a:miter lim="800000"/>
                      <a:headEnd/>
                      <a:tailEnd/>
                    </a:ln>
                  </pic:spPr>
                </pic:pic>
              </a:graphicData>
            </a:graphic>
          </wp:inline>
        </w:drawing>
      </w:r>
    </w:p>
    <w:p w14:paraId="5B541006" w14:textId="1C96F718" w:rsidR="00ED0BB4" w:rsidRDefault="00ED0BB4" w:rsidP="00ED0BB4">
      <w:pPr>
        <w:pStyle w:val="FigureCaption"/>
      </w:pPr>
      <w:bookmarkStart w:id="1189" w:name="_Toc516068688"/>
      <w:bookmarkStart w:id="1190" w:name="_Toc79149094"/>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EC7C25">
        <w:rPr>
          <w:noProof/>
        </w:rPr>
        <w:t>56</w:t>
      </w:r>
      <w:r w:rsidR="00ED61A2">
        <w:fldChar w:fldCharType="end"/>
      </w:r>
      <w:r>
        <w:t>: Conditional Attributes Example</w:t>
      </w:r>
      <w:bookmarkEnd w:id="1189"/>
      <w:bookmarkEnd w:id="1190"/>
    </w:p>
    <w:p w14:paraId="42F78E85" w14:textId="5A5F4B06" w:rsidR="00031BF5" w:rsidRDefault="00BB44B1" w:rsidP="009831CB">
      <w:pPr>
        <w:rPr>
          <w:ins w:id="1191" w:author="Bernd Zeuner" w:date="2022-02-04T14:21:00Z"/>
        </w:rPr>
      </w:pPr>
      <w:ins w:id="1192" w:author="Bernd Zeuner" w:date="2022-02-04T14:08:00Z">
        <w:r>
          <w:t>There is a “hidden” relationship betwee</w:t>
        </w:r>
      </w:ins>
      <w:ins w:id="1193" w:author="Bernd Zeuner" w:date="2022-02-04T14:09:00Z">
        <w:r>
          <w:t xml:space="preserve">n the support property and the </w:t>
        </w:r>
      </w:ins>
      <w:ins w:id="1194" w:author="Bernd Zeuner" w:date="2022-02-04T14:10:00Z">
        <w:r>
          <w:t>M</w:t>
        </w:r>
      </w:ins>
      <w:ins w:id="1195" w:author="Bernd Zeuner" w:date="2022-02-04T14:09:00Z">
        <w:r>
          <w:t>ultiplicity</w:t>
        </w:r>
      </w:ins>
      <w:ins w:id="1196" w:author="Bernd Zeuner" w:date="2022-02-04T14:10:00Z">
        <w:r>
          <w:t xml:space="preserve"> property</w:t>
        </w:r>
      </w:ins>
      <w:ins w:id="1197" w:author="Bernd Zeuner" w:date="2022-02-04T14:11:00Z">
        <w:r>
          <w:t xml:space="preserve"> of an attribute</w:t>
        </w:r>
      </w:ins>
      <w:ins w:id="1198" w:author="Bernd Zeuner" w:date="2022-02-04T14:20:00Z">
        <w:r w:rsidR="004E7C94">
          <w:t xml:space="preserve">, operation </w:t>
        </w:r>
      </w:ins>
      <w:ins w:id="1199" w:author="Bernd Zeuner" w:date="2022-02-04T14:21:00Z">
        <w:r w:rsidR="004E7C94">
          <w:t>and operation parameter</w:t>
        </w:r>
      </w:ins>
      <w:ins w:id="1200" w:author="Bernd Zeuner" w:date="2022-02-04T14:11:00Z">
        <w:r>
          <w:t>.</w:t>
        </w:r>
      </w:ins>
    </w:p>
    <w:p w14:paraId="14CDFDE6" w14:textId="0A2061D8" w:rsidR="004E7C94" w:rsidRDefault="004E7C94" w:rsidP="009831CB">
      <w:pPr>
        <w:rPr>
          <w:ins w:id="1201" w:author="Bernd Zeuner" w:date="2022-02-04T14:11:00Z"/>
        </w:rPr>
      </w:pPr>
      <w:ins w:id="1202" w:author="Bernd Zeuner" w:date="2022-02-04T14:21:00Z">
        <w:r w:rsidRPr="004E7C94">
          <w:rPr>
            <w:noProof/>
          </w:rPr>
          <w:lastRenderedPageBreak/>
          <w:drawing>
            <wp:inline distT="0" distB="0" distL="0" distR="0" wp14:anchorId="1756517F" wp14:editId="65812730">
              <wp:extent cx="1743318" cy="1228896"/>
              <wp:effectExtent l="0" t="0" r="9525" b="9525"/>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743318" cy="1228896"/>
                      </a:xfrm>
                      <a:prstGeom prst="rect">
                        <a:avLst/>
                      </a:prstGeom>
                    </pic:spPr>
                  </pic:pic>
                </a:graphicData>
              </a:graphic>
            </wp:inline>
          </w:drawing>
        </w:r>
      </w:ins>
    </w:p>
    <w:tbl>
      <w:tblPr>
        <w:tblStyle w:val="Tabellenraster"/>
        <w:tblW w:w="0" w:type="auto"/>
        <w:tblLook w:val="04A0" w:firstRow="1" w:lastRow="0" w:firstColumn="1" w:lastColumn="0" w:noHBand="0" w:noVBand="1"/>
      </w:tblPr>
      <w:tblGrid>
        <w:gridCol w:w="3550"/>
        <w:gridCol w:w="2912"/>
        <w:gridCol w:w="2888"/>
      </w:tblGrid>
      <w:tr w:rsidR="00756163" w14:paraId="37F98FB0" w14:textId="77777777" w:rsidTr="001A7D83">
        <w:trPr>
          <w:ins w:id="1203" w:author="Bernd Zeuner" w:date="2022-02-04T14:11:00Z"/>
        </w:trPr>
        <w:tc>
          <w:tcPr>
            <w:tcW w:w="3550" w:type="dxa"/>
          </w:tcPr>
          <w:p w14:paraId="45CD6A08" w14:textId="267A427D" w:rsidR="00BB44B1" w:rsidRDefault="004E7C94" w:rsidP="009831CB">
            <w:pPr>
              <w:rPr>
                <w:ins w:id="1204" w:author="Bernd Zeuner" w:date="2022-02-04T14:11:00Z"/>
              </w:rPr>
            </w:pPr>
            <w:ins w:id="1205" w:author="Bernd Zeuner" w:date="2022-02-04T14:22:00Z">
              <w:r>
                <w:t>s</w:t>
              </w:r>
            </w:ins>
            <w:ins w:id="1206" w:author="Bernd Zeuner" w:date="2022-02-04T14:12:00Z">
              <w:r w:rsidR="00BB44B1">
                <w:t>upport</w:t>
              </w:r>
            </w:ins>
            <w:ins w:id="1207" w:author="Bernd Zeuner" w:date="2022-02-04T14:22:00Z">
              <w:r>
                <w:t>:SupportQualifier</w:t>
              </w:r>
            </w:ins>
          </w:p>
        </w:tc>
        <w:tc>
          <w:tcPr>
            <w:tcW w:w="2912" w:type="dxa"/>
          </w:tcPr>
          <w:p w14:paraId="74697BDC" w14:textId="7C82AB61" w:rsidR="00BB44B1" w:rsidRDefault="00BB44B1" w:rsidP="009831CB">
            <w:pPr>
              <w:rPr>
                <w:ins w:id="1208" w:author="Bernd Zeuner" w:date="2022-02-04T14:11:00Z"/>
              </w:rPr>
            </w:pPr>
            <w:ins w:id="1209" w:author="Bernd Zeuner" w:date="2022-02-04T14:12:00Z">
              <w:r>
                <w:t>Multiplicity</w:t>
              </w:r>
            </w:ins>
          </w:p>
        </w:tc>
        <w:tc>
          <w:tcPr>
            <w:tcW w:w="2888" w:type="dxa"/>
          </w:tcPr>
          <w:p w14:paraId="0DC1A7A7" w14:textId="6B3C07AB" w:rsidR="00BB44B1" w:rsidRDefault="00BB44B1" w:rsidP="009831CB">
            <w:pPr>
              <w:rPr>
                <w:ins w:id="1210" w:author="Bernd Zeuner" w:date="2022-02-04T14:11:00Z"/>
              </w:rPr>
            </w:pPr>
            <w:ins w:id="1211" w:author="Bernd Zeuner" w:date="2022-02-04T14:12:00Z">
              <w:r>
                <w:t>Comment</w:t>
              </w:r>
            </w:ins>
          </w:p>
        </w:tc>
      </w:tr>
      <w:tr w:rsidR="00756163" w14:paraId="6D01EC00" w14:textId="77777777" w:rsidTr="001A7D83">
        <w:trPr>
          <w:ins w:id="1212" w:author="Bernd Zeuner" w:date="2022-02-04T14:11:00Z"/>
        </w:trPr>
        <w:tc>
          <w:tcPr>
            <w:tcW w:w="3550" w:type="dxa"/>
          </w:tcPr>
          <w:p w14:paraId="701609F9" w14:textId="386159FA" w:rsidR="00BB44B1" w:rsidRDefault="00BB44B1" w:rsidP="009831CB">
            <w:pPr>
              <w:rPr>
                <w:ins w:id="1213" w:author="Bernd Zeuner" w:date="2022-02-04T14:11:00Z"/>
              </w:rPr>
            </w:pPr>
            <w:ins w:id="1214" w:author="Bernd Zeuner" w:date="2022-02-04T14:12:00Z">
              <w:r>
                <w:t>M</w:t>
              </w:r>
            </w:ins>
            <w:ins w:id="1215" w:author="Bernd Zeuner" w:date="2022-02-04T14:13:00Z">
              <w:r>
                <w:t>ANDATORY</w:t>
              </w:r>
            </w:ins>
          </w:p>
        </w:tc>
        <w:tc>
          <w:tcPr>
            <w:tcW w:w="2912" w:type="dxa"/>
          </w:tcPr>
          <w:p w14:paraId="1889846E" w14:textId="79CA39E7" w:rsidR="00BB44B1" w:rsidRDefault="001A7D83" w:rsidP="009831CB">
            <w:pPr>
              <w:rPr>
                <w:ins w:id="1216" w:author="Bernd Zeuner" w:date="2022-02-04T14:11:00Z"/>
              </w:rPr>
            </w:pPr>
            <w:ins w:id="1217" w:author="Bernd Zeuner" w:date="2022-02-04T14:14:00Z">
              <w:r>
                <w:t>[1], [1..x], [3</w:t>
              </w:r>
            </w:ins>
            <w:ins w:id="1218" w:author="Bernd Zeuner" w:date="2022-02-04T14:15:00Z">
              <w:r>
                <w:t>..6</w:t>
              </w:r>
            </w:ins>
            <w:ins w:id="1219" w:author="Bernd Zeuner" w:date="2022-02-04T14:14:00Z">
              <w:r>
                <w:t>]</w:t>
              </w:r>
            </w:ins>
          </w:p>
        </w:tc>
        <w:tc>
          <w:tcPr>
            <w:tcW w:w="2888" w:type="dxa"/>
          </w:tcPr>
          <w:p w14:paraId="6EAA23E2" w14:textId="77777777" w:rsidR="00BB44B1" w:rsidRDefault="00BB44B1" w:rsidP="009831CB">
            <w:pPr>
              <w:rPr>
                <w:ins w:id="1220" w:author="Bernd Zeuner" w:date="2022-02-04T14:11:00Z"/>
              </w:rPr>
            </w:pPr>
          </w:p>
        </w:tc>
      </w:tr>
      <w:tr w:rsidR="00756163" w14:paraId="180F6778" w14:textId="77777777" w:rsidTr="001A7D83">
        <w:trPr>
          <w:ins w:id="1221" w:author="Bernd Zeuner" w:date="2022-02-04T14:11:00Z"/>
        </w:trPr>
        <w:tc>
          <w:tcPr>
            <w:tcW w:w="3550" w:type="dxa"/>
          </w:tcPr>
          <w:p w14:paraId="0BCA8B29" w14:textId="4475F05F" w:rsidR="001A7D83" w:rsidRDefault="001A7D83" w:rsidP="001A7D83">
            <w:pPr>
              <w:rPr>
                <w:ins w:id="1222" w:author="Bernd Zeuner" w:date="2022-02-04T14:11:00Z"/>
              </w:rPr>
            </w:pPr>
            <w:ins w:id="1223" w:author="Bernd Zeuner" w:date="2022-02-04T14:13:00Z">
              <w:r>
                <w:t>OPTIONAL</w:t>
              </w:r>
            </w:ins>
          </w:p>
        </w:tc>
        <w:tc>
          <w:tcPr>
            <w:tcW w:w="2912" w:type="dxa"/>
          </w:tcPr>
          <w:p w14:paraId="74494E00" w14:textId="381D4FA2" w:rsidR="001A7D83" w:rsidRDefault="001A7D83" w:rsidP="001A7D83">
            <w:pPr>
              <w:rPr>
                <w:ins w:id="1224" w:author="Bernd Zeuner" w:date="2022-02-04T14:11:00Z"/>
              </w:rPr>
            </w:pPr>
            <w:ins w:id="1225" w:author="Bernd Zeuner" w:date="2022-02-04T14:15:00Z">
              <w:r>
                <w:t>[0..1], [*], [0..x]</w:t>
              </w:r>
            </w:ins>
          </w:p>
        </w:tc>
        <w:tc>
          <w:tcPr>
            <w:tcW w:w="2888" w:type="dxa"/>
          </w:tcPr>
          <w:p w14:paraId="3B42595A" w14:textId="77777777" w:rsidR="001A7D83" w:rsidRDefault="001A7D83" w:rsidP="001A7D83">
            <w:pPr>
              <w:rPr>
                <w:ins w:id="1226" w:author="Bernd Zeuner" w:date="2022-02-04T14:11:00Z"/>
              </w:rPr>
            </w:pPr>
          </w:p>
        </w:tc>
      </w:tr>
      <w:tr w:rsidR="00756163" w14:paraId="5D875067" w14:textId="77777777" w:rsidTr="001A7D83">
        <w:trPr>
          <w:ins w:id="1227" w:author="Bernd Zeuner" w:date="2022-02-04T14:11:00Z"/>
        </w:trPr>
        <w:tc>
          <w:tcPr>
            <w:tcW w:w="3550" w:type="dxa"/>
          </w:tcPr>
          <w:p w14:paraId="42EADEFB" w14:textId="0ABC49E5" w:rsidR="001A7D83" w:rsidRDefault="001A7D83" w:rsidP="001A7D83">
            <w:pPr>
              <w:rPr>
                <w:ins w:id="1228" w:author="Bernd Zeuner" w:date="2022-02-04T14:11:00Z"/>
              </w:rPr>
            </w:pPr>
            <w:ins w:id="1229" w:author="Bernd Zeuner" w:date="2022-02-04T14:13:00Z">
              <w:r>
                <w:t>CONDITIONAL_MANDATORY</w:t>
              </w:r>
            </w:ins>
          </w:p>
        </w:tc>
        <w:tc>
          <w:tcPr>
            <w:tcW w:w="2912" w:type="dxa"/>
          </w:tcPr>
          <w:p w14:paraId="47791D06" w14:textId="5A5F6326" w:rsidR="001A7D83" w:rsidRDefault="001A7D83" w:rsidP="001A7D83">
            <w:pPr>
              <w:rPr>
                <w:ins w:id="1230" w:author="Bernd Zeuner" w:date="2022-02-04T14:11:00Z"/>
              </w:rPr>
            </w:pPr>
            <w:ins w:id="1231" w:author="Bernd Zeuner" w:date="2022-02-04T14:16:00Z">
              <w:r>
                <w:t>[0..1], [*], [0..x]</w:t>
              </w:r>
            </w:ins>
          </w:p>
        </w:tc>
        <w:tc>
          <w:tcPr>
            <w:tcW w:w="2888" w:type="dxa"/>
          </w:tcPr>
          <w:p w14:paraId="0C5B40DB" w14:textId="77777777" w:rsidR="001A7D83" w:rsidRDefault="001A7D83" w:rsidP="001A7D83">
            <w:pPr>
              <w:rPr>
                <w:ins w:id="1232" w:author="Bernd Zeuner" w:date="2022-02-04T14:11:00Z"/>
              </w:rPr>
            </w:pPr>
          </w:p>
        </w:tc>
      </w:tr>
      <w:tr w:rsidR="00756163" w14:paraId="14A556E3" w14:textId="77777777" w:rsidTr="001A7D83">
        <w:trPr>
          <w:ins w:id="1233" w:author="Bernd Zeuner" w:date="2022-02-04T14:11:00Z"/>
        </w:trPr>
        <w:tc>
          <w:tcPr>
            <w:tcW w:w="3550" w:type="dxa"/>
          </w:tcPr>
          <w:p w14:paraId="0E297CB8" w14:textId="7200E135" w:rsidR="001A7D83" w:rsidRDefault="001A7D83" w:rsidP="001A7D83">
            <w:pPr>
              <w:rPr>
                <w:ins w:id="1234" w:author="Bernd Zeuner" w:date="2022-02-04T14:11:00Z"/>
              </w:rPr>
            </w:pPr>
            <w:ins w:id="1235" w:author="Bernd Zeuner" w:date="2022-02-04T14:13:00Z">
              <w:r>
                <w:t>CONDITIONAL_OPTIONAL</w:t>
              </w:r>
            </w:ins>
          </w:p>
        </w:tc>
        <w:tc>
          <w:tcPr>
            <w:tcW w:w="2912" w:type="dxa"/>
          </w:tcPr>
          <w:p w14:paraId="68A26A98" w14:textId="5C8F0360" w:rsidR="001A7D83" w:rsidRDefault="001A7D83" w:rsidP="001A7D83">
            <w:pPr>
              <w:rPr>
                <w:ins w:id="1236" w:author="Bernd Zeuner" w:date="2022-02-04T14:11:00Z"/>
              </w:rPr>
            </w:pPr>
            <w:ins w:id="1237" w:author="Bernd Zeuner" w:date="2022-02-04T14:16:00Z">
              <w:r>
                <w:t>[1], [1..x], [3..6]</w:t>
              </w:r>
            </w:ins>
          </w:p>
        </w:tc>
        <w:tc>
          <w:tcPr>
            <w:tcW w:w="2888" w:type="dxa"/>
          </w:tcPr>
          <w:p w14:paraId="39E03B8F" w14:textId="77777777" w:rsidR="001A7D83" w:rsidRDefault="001A7D83" w:rsidP="001A7D83">
            <w:pPr>
              <w:rPr>
                <w:ins w:id="1238" w:author="Bernd Zeuner" w:date="2022-02-04T14:11:00Z"/>
              </w:rPr>
            </w:pPr>
          </w:p>
        </w:tc>
      </w:tr>
      <w:tr w:rsidR="00756163" w14:paraId="3C3875D3" w14:textId="77777777" w:rsidTr="001A7D83">
        <w:trPr>
          <w:ins w:id="1239" w:author="Bernd Zeuner" w:date="2022-02-04T14:13:00Z"/>
        </w:trPr>
        <w:tc>
          <w:tcPr>
            <w:tcW w:w="3550" w:type="dxa"/>
          </w:tcPr>
          <w:p w14:paraId="6C9E9150" w14:textId="666DE47A" w:rsidR="001A7D83" w:rsidRDefault="001A7D83" w:rsidP="001A7D83">
            <w:pPr>
              <w:rPr>
                <w:ins w:id="1240" w:author="Bernd Zeuner" w:date="2022-02-04T14:13:00Z"/>
              </w:rPr>
            </w:pPr>
            <w:ins w:id="1241" w:author="Bernd Zeuner" w:date="2022-02-04T14:13:00Z">
              <w:r>
                <w:t>CONDITION</w:t>
              </w:r>
            </w:ins>
            <w:ins w:id="1242" w:author="Bernd Zeuner" w:date="2022-02-04T14:14:00Z">
              <w:r>
                <w:t>AL</w:t>
              </w:r>
            </w:ins>
          </w:p>
        </w:tc>
        <w:tc>
          <w:tcPr>
            <w:tcW w:w="2912" w:type="dxa"/>
          </w:tcPr>
          <w:p w14:paraId="1A399D4E" w14:textId="7CB79D6C" w:rsidR="001A7D83" w:rsidRDefault="001A7D83" w:rsidP="001A7D83">
            <w:pPr>
              <w:rPr>
                <w:ins w:id="1243" w:author="Bernd Zeuner" w:date="2022-02-04T14:13:00Z"/>
              </w:rPr>
            </w:pPr>
            <w:ins w:id="1244" w:author="Bernd Zeuner" w:date="2022-02-04T14:16:00Z">
              <w:r w:rsidRPr="001A7D83">
                <w:rPr>
                  <w:highlight w:val="yellow"/>
                  <w:rPrChange w:id="1245" w:author="Bernd Zeuner" w:date="2022-02-04T14:17:00Z">
                    <w:rPr/>
                  </w:rPrChange>
                </w:rPr>
                <w:t>Don’t know</w:t>
              </w:r>
            </w:ins>
          </w:p>
        </w:tc>
        <w:tc>
          <w:tcPr>
            <w:tcW w:w="2888" w:type="dxa"/>
          </w:tcPr>
          <w:p w14:paraId="2F547AE6" w14:textId="77777777" w:rsidR="001A7D83" w:rsidRDefault="001A7D83" w:rsidP="001A7D83">
            <w:pPr>
              <w:rPr>
                <w:ins w:id="1246" w:author="Bernd Zeuner" w:date="2022-02-04T14:13:00Z"/>
              </w:rPr>
            </w:pPr>
          </w:p>
        </w:tc>
      </w:tr>
    </w:tbl>
    <w:p w14:paraId="4FEDC3F1" w14:textId="77777777" w:rsidR="00BB44B1" w:rsidRDefault="00BB44B1" w:rsidP="009831CB"/>
    <w:p w14:paraId="2E236414" w14:textId="77777777" w:rsidR="00D65587" w:rsidRDefault="00D65587" w:rsidP="00D65587">
      <w:pPr>
        <w:pStyle w:val="berschrift2"/>
        <w:rPr>
          <w:lang w:eastAsia="de-DE"/>
        </w:rPr>
      </w:pPr>
      <w:bookmarkStart w:id="1247" w:name="_Ref444966445"/>
      <w:bookmarkStart w:id="1248" w:name="_Toc516068520"/>
      <w:bookmarkStart w:id="1249" w:name="_Toc79149000"/>
      <w:bookmarkStart w:id="1250" w:name="_Toc397428427"/>
      <w:bookmarkStart w:id="1251" w:name="_Toc410656465"/>
      <w:r>
        <w:rPr>
          <w:lang w:eastAsia="de-DE"/>
        </w:rPr>
        <w:t>Use Cases</w:t>
      </w:r>
      <w:bookmarkEnd w:id="1247"/>
      <w:bookmarkEnd w:id="1248"/>
      <w:bookmarkEnd w:id="1249"/>
    </w:p>
    <w:p w14:paraId="1EC30BFD" w14:textId="72767FAD" w:rsidR="00D65587" w:rsidRDefault="00D65587" w:rsidP="00D65587">
      <w:pPr>
        <w:rPr>
          <w:lang w:eastAsia="de-DE"/>
        </w:rPr>
      </w:pPr>
      <w:r>
        <w:rPr>
          <w:lang w:eastAsia="de-DE"/>
        </w:rPr>
        <w:t xml:space="preserve">Use case diagrams define actors in a system and the defined behavior over a specific interface. The actor is the entity that is invoking the behavior over the interface. In the diagram below, the actor is </w:t>
      </w:r>
      <w:r w:rsidR="00F34DB5">
        <w:rPr>
          <w:lang w:eastAsia="de-DE"/>
        </w:rPr>
        <w:t xml:space="preserve">a stick figure representing a </w:t>
      </w:r>
      <w:r>
        <w:rPr>
          <w:lang w:eastAsia="de-DE"/>
        </w:rPr>
        <w:t xml:space="preserve">business application that is given a “name” which </w:t>
      </w:r>
      <w:r w:rsidR="000B7770">
        <w:rPr>
          <w:lang w:eastAsia="de-DE"/>
        </w:rPr>
        <w:t>shall</w:t>
      </w:r>
      <w:r>
        <w:rPr>
          <w:lang w:eastAsia="de-DE"/>
        </w:rPr>
        <w:t xml:space="preserve"> be specified in Upper Camel Case (UCC). The use cases, or the defined behavior invoked over an interface, are defined in the “ovals” and specified in their “names” in Upper Camel Case (UCC) also. The tabular format which defines the input, output, description, etc. of a use case is only found in the Interface Profile Specification and i</w:t>
      </w:r>
      <w:r w:rsidR="00081F34">
        <w:rPr>
          <w:lang w:eastAsia="de-DE"/>
        </w:rPr>
        <w:t>s not present in the UML model.</w:t>
      </w:r>
      <w:r w:rsidR="009215D6">
        <w:rPr>
          <w:lang w:eastAsia="de-DE"/>
        </w:rPr>
        <w:t xml:space="preserve"> Use Case diagrams can be used but they are not recommended as they appear to provide no value. </w:t>
      </w:r>
    </w:p>
    <w:p w14:paraId="3BAFAFA5" w14:textId="77777777" w:rsidR="00081F34" w:rsidRDefault="00F041CA" w:rsidP="00081F34">
      <w:pPr>
        <w:jc w:val="center"/>
        <w:rPr>
          <w:lang w:eastAsia="de-DE"/>
        </w:rPr>
      </w:pPr>
      <w:r>
        <w:rPr>
          <w:noProof/>
          <w:lang w:val="de-DE" w:eastAsia="de-DE"/>
        </w:rPr>
        <w:lastRenderedPageBreak/>
        <w:drawing>
          <wp:inline distT="0" distB="0" distL="0" distR="0" wp14:anchorId="7FA0D42E" wp14:editId="57F8F487">
            <wp:extent cx="4743450" cy="328067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51">
                      <a:extLst>
                        <a:ext uri="{28A0092B-C50C-407E-A947-70E740481C1C}">
                          <a14:useLocalDpi xmlns:a14="http://schemas.microsoft.com/office/drawing/2010/main" val="0"/>
                        </a:ext>
                      </a:extLst>
                    </a:blip>
                    <a:stretch>
                      <a:fillRect/>
                    </a:stretch>
                  </pic:blipFill>
                  <pic:spPr>
                    <a:xfrm>
                      <a:off x="0" y="0"/>
                      <a:ext cx="4744112" cy="3281133"/>
                    </a:xfrm>
                    <a:prstGeom prst="rect">
                      <a:avLst/>
                    </a:prstGeom>
                  </pic:spPr>
                </pic:pic>
              </a:graphicData>
            </a:graphic>
          </wp:inline>
        </w:drawing>
      </w:r>
    </w:p>
    <w:p w14:paraId="5DF21266" w14:textId="669227DC" w:rsidR="00081F34" w:rsidRDefault="00081F34" w:rsidP="00427868">
      <w:pPr>
        <w:pStyle w:val="FigureCaption"/>
      </w:pPr>
      <w:bookmarkStart w:id="1252" w:name="_Toc516068689"/>
      <w:bookmarkStart w:id="1253" w:name="_Toc79149095"/>
      <w:r>
        <w:t xml:space="preserve">Figure </w:t>
      </w:r>
      <w:r w:rsidR="00ED61A2">
        <w:fldChar w:fldCharType="begin"/>
      </w:r>
      <w:r>
        <w:instrText xml:space="preserve"> STYLEREF 1 \s </w:instrText>
      </w:r>
      <w:r w:rsidR="00ED61A2">
        <w:fldChar w:fldCharType="separate"/>
      </w:r>
      <w:r w:rsidR="00F839B4">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57</w:t>
      </w:r>
      <w:r w:rsidR="00ED61A2">
        <w:fldChar w:fldCharType="end"/>
      </w:r>
      <w:r>
        <w:t xml:space="preserve">: </w:t>
      </w:r>
      <w:r w:rsidRPr="00081F34">
        <w:t>Example of Use Case Diagram</w:t>
      </w:r>
      <w:bookmarkEnd w:id="1252"/>
      <w:bookmarkEnd w:id="1253"/>
    </w:p>
    <w:p w14:paraId="2AB8BB82" w14:textId="77777777" w:rsidR="00203FD8" w:rsidRDefault="00203FD8" w:rsidP="00203FD8">
      <w:pPr>
        <w:rPr>
          <w:lang w:eastAsia="de-DE"/>
        </w:rPr>
      </w:pPr>
    </w:p>
    <w:p w14:paraId="0BFE25A6" w14:textId="77777777" w:rsidR="00A51D35" w:rsidRDefault="00A51D35" w:rsidP="00A51D35">
      <w:pPr>
        <w:pStyle w:val="berschrift2"/>
        <w:rPr>
          <w:lang w:eastAsia="de-DE"/>
        </w:rPr>
      </w:pPr>
      <w:bookmarkStart w:id="1254" w:name="_Ref444966450"/>
      <w:bookmarkStart w:id="1255" w:name="_Toc516068521"/>
      <w:bookmarkStart w:id="1256" w:name="_Toc79149001"/>
      <w:r>
        <w:rPr>
          <w:lang w:eastAsia="de-DE"/>
        </w:rPr>
        <w:t>Activities</w:t>
      </w:r>
      <w:bookmarkEnd w:id="1254"/>
      <w:bookmarkEnd w:id="1255"/>
      <w:bookmarkEnd w:id="1256"/>
    </w:p>
    <w:p w14:paraId="2FF7065B" w14:textId="77777777" w:rsidR="00702E6E" w:rsidRDefault="00702E6E" w:rsidP="00702E6E">
      <w:pPr>
        <w:rPr>
          <w:lang w:eastAsia="de-DE"/>
        </w:rPr>
      </w:pPr>
      <w:r>
        <w:rPr>
          <w:lang w:eastAsia="de-DE"/>
        </w:rPr>
        <w:t>Activities defined in UML are used for business process modeling. The primary artifacts used in modeling business processes are as follows:</w:t>
      </w:r>
    </w:p>
    <w:p w14:paraId="32BB9B9D" w14:textId="77777777" w:rsidR="00702E6E" w:rsidRDefault="00702E6E" w:rsidP="00702E6E">
      <w:pPr>
        <w:pStyle w:val="Listenabsatz"/>
        <w:numPr>
          <w:ilvl w:val="0"/>
          <w:numId w:val="2"/>
        </w:numPr>
        <w:tabs>
          <w:tab w:val="left" w:pos="3119"/>
        </w:tabs>
        <w:rPr>
          <w:lang w:eastAsia="de-DE"/>
        </w:rPr>
      </w:pPr>
      <w:r>
        <w:rPr>
          <w:lang w:eastAsia="de-DE"/>
        </w:rPr>
        <w:t>Activity Compartment</w:t>
      </w:r>
      <w:r>
        <w:rPr>
          <w:lang w:eastAsia="de-DE"/>
        </w:rPr>
        <w:tab/>
        <w:t>Defines the boundary of the process being defined</w:t>
      </w:r>
    </w:p>
    <w:p w14:paraId="624DA59B" w14:textId="77777777" w:rsidR="00702E6E" w:rsidRDefault="00702E6E" w:rsidP="00702E6E">
      <w:pPr>
        <w:pStyle w:val="Listenabsatz"/>
        <w:numPr>
          <w:ilvl w:val="0"/>
          <w:numId w:val="2"/>
        </w:numPr>
        <w:tabs>
          <w:tab w:val="left" w:pos="3119"/>
        </w:tabs>
        <w:rPr>
          <w:lang w:eastAsia="de-DE"/>
        </w:rPr>
      </w:pPr>
      <w:r>
        <w:rPr>
          <w:lang w:eastAsia="de-DE"/>
        </w:rPr>
        <w:t>Activity Partition</w:t>
      </w:r>
      <w:r>
        <w:rPr>
          <w:lang w:eastAsia="de-DE"/>
        </w:rPr>
        <w:tab/>
        <w:t>Defines a partitioning boundary of the process</w:t>
      </w:r>
    </w:p>
    <w:p w14:paraId="57D727C3" w14:textId="77777777" w:rsidR="00702E6E" w:rsidRDefault="00702E6E" w:rsidP="00702E6E">
      <w:pPr>
        <w:pStyle w:val="Listenabsatz"/>
        <w:numPr>
          <w:ilvl w:val="0"/>
          <w:numId w:val="2"/>
        </w:numPr>
        <w:tabs>
          <w:tab w:val="left" w:pos="3119"/>
        </w:tabs>
        <w:rPr>
          <w:lang w:eastAsia="de-DE"/>
        </w:rPr>
      </w:pPr>
      <w:r>
        <w:rPr>
          <w:lang w:eastAsia="de-DE"/>
        </w:rPr>
        <w:t>Initial Node</w:t>
      </w:r>
      <w:r>
        <w:rPr>
          <w:lang w:eastAsia="de-DE"/>
        </w:rPr>
        <w:tab/>
        <w:t>Defines the start of the business process</w:t>
      </w:r>
    </w:p>
    <w:p w14:paraId="741D58BA" w14:textId="77777777" w:rsidR="00702E6E" w:rsidRDefault="00702E6E" w:rsidP="00702E6E">
      <w:pPr>
        <w:pStyle w:val="Listenabsatz"/>
        <w:numPr>
          <w:ilvl w:val="0"/>
          <w:numId w:val="2"/>
        </w:numPr>
        <w:tabs>
          <w:tab w:val="left" w:pos="3119"/>
        </w:tabs>
        <w:rPr>
          <w:lang w:eastAsia="de-DE"/>
        </w:rPr>
      </w:pPr>
      <w:r>
        <w:rPr>
          <w:lang w:eastAsia="de-DE"/>
        </w:rPr>
        <w:t xml:space="preserve">Opaque </w:t>
      </w:r>
      <w:r w:rsidR="007A6D1F">
        <w:rPr>
          <w:lang w:eastAsia="de-DE"/>
        </w:rPr>
        <w:t>Action</w:t>
      </w:r>
      <w:r>
        <w:rPr>
          <w:lang w:eastAsia="de-DE"/>
        </w:rPr>
        <w:tab/>
        <w:t>Defines an individual process within an activity</w:t>
      </w:r>
    </w:p>
    <w:p w14:paraId="24E1BF33" w14:textId="77777777" w:rsidR="00702E6E" w:rsidRDefault="00702E6E" w:rsidP="00702E6E">
      <w:pPr>
        <w:pStyle w:val="Listenabsatz"/>
        <w:numPr>
          <w:ilvl w:val="0"/>
          <w:numId w:val="2"/>
        </w:numPr>
        <w:tabs>
          <w:tab w:val="left" w:pos="3119"/>
        </w:tabs>
        <w:rPr>
          <w:lang w:eastAsia="de-DE"/>
        </w:rPr>
      </w:pPr>
      <w:r>
        <w:rPr>
          <w:lang w:eastAsia="de-DE"/>
        </w:rPr>
        <w:t>Control Flow</w:t>
      </w:r>
      <w:r>
        <w:rPr>
          <w:lang w:eastAsia="de-DE"/>
        </w:rPr>
        <w:tab/>
        <w:t>Defines the flow control between processes</w:t>
      </w:r>
    </w:p>
    <w:p w14:paraId="0370C319" w14:textId="77777777" w:rsidR="00702E6E" w:rsidRDefault="00702E6E" w:rsidP="00702E6E">
      <w:pPr>
        <w:pStyle w:val="Listenabsatz"/>
        <w:numPr>
          <w:ilvl w:val="0"/>
          <w:numId w:val="2"/>
        </w:numPr>
        <w:tabs>
          <w:tab w:val="left" w:pos="3119"/>
        </w:tabs>
        <w:rPr>
          <w:lang w:eastAsia="de-DE"/>
        </w:rPr>
      </w:pPr>
      <w:r>
        <w:rPr>
          <w:lang w:eastAsia="de-DE"/>
        </w:rPr>
        <w:t>Decision Node</w:t>
      </w:r>
      <w:r>
        <w:rPr>
          <w:lang w:eastAsia="de-DE"/>
        </w:rPr>
        <w:tab/>
        <w:t>Defines a decision point between processes</w:t>
      </w:r>
    </w:p>
    <w:p w14:paraId="17F95912" w14:textId="77777777" w:rsidR="006B2727" w:rsidRDefault="00702E6E" w:rsidP="002B11E9">
      <w:pPr>
        <w:pStyle w:val="Listenabsatz"/>
        <w:numPr>
          <w:ilvl w:val="0"/>
          <w:numId w:val="2"/>
        </w:numPr>
        <w:tabs>
          <w:tab w:val="left" w:pos="3119"/>
        </w:tabs>
        <w:rPr>
          <w:lang w:eastAsia="de-DE"/>
        </w:rPr>
      </w:pPr>
      <w:r>
        <w:rPr>
          <w:lang w:eastAsia="de-DE"/>
        </w:rPr>
        <w:t>Flow Final Node</w:t>
      </w:r>
      <w:r>
        <w:rPr>
          <w:lang w:eastAsia="de-DE"/>
        </w:rPr>
        <w:tab/>
        <w:t>Defines the endpoint of a process flow</w:t>
      </w:r>
    </w:p>
    <w:p w14:paraId="53DAC9DA" w14:textId="77777777" w:rsidR="002B11E9" w:rsidRDefault="002B11E9" w:rsidP="002B11E9">
      <w:pPr>
        <w:pStyle w:val="Listenabsatz"/>
        <w:numPr>
          <w:ilvl w:val="0"/>
          <w:numId w:val="2"/>
        </w:numPr>
        <w:tabs>
          <w:tab w:val="left" w:pos="3119"/>
        </w:tabs>
        <w:rPr>
          <w:lang w:eastAsia="de-DE"/>
        </w:rPr>
      </w:pPr>
      <w:r w:rsidRPr="006B2727">
        <w:rPr>
          <w:lang w:eastAsia="de-DE"/>
        </w:rPr>
        <w:t>Accept Event</w:t>
      </w:r>
      <w:r>
        <w:rPr>
          <w:lang w:eastAsia="de-DE"/>
        </w:rPr>
        <w:t xml:space="preserve"> Action</w:t>
      </w:r>
      <w:r>
        <w:rPr>
          <w:lang w:eastAsia="de-DE"/>
        </w:rPr>
        <w:tab/>
        <w:t>Defines the received event from another component</w:t>
      </w:r>
    </w:p>
    <w:p w14:paraId="0B7E8086" w14:textId="77777777" w:rsidR="002B11E9" w:rsidRDefault="002B11E9" w:rsidP="002B11E9">
      <w:pPr>
        <w:pStyle w:val="Listenabsatz"/>
        <w:numPr>
          <w:ilvl w:val="0"/>
          <w:numId w:val="2"/>
        </w:numPr>
        <w:tabs>
          <w:tab w:val="left" w:pos="3119"/>
        </w:tabs>
        <w:rPr>
          <w:lang w:eastAsia="de-DE"/>
        </w:rPr>
      </w:pPr>
      <w:r w:rsidRPr="006B2727">
        <w:rPr>
          <w:lang w:eastAsia="de-DE"/>
        </w:rPr>
        <w:t>Data Store</w:t>
      </w:r>
      <w:r>
        <w:rPr>
          <w:lang w:eastAsia="de-DE"/>
        </w:rPr>
        <w:t xml:space="preserve"> Node</w:t>
      </w:r>
      <w:r>
        <w:rPr>
          <w:lang w:eastAsia="de-DE"/>
        </w:rPr>
        <w:tab/>
        <w:t>Defines the information owned by the component that run this</w:t>
      </w:r>
      <w:r>
        <w:rPr>
          <w:lang w:eastAsia="de-DE"/>
        </w:rPr>
        <w:br/>
      </w:r>
      <w:r>
        <w:rPr>
          <w:lang w:eastAsia="de-DE"/>
        </w:rPr>
        <w:tab/>
        <w:t>activity</w:t>
      </w:r>
    </w:p>
    <w:p w14:paraId="0F153D5E" w14:textId="77777777" w:rsidR="00702E6E" w:rsidRDefault="00702E6E" w:rsidP="00702E6E">
      <w:pPr>
        <w:rPr>
          <w:lang w:eastAsia="de-DE"/>
        </w:rPr>
      </w:pPr>
      <w:r>
        <w:rPr>
          <w:lang w:eastAsia="de-DE"/>
        </w:rPr>
        <w:t>Other artifacts may be required based upon the business process being defined. The following diagram illustrates as an example the overall Product Lifecycle and Service Lifecycle processes as defined in MEF 50.</w:t>
      </w:r>
    </w:p>
    <w:p w14:paraId="3CE00AD4" w14:textId="77777777" w:rsidR="00A51D35" w:rsidRDefault="00F041CA" w:rsidP="00A51D35">
      <w:pPr>
        <w:rPr>
          <w:lang w:eastAsia="de-DE"/>
        </w:rPr>
      </w:pPr>
      <w:r>
        <w:rPr>
          <w:noProof/>
          <w:lang w:val="de-DE" w:eastAsia="de-DE"/>
        </w:rPr>
        <w:lastRenderedPageBreak/>
        <w:drawing>
          <wp:inline distT="0" distB="0" distL="0" distR="0" wp14:anchorId="04C9B6CA" wp14:editId="49760B65">
            <wp:extent cx="5943600" cy="3347861"/>
            <wp:effectExtent l="1905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152">
                      <a:extLst>
                        <a:ext uri="{28A0092B-C50C-407E-A947-70E740481C1C}">
                          <a14:useLocalDpi xmlns:a14="http://schemas.microsoft.com/office/drawing/2010/main" val="0"/>
                        </a:ext>
                      </a:extLst>
                    </a:blip>
                    <a:stretch>
                      <a:fillRect/>
                    </a:stretch>
                  </pic:blipFill>
                  <pic:spPr>
                    <a:xfrm>
                      <a:off x="0" y="0"/>
                      <a:ext cx="5943600" cy="3347861"/>
                    </a:xfrm>
                    <a:prstGeom prst="rect">
                      <a:avLst/>
                    </a:prstGeom>
                  </pic:spPr>
                </pic:pic>
              </a:graphicData>
            </a:graphic>
          </wp:inline>
        </w:drawing>
      </w:r>
    </w:p>
    <w:p w14:paraId="7A0C2C05" w14:textId="10102274" w:rsidR="00C8330A" w:rsidRDefault="00C8330A" w:rsidP="00427868">
      <w:pPr>
        <w:pStyle w:val="FigureCaption"/>
      </w:pPr>
      <w:bookmarkStart w:id="1257" w:name="_Toc516068690"/>
      <w:bookmarkStart w:id="1258" w:name="_Toc79149096"/>
      <w:r>
        <w:t xml:space="preserve">Figure </w:t>
      </w:r>
      <w:r w:rsidR="00ED61A2">
        <w:fldChar w:fldCharType="begin"/>
      </w:r>
      <w:r>
        <w:instrText xml:space="preserve"> STYLEREF 1 \s </w:instrText>
      </w:r>
      <w:r w:rsidR="00ED61A2">
        <w:fldChar w:fldCharType="separate"/>
      </w:r>
      <w:r w:rsidR="00F839B4">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58</w:t>
      </w:r>
      <w:r w:rsidR="00ED61A2">
        <w:fldChar w:fldCharType="end"/>
      </w:r>
      <w:r>
        <w:t xml:space="preserve">: </w:t>
      </w:r>
      <w:r w:rsidRPr="00081F34">
        <w:t xml:space="preserve">Example </w:t>
      </w:r>
      <w:r w:rsidRPr="00C8330A">
        <w:t>Business Process Modeling</w:t>
      </w:r>
      <w:bookmarkEnd w:id="1257"/>
      <w:bookmarkEnd w:id="1258"/>
    </w:p>
    <w:p w14:paraId="4001C72F" w14:textId="77777777" w:rsidR="00C8330A" w:rsidRDefault="00C8330A" w:rsidP="00C8330A">
      <w:pPr>
        <w:rPr>
          <w:lang w:eastAsia="de-DE"/>
        </w:rPr>
      </w:pPr>
    </w:p>
    <w:p w14:paraId="1F432A39" w14:textId="77777777" w:rsidR="00C8330A" w:rsidRDefault="00C8330A" w:rsidP="00C8330A">
      <w:pPr>
        <w:pStyle w:val="berschrift2"/>
        <w:rPr>
          <w:lang w:eastAsia="de-DE"/>
        </w:rPr>
      </w:pPr>
      <w:bookmarkStart w:id="1259" w:name="_Ref444966454"/>
      <w:bookmarkStart w:id="1260" w:name="_Toc516068522"/>
      <w:bookmarkStart w:id="1261" w:name="_Toc79149002"/>
      <w:r>
        <w:rPr>
          <w:lang w:eastAsia="de-DE"/>
        </w:rPr>
        <w:t>State Machines</w:t>
      </w:r>
      <w:bookmarkEnd w:id="1259"/>
      <w:bookmarkEnd w:id="1260"/>
      <w:bookmarkEnd w:id="1261"/>
    </w:p>
    <w:p w14:paraId="6EB77F82" w14:textId="77777777" w:rsidR="00C8330A" w:rsidRDefault="00C8330A" w:rsidP="00C8330A">
      <w:pPr>
        <w:rPr>
          <w:lang w:eastAsia="de-DE"/>
        </w:rPr>
      </w:pPr>
      <w:r>
        <w:rPr>
          <w:lang w:eastAsia="de-DE"/>
        </w:rPr>
        <w:t xml:space="preserve">State machines define state transitions and triggers that </w:t>
      </w:r>
      <w:r w:rsidR="000B7770">
        <w:rPr>
          <w:lang w:eastAsia="de-DE"/>
        </w:rPr>
        <w:t>shall</w:t>
      </w:r>
      <w:r>
        <w:rPr>
          <w:lang w:eastAsia="de-DE"/>
        </w:rPr>
        <w:t xml:space="preserve"> occur for the transitions to take place. The primary artifacts used in modeling state machines are as follows:</w:t>
      </w:r>
    </w:p>
    <w:p w14:paraId="10A37DEA" w14:textId="77777777" w:rsidR="00465AB5" w:rsidRDefault="00C8330A">
      <w:pPr>
        <w:pStyle w:val="Listenabsatz"/>
        <w:numPr>
          <w:ilvl w:val="0"/>
          <w:numId w:val="2"/>
        </w:numPr>
        <w:tabs>
          <w:tab w:val="left" w:pos="3828"/>
        </w:tabs>
        <w:rPr>
          <w:lang w:eastAsia="de-DE"/>
        </w:rPr>
      </w:pPr>
      <w:r>
        <w:rPr>
          <w:lang w:eastAsia="de-DE"/>
        </w:rPr>
        <w:t>State Machin</w:t>
      </w:r>
      <w:r w:rsidR="002D1163">
        <w:rPr>
          <w:lang w:eastAsia="de-DE"/>
        </w:rPr>
        <w:t>e Compartment</w:t>
      </w:r>
      <w:r>
        <w:rPr>
          <w:lang w:eastAsia="de-DE"/>
        </w:rPr>
        <w:tab/>
        <w:t>Defines the boundary of the state machine</w:t>
      </w:r>
    </w:p>
    <w:p w14:paraId="6B222BD5" w14:textId="77777777" w:rsidR="00465AB5" w:rsidRDefault="00C8330A">
      <w:pPr>
        <w:pStyle w:val="Listenabsatz"/>
        <w:numPr>
          <w:ilvl w:val="0"/>
          <w:numId w:val="2"/>
        </w:numPr>
        <w:tabs>
          <w:tab w:val="left" w:pos="3828"/>
        </w:tabs>
        <w:rPr>
          <w:lang w:eastAsia="de-DE"/>
        </w:rPr>
      </w:pPr>
      <w:r>
        <w:rPr>
          <w:lang w:eastAsia="de-DE"/>
        </w:rPr>
        <w:t>Region</w:t>
      </w:r>
      <w:r>
        <w:rPr>
          <w:lang w:eastAsia="de-DE"/>
        </w:rPr>
        <w:tab/>
        <w:t>Defines a region within a state machine</w:t>
      </w:r>
    </w:p>
    <w:p w14:paraId="18F88291" w14:textId="77777777" w:rsidR="00465AB5" w:rsidRDefault="002D1163">
      <w:pPr>
        <w:pStyle w:val="Listenabsatz"/>
        <w:numPr>
          <w:ilvl w:val="0"/>
          <w:numId w:val="2"/>
        </w:numPr>
        <w:tabs>
          <w:tab w:val="left" w:pos="3828"/>
        </w:tabs>
        <w:rPr>
          <w:lang w:eastAsia="de-DE"/>
        </w:rPr>
      </w:pPr>
      <w:r>
        <w:rPr>
          <w:lang w:eastAsia="de-DE"/>
        </w:rPr>
        <w:t>I</w:t>
      </w:r>
      <w:r w:rsidR="00C8330A">
        <w:rPr>
          <w:lang w:eastAsia="de-DE"/>
        </w:rPr>
        <w:t>nitial State</w:t>
      </w:r>
      <w:r w:rsidR="00C8330A">
        <w:rPr>
          <w:lang w:eastAsia="de-DE"/>
        </w:rPr>
        <w:tab/>
        <w:t>Defines the initial state</w:t>
      </w:r>
    </w:p>
    <w:p w14:paraId="10B5B5A4" w14:textId="77777777" w:rsidR="00465AB5" w:rsidRDefault="00C8330A">
      <w:pPr>
        <w:pStyle w:val="Listenabsatz"/>
        <w:numPr>
          <w:ilvl w:val="0"/>
          <w:numId w:val="2"/>
        </w:numPr>
        <w:tabs>
          <w:tab w:val="left" w:pos="3828"/>
        </w:tabs>
        <w:rPr>
          <w:lang w:eastAsia="de-DE"/>
        </w:rPr>
      </w:pPr>
      <w:r>
        <w:rPr>
          <w:lang w:eastAsia="de-DE"/>
        </w:rPr>
        <w:t>Transition</w:t>
      </w:r>
      <w:r>
        <w:rPr>
          <w:lang w:eastAsia="de-DE"/>
        </w:rPr>
        <w:tab/>
        <w:t>Defines the trigger for a state transition to occur</w:t>
      </w:r>
    </w:p>
    <w:p w14:paraId="26061A90" w14:textId="77777777" w:rsidR="00465AB5" w:rsidRDefault="00C8330A">
      <w:pPr>
        <w:pStyle w:val="Listenabsatz"/>
        <w:numPr>
          <w:ilvl w:val="0"/>
          <w:numId w:val="2"/>
        </w:numPr>
        <w:tabs>
          <w:tab w:val="left" w:pos="3828"/>
        </w:tabs>
        <w:rPr>
          <w:lang w:eastAsia="de-DE"/>
        </w:rPr>
      </w:pPr>
      <w:r>
        <w:rPr>
          <w:lang w:eastAsia="de-DE"/>
        </w:rPr>
        <w:t>State</w:t>
      </w:r>
      <w:r>
        <w:rPr>
          <w:lang w:eastAsia="de-DE"/>
        </w:rPr>
        <w:tab/>
        <w:t>Defines a given state within the state machine</w:t>
      </w:r>
    </w:p>
    <w:p w14:paraId="5335D2D0" w14:textId="77777777" w:rsidR="00465AB5" w:rsidRDefault="00C8330A">
      <w:pPr>
        <w:pStyle w:val="Listenabsatz"/>
        <w:numPr>
          <w:ilvl w:val="0"/>
          <w:numId w:val="2"/>
        </w:numPr>
        <w:tabs>
          <w:tab w:val="left" w:pos="3828"/>
        </w:tabs>
        <w:rPr>
          <w:lang w:eastAsia="de-DE"/>
        </w:rPr>
      </w:pPr>
      <w:r>
        <w:rPr>
          <w:lang w:eastAsia="de-DE"/>
        </w:rPr>
        <w:t>Final State</w:t>
      </w:r>
      <w:r>
        <w:rPr>
          <w:lang w:eastAsia="de-DE"/>
        </w:rPr>
        <w:tab/>
        <w:t>Defines the final, or end state</w:t>
      </w:r>
    </w:p>
    <w:p w14:paraId="52E560DC" w14:textId="77777777" w:rsidR="00C8330A" w:rsidRDefault="00C8330A" w:rsidP="00AF0570">
      <w:pPr>
        <w:rPr>
          <w:lang w:eastAsia="de-DE"/>
        </w:rPr>
      </w:pPr>
      <w:r>
        <w:rPr>
          <w:lang w:eastAsia="de-DE"/>
        </w:rPr>
        <w:t>Other artifacts may be required based upon the state machine being defined.</w:t>
      </w:r>
    </w:p>
    <w:p w14:paraId="44C1B5F5" w14:textId="1054F0D0" w:rsidR="00203FD8" w:rsidRDefault="00AF0570" w:rsidP="00203FD8">
      <w:pPr>
        <w:rPr>
          <w:lang w:eastAsia="de-DE"/>
        </w:rPr>
      </w:pPr>
      <w:r>
        <w:rPr>
          <w:lang w:eastAsia="de-DE"/>
        </w:rPr>
        <w:t xml:space="preserve">As an example, see the state machine of the </w:t>
      </w:r>
      <w:r w:rsidR="00075E2C">
        <w:rPr>
          <w:lang w:eastAsia="de-DE"/>
        </w:rPr>
        <w:t xml:space="preserve">Lifecycle Stereotypes </w:t>
      </w:r>
      <w:r>
        <w:rPr>
          <w:lang w:eastAsia="de-DE"/>
        </w:rPr>
        <w:t xml:space="preserve">in </w:t>
      </w:r>
      <w:r w:rsidR="00ED61A2">
        <w:rPr>
          <w:lang w:eastAsia="de-DE"/>
        </w:rPr>
        <w:fldChar w:fldCharType="begin"/>
      </w:r>
      <w:r>
        <w:rPr>
          <w:lang w:eastAsia="de-DE"/>
        </w:rPr>
        <w:instrText xml:space="preserve"> REF _Ref445221908 \h </w:instrText>
      </w:r>
      <w:r w:rsidR="00ED61A2">
        <w:rPr>
          <w:lang w:eastAsia="de-DE"/>
        </w:rPr>
      </w:r>
      <w:r w:rsidR="00ED61A2">
        <w:rPr>
          <w:lang w:eastAsia="de-DE"/>
        </w:rPr>
        <w:fldChar w:fldCharType="separate"/>
      </w:r>
      <w:r w:rsidR="00F839B4">
        <w:t xml:space="preserve">Figure </w:t>
      </w:r>
      <w:r w:rsidR="00F839B4">
        <w:rPr>
          <w:noProof/>
        </w:rPr>
        <w:t>6</w:t>
      </w:r>
      <w:r w:rsidR="00F839B4">
        <w:t>.</w:t>
      </w:r>
      <w:r w:rsidR="00F839B4">
        <w:rPr>
          <w:noProof/>
        </w:rPr>
        <w:t>9</w:t>
      </w:r>
      <w:r w:rsidR="00ED61A2">
        <w:rPr>
          <w:lang w:eastAsia="de-DE"/>
        </w:rPr>
        <w:fldChar w:fldCharType="end"/>
      </w:r>
      <w:r>
        <w:rPr>
          <w:lang w:eastAsia="de-DE"/>
        </w:rPr>
        <w:t>.</w:t>
      </w:r>
    </w:p>
    <w:p w14:paraId="566E5045" w14:textId="43151ECA" w:rsidR="009831CB" w:rsidRDefault="009831CB" w:rsidP="00CA746A">
      <w:pPr>
        <w:pStyle w:val="berschrift1"/>
      </w:pPr>
      <w:bookmarkStart w:id="1262" w:name="_Ref476560565"/>
      <w:bookmarkStart w:id="1263" w:name="_Toc516068523"/>
      <w:bookmarkStart w:id="1264" w:name="_Toc79149003"/>
      <w:r>
        <w:t>UML Profile Definitions</w:t>
      </w:r>
      <w:bookmarkEnd w:id="1250"/>
      <w:bookmarkEnd w:id="1251"/>
      <w:bookmarkEnd w:id="1262"/>
      <w:bookmarkEnd w:id="1263"/>
      <w:bookmarkEnd w:id="1264"/>
    </w:p>
    <w:p w14:paraId="610A3FDB" w14:textId="77777777" w:rsidR="0069197C" w:rsidRDefault="0069197C" w:rsidP="0069197C">
      <w:pPr>
        <w:pStyle w:val="berschrift2"/>
      </w:pPr>
      <w:bookmarkStart w:id="1265" w:name="_Toc516068524"/>
      <w:bookmarkStart w:id="1266" w:name="_Toc79149004"/>
      <w:bookmarkStart w:id="1267" w:name="_Toc397428428"/>
      <w:bookmarkStart w:id="1268" w:name="_Toc410656466"/>
      <w:bookmarkStart w:id="1269" w:name="_Ref459291960"/>
      <w:r>
        <w:t>UML Profile Structure</w:t>
      </w:r>
      <w:bookmarkEnd w:id="1265"/>
      <w:bookmarkEnd w:id="1266"/>
    </w:p>
    <w:p w14:paraId="614097C3" w14:textId="77777777" w:rsidR="0069197C" w:rsidRDefault="0069197C" w:rsidP="0069197C">
      <w:r>
        <w:t>The additional properties for the UML Model artifacts and UML Profile artifacts are defined in UML Profiles. The structure is defined in the figure below:</w:t>
      </w:r>
    </w:p>
    <w:p w14:paraId="060B0091" w14:textId="17A47B7E" w:rsidR="0069197C" w:rsidRDefault="009E05D2" w:rsidP="00214D26">
      <w:pPr>
        <w:tabs>
          <w:tab w:val="left" w:pos="4678"/>
        </w:tabs>
        <w:rPr>
          <w:noProof/>
          <w:lang w:val="de-DE" w:eastAsia="de-DE"/>
        </w:rPr>
      </w:pPr>
      <w:r>
        <w:rPr>
          <w:noProof/>
          <w:lang w:val="de-DE" w:eastAsia="de-DE"/>
        </w:rPr>
        <w:lastRenderedPageBreak/>
        <w:drawing>
          <wp:inline distT="0" distB="0" distL="0" distR="0" wp14:anchorId="475EF874" wp14:editId="10B1FF86">
            <wp:extent cx="5876925" cy="2533650"/>
            <wp:effectExtent l="0" t="0" r="0" b="0"/>
            <wp:docPr id="4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a:extLst>
                        <a:ext uri="{28A0092B-C50C-407E-A947-70E740481C1C}">
                          <a14:useLocalDpi xmlns:a14="http://schemas.microsoft.com/office/drawing/2010/main" val="0"/>
                        </a:ext>
                      </a:extLst>
                    </a:blip>
                    <a:srcRect t="26741" r="26031" b="16576"/>
                    <a:stretch>
                      <a:fillRect/>
                    </a:stretch>
                  </pic:blipFill>
                  <pic:spPr bwMode="auto">
                    <a:xfrm>
                      <a:off x="0" y="0"/>
                      <a:ext cx="5876925" cy="2533650"/>
                    </a:xfrm>
                    <a:prstGeom prst="rect">
                      <a:avLst/>
                    </a:prstGeom>
                    <a:noFill/>
                    <a:ln>
                      <a:noFill/>
                    </a:ln>
                  </pic:spPr>
                </pic:pic>
              </a:graphicData>
            </a:graphic>
          </wp:inline>
        </w:drawing>
      </w:r>
    </w:p>
    <w:p w14:paraId="6F215D4A" w14:textId="46BE2FB6" w:rsidR="0069197C" w:rsidRDefault="0069197C" w:rsidP="0069197C">
      <w:pPr>
        <w:pStyle w:val="FigureCaption"/>
      </w:pPr>
      <w:bookmarkStart w:id="1270" w:name="_Ref511655820"/>
      <w:bookmarkStart w:id="1271" w:name="_Toc516068691"/>
      <w:bookmarkStart w:id="1272" w:name="_Toc79149097"/>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1</w:t>
      </w:r>
      <w:r w:rsidR="00ED61A2">
        <w:fldChar w:fldCharType="end"/>
      </w:r>
      <w:bookmarkEnd w:id="1270"/>
      <w:r>
        <w:t>: UML Profile Structure</w:t>
      </w:r>
      <w:bookmarkEnd w:id="1271"/>
      <w:bookmarkEnd w:id="1272"/>
    </w:p>
    <w:p w14:paraId="6E04DCF0" w14:textId="77777777" w:rsidR="0069197C" w:rsidRPr="009831CB" w:rsidRDefault="0069197C" w:rsidP="0069197C"/>
    <w:p w14:paraId="6301B81F" w14:textId="0F581057" w:rsidR="009D1714" w:rsidRDefault="009D1714" w:rsidP="009D1714">
      <w:pPr>
        <w:pStyle w:val="berschrift2"/>
      </w:pPr>
      <w:bookmarkStart w:id="1273" w:name="_Ref511659910"/>
      <w:bookmarkStart w:id="1274" w:name="_Toc516068525"/>
      <w:bookmarkStart w:id="1275" w:name="_Toc79149005"/>
      <w:r>
        <w:t>Additional Properties for the General Information on the UML Model</w:t>
      </w:r>
      <w:bookmarkEnd w:id="1273"/>
      <w:bookmarkEnd w:id="1274"/>
      <w:bookmarkEnd w:id="1275"/>
    </w:p>
    <w:p w14:paraId="5401664F" w14:textId="655360D2" w:rsidR="009D1714" w:rsidRDefault="009D1714" w:rsidP="009D1714">
      <w:r>
        <w:t xml:space="preserve">Clause </w:t>
      </w:r>
      <w:r>
        <w:fldChar w:fldCharType="begin"/>
      </w:r>
      <w:r>
        <w:instrText xml:space="preserve"> REF _Ref511655322 \r \h </w:instrText>
      </w:r>
      <w:r>
        <w:fldChar w:fldCharType="separate"/>
      </w:r>
      <w:r w:rsidR="000E3F29">
        <w:t>4.4</w:t>
      </w:r>
      <w:r>
        <w:fldChar w:fldCharType="end"/>
      </w:r>
      <w:r>
        <w:t xml:space="preserve"> describes the additional general information on a UML Model. These properties are defined in the OpenModelStatement stereotype as shown in </w:t>
      </w:r>
      <w:r w:rsidR="00DF6CDB">
        <w:fldChar w:fldCharType="begin"/>
      </w:r>
      <w:r w:rsidR="00DF6CDB">
        <w:instrText xml:space="preserve"> REF _Ref511658585 \h </w:instrText>
      </w:r>
      <w:r w:rsidR="00DF6CDB">
        <w:fldChar w:fldCharType="separate"/>
      </w:r>
      <w:r w:rsidR="000E3F29">
        <w:t xml:space="preserve">Figure </w:t>
      </w:r>
      <w:r w:rsidR="000E3F29">
        <w:rPr>
          <w:noProof/>
        </w:rPr>
        <w:t>6</w:t>
      </w:r>
      <w:r w:rsidR="000E3F29">
        <w:t>.</w:t>
      </w:r>
      <w:r w:rsidR="000E3F29">
        <w:rPr>
          <w:noProof/>
        </w:rPr>
        <w:t>2</w:t>
      </w:r>
      <w:r w:rsidR="00DF6CDB">
        <w:fldChar w:fldCharType="end"/>
      </w:r>
      <w:r>
        <w:t xml:space="preserve"> below.</w:t>
      </w:r>
    </w:p>
    <w:p w14:paraId="10A0E64D" w14:textId="53A338B7" w:rsidR="009D1714" w:rsidRPr="009831CB" w:rsidRDefault="009D1714" w:rsidP="009D1714">
      <w:r w:rsidRPr="009D1714">
        <w:rPr>
          <w:noProof/>
        </w:rPr>
        <w:drawing>
          <wp:inline distT="0" distB="0" distL="0" distR="0" wp14:anchorId="37C3A237" wp14:editId="483B560E">
            <wp:extent cx="5943600" cy="275780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2757805"/>
                    </a:xfrm>
                    <a:prstGeom prst="rect">
                      <a:avLst/>
                    </a:prstGeom>
                  </pic:spPr>
                </pic:pic>
              </a:graphicData>
            </a:graphic>
          </wp:inline>
        </w:drawing>
      </w:r>
    </w:p>
    <w:p w14:paraId="39C0EE20" w14:textId="5FF8DD25" w:rsidR="009D1714" w:rsidRDefault="009D1714" w:rsidP="009D1714">
      <w:pPr>
        <w:pStyle w:val="FigureCaption"/>
      </w:pPr>
      <w:bookmarkStart w:id="1276" w:name="_Ref511658585"/>
      <w:bookmarkStart w:id="1277" w:name="_Toc516068692"/>
      <w:bookmarkStart w:id="1278" w:name="_Toc79149098"/>
      <w:r>
        <w:t xml:space="preserve">Figure </w:t>
      </w:r>
      <w:r w:rsidR="00902AAB">
        <w:rPr>
          <w:noProof/>
        </w:rPr>
        <w:fldChar w:fldCharType="begin"/>
      </w:r>
      <w:r w:rsidR="00902AAB">
        <w:rPr>
          <w:noProof/>
        </w:rPr>
        <w:instrText xml:space="preserve"> STYLEREF 1 \s </w:instrText>
      </w:r>
      <w:r w:rsidR="00902AAB">
        <w:rPr>
          <w:noProof/>
        </w:rPr>
        <w:fldChar w:fldCharType="separate"/>
      </w:r>
      <w:r w:rsidR="000E3F29">
        <w:rPr>
          <w:noProof/>
        </w:rPr>
        <w:t>6</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0E3F29">
        <w:rPr>
          <w:noProof/>
        </w:rPr>
        <w:t>2</w:t>
      </w:r>
      <w:r w:rsidR="00902AAB">
        <w:rPr>
          <w:noProof/>
        </w:rPr>
        <w:fldChar w:fldCharType="end"/>
      </w:r>
      <w:bookmarkEnd w:id="1276"/>
      <w:r>
        <w:t xml:space="preserve">: </w:t>
      </w:r>
      <w:r w:rsidR="00DF6CDB" w:rsidRPr="00DF6CDB">
        <w:t>OpenModel</w:t>
      </w:r>
      <w:r w:rsidR="00DF6CDB">
        <w:t>Statement</w:t>
      </w:r>
      <w:r w:rsidR="00DF6CDB" w:rsidRPr="00DF6CDB">
        <w:t xml:space="preserve"> Required «Stereotype»</w:t>
      </w:r>
      <w:bookmarkEnd w:id="1277"/>
      <w:bookmarkEnd w:id="1278"/>
    </w:p>
    <w:p w14:paraId="3BF11EA7" w14:textId="1B3C7154" w:rsidR="00DF6CDB" w:rsidRDefault="00DF6CDB" w:rsidP="00DF6CDB">
      <w:r>
        <w:t xml:space="preserve">Details are provided in </w:t>
      </w:r>
      <w:r>
        <w:fldChar w:fldCharType="begin"/>
      </w:r>
      <w:r>
        <w:instrText xml:space="preserve"> REF _Ref396214979 \h </w:instrText>
      </w:r>
      <w:r>
        <w:fldChar w:fldCharType="separate"/>
      </w:r>
      <w:r w:rsidR="000E3F29" w:rsidRPr="0049763F">
        <w:t xml:space="preserve">Table </w:t>
      </w:r>
      <w:r w:rsidR="000E3F29">
        <w:rPr>
          <w:noProof/>
        </w:rPr>
        <w:t>6</w:t>
      </w:r>
      <w:r w:rsidR="000E3F29" w:rsidRPr="0049763F">
        <w:t>.</w:t>
      </w:r>
      <w:r w:rsidR="000E3F29">
        <w:rPr>
          <w:noProof/>
        </w:rPr>
        <w:t>1</w:t>
      </w:r>
      <w:r>
        <w:fldChar w:fldCharType="end"/>
      </w:r>
      <w:r>
        <w:t>.</w:t>
      </w:r>
    </w:p>
    <w:p w14:paraId="4B9CC32C" w14:textId="77777777" w:rsidR="009831CB" w:rsidRDefault="009831CB" w:rsidP="00CA746A">
      <w:pPr>
        <w:pStyle w:val="berschrift2"/>
      </w:pPr>
      <w:bookmarkStart w:id="1279" w:name="_Toc516068526"/>
      <w:bookmarkStart w:id="1280" w:name="_Toc79149006"/>
      <w:r>
        <w:t xml:space="preserve">Additional </w:t>
      </w:r>
      <w:r w:rsidR="00B92DC1">
        <w:t xml:space="preserve">Common </w:t>
      </w:r>
      <w:r>
        <w:t xml:space="preserve">Properties </w:t>
      </w:r>
      <w:r w:rsidR="000D3E53">
        <w:t xml:space="preserve">for individual UML </w:t>
      </w:r>
      <w:r w:rsidR="00B92DC1">
        <w:t xml:space="preserve">Model </w:t>
      </w:r>
      <w:r w:rsidR="000D3E53">
        <w:t>artifacts</w:t>
      </w:r>
      <w:bookmarkEnd w:id="1267"/>
      <w:bookmarkEnd w:id="1268"/>
      <w:bookmarkEnd w:id="1269"/>
      <w:bookmarkEnd w:id="1279"/>
      <w:bookmarkEnd w:id="1280"/>
    </w:p>
    <w:p w14:paraId="57F83CAF" w14:textId="0DDB851E" w:rsidR="009831CB" w:rsidRPr="009831CB" w:rsidRDefault="00E0152F" w:rsidP="009831CB">
      <w:r>
        <w:t>Clause</w:t>
      </w:r>
      <w:r w:rsidR="00B31A6B">
        <w:t xml:space="preserve"> </w:t>
      </w:r>
      <w:r w:rsidR="00086965">
        <w:fldChar w:fldCharType="begin"/>
      </w:r>
      <w:r w:rsidR="00086965">
        <w:instrText xml:space="preserve"> REF _Ref511657867 \r \h </w:instrText>
      </w:r>
      <w:r w:rsidR="00086965">
        <w:fldChar w:fldCharType="separate"/>
      </w:r>
      <w:r w:rsidR="000E3F29">
        <w:t>5</w:t>
      </w:r>
      <w:r w:rsidR="00086965">
        <w:fldChar w:fldCharType="end"/>
      </w:r>
      <w:r w:rsidR="00B31A6B">
        <w:t xml:space="preserve"> has already described the additional properties for each UML </w:t>
      </w:r>
      <w:r w:rsidR="00B92DC1">
        <w:t xml:space="preserve">Model </w:t>
      </w:r>
      <w:r w:rsidR="00B31A6B">
        <w:t xml:space="preserve">artifact. All defined stereotypes are shown as an overview in </w:t>
      </w:r>
      <w:r w:rsidR="00ED61A2">
        <w:fldChar w:fldCharType="begin"/>
      </w:r>
      <w:r w:rsidR="00B31A6B">
        <w:instrText xml:space="preserve"> REF _Ref394487024 \h </w:instrText>
      </w:r>
      <w:r w:rsidR="00ED61A2">
        <w:fldChar w:fldCharType="separate"/>
      </w:r>
      <w:r w:rsidR="000E3F29">
        <w:t xml:space="preserve">Figure </w:t>
      </w:r>
      <w:r w:rsidR="000E3F29">
        <w:rPr>
          <w:noProof/>
        </w:rPr>
        <w:t>6</w:t>
      </w:r>
      <w:r w:rsidR="000E3F29">
        <w:t>.</w:t>
      </w:r>
      <w:r w:rsidR="000E3F29">
        <w:rPr>
          <w:noProof/>
        </w:rPr>
        <w:t>3</w:t>
      </w:r>
      <w:r w:rsidR="00ED61A2">
        <w:fldChar w:fldCharType="end"/>
      </w:r>
      <w:r w:rsidR="004310AD">
        <w:t xml:space="preserve"> and </w:t>
      </w:r>
      <w:r w:rsidR="00ED61A2">
        <w:fldChar w:fldCharType="begin"/>
      </w:r>
      <w:r w:rsidR="008E1E1B">
        <w:instrText xml:space="preserve"> REF _Ref452993643 \h </w:instrText>
      </w:r>
      <w:r w:rsidR="00ED61A2">
        <w:fldChar w:fldCharType="separate"/>
      </w:r>
      <w:r w:rsidR="000E3F29">
        <w:t xml:space="preserve">Figure </w:t>
      </w:r>
      <w:r w:rsidR="000E3F29">
        <w:rPr>
          <w:noProof/>
        </w:rPr>
        <w:t>6</w:t>
      </w:r>
      <w:r w:rsidR="000E3F29">
        <w:t>.</w:t>
      </w:r>
      <w:r w:rsidR="000E3F29">
        <w:rPr>
          <w:noProof/>
        </w:rPr>
        <w:t>4</w:t>
      </w:r>
      <w:r w:rsidR="00ED61A2">
        <w:fldChar w:fldCharType="end"/>
      </w:r>
      <w:r w:rsidR="00244385">
        <w:t xml:space="preserve"> </w:t>
      </w:r>
      <w:r w:rsidR="00B31A6B">
        <w:t>below.</w:t>
      </w:r>
    </w:p>
    <w:p w14:paraId="693CED46" w14:textId="4D70CAAB" w:rsidR="009831CB" w:rsidRDefault="000F3D63" w:rsidP="004E7042">
      <w:pPr>
        <w:tabs>
          <w:tab w:val="left" w:pos="4678"/>
        </w:tabs>
        <w:jc w:val="center"/>
        <w:rPr>
          <w:noProof/>
          <w:lang w:val="de-DE" w:eastAsia="de-DE"/>
        </w:rPr>
      </w:pPr>
      <w:r w:rsidRPr="000F3D63">
        <w:rPr>
          <w:noProof/>
          <w:lang w:val="de-DE" w:eastAsia="de-DE"/>
        </w:rPr>
        <w:lastRenderedPageBreak/>
        <w:drawing>
          <wp:inline distT="0" distB="0" distL="0" distR="0" wp14:anchorId="25942A50" wp14:editId="65808B8E">
            <wp:extent cx="5943600" cy="5337175"/>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5337175"/>
                    </a:xfrm>
                    <a:prstGeom prst="rect">
                      <a:avLst/>
                    </a:prstGeom>
                  </pic:spPr>
                </pic:pic>
              </a:graphicData>
            </a:graphic>
          </wp:inline>
        </w:drawing>
      </w:r>
    </w:p>
    <w:p w14:paraId="61677F41" w14:textId="668DCADB" w:rsidR="009831CB" w:rsidRDefault="009831CB" w:rsidP="00427868">
      <w:pPr>
        <w:pStyle w:val="FigureCaption"/>
      </w:pPr>
      <w:bookmarkStart w:id="1281" w:name="_Ref394487024"/>
      <w:bookmarkStart w:id="1282" w:name="_Toc409163009"/>
      <w:bookmarkStart w:id="1283" w:name="_Toc410656467"/>
      <w:bookmarkStart w:id="1284" w:name="_Toc516068693"/>
      <w:bookmarkStart w:id="1285" w:name="_Toc79149099"/>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3</w:t>
      </w:r>
      <w:r w:rsidR="00ED61A2">
        <w:fldChar w:fldCharType="end"/>
      </w:r>
      <w:bookmarkEnd w:id="1281"/>
      <w:r>
        <w:t xml:space="preserve">: </w:t>
      </w:r>
      <w:r w:rsidR="00B92DC1">
        <w:t>OpenModel Profile</w:t>
      </w:r>
      <w:r w:rsidR="00E358BB">
        <w:t>:</w:t>
      </w:r>
      <w:r w:rsidR="00B92DC1">
        <w:t xml:space="preserve"> </w:t>
      </w:r>
      <w:r w:rsidR="001B2A73">
        <w:t>Required</w:t>
      </w:r>
      <w:r>
        <w:t xml:space="preserve"> </w:t>
      </w:r>
      <w:r w:rsidRPr="00734A9A">
        <w:t>«</w:t>
      </w:r>
      <w:r>
        <w:t>Stereotypes</w:t>
      </w:r>
      <w:r w:rsidRPr="00734A9A">
        <w:t>»</w:t>
      </w:r>
      <w:bookmarkEnd w:id="1282"/>
      <w:bookmarkEnd w:id="1283"/>
      <w:bookmarkEnd w:id="1284"/>
      <w:bookmarkEnd w:id="1285"/>
    </w:p>
    <w:p w14:paraId="5A89BEDF" w14:textId="6AFD3B1B" w:rsidR="006D677F" w:rsidRDefault="006A3A5E" w:rsidP="006D677F">
      <w:pPr>
        <w:tabs>
          <w:tab w:val="left" w:pos="4678"/>
        </w:tabs>
        <w:jc w:val="center"/>
        <w:rPr>
          <w:noProof/>
          <w:lang w:val="de-DE" w:eastAsia="de-DE"/>
        </w:rPr>
      </w:pPr>
      <w:bookmarkStart w:id="1286" w:name="_Toc394653570"/>
      <w:r w:rsidRPr="006A3A5E">
        <w:rPr>
          <w:noProof/>
          <w:lang w:val="de-DE" w:eastAsia="de-DE"/>
        </w:rPr>
        <w:lastRenderedPageBreak/>
        <w:drawing>
          <wp:inline distT="0" distB="0" distL="0" distR="0" wp14:anchorId="37C0D9E5" wp14:editId="66B26D31">
            <wp:extent cx="5943600" cy="4061460"/>
            <wp:effectExtent l="0" t="0" r="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4061460"/>
                    </a:xfrm>
                    <a:prstGeom prst="rect">
                      <a:avLst/>
                    </a:prstGeom>
                  </pic:spPr>
                </pic:pic>
              </a:graphicData>
            </a:graphic>
          </wp:inline>
        </w:drawing>
      </w:r>
      <w:r w:rsidR="002F1668">
        <w:rPr>
          <w:noProof/>
          <w:lang w:val="de-DE" w:eastAsia="de-DE"/>
        </w:rPr>
        <w:br/>
      </w:r>
      <w:r w:rsidR="002F1668" w:rsidRPr="002F1668">
        <w:rPr>
          <w:noProof/>
          <w:lang w:val="de-DE" w:eastAsia="de-DE"/>
        </w:rPr>
        <w:drawing>
          <wp:inline distT="0" distB="0" distL="0" distR="0" wp14:anchorId="25D67AFA" wp14:editId="4ECDB0CF">
            <wp:extent cx="5943600" cy="2111375"/>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2111375"/>
                    </a:xfrm>
                    <a:prstGeom prst="rect">
                      <a:avLst/>
                    </a:prstGeom>
                  </pic:spPr>
                </pic:pic>
              </a:graphicData>
            </a:graphic>
          </wp:inline>
        </w:drawing>
      </w:r>
    </w:p>
    <w:p w14:paraId="716C5E2E" w14:textId="7283C3A9" w:rsidR="008E1E1B" w:rsidRDefault="008E1E1B" w:rsidP="008E1E1B">
      <w:pPr>
        <w:pStyle w:val="FigureCaption"/>
      </w:pPr>
      <w:bookmarkStart w:id="1287" w:name="_Ref452993643"/>
      <w:bookmarkStart w:id="1288" w:name="_Toc516068694"/>
      <w:bookmarkStart w:id="1289" w:name="_Toc79149100"/>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4</w:t>
      </w:r>
      <w:r w:rsidR="00ED61A2">
        <w:fldChar w:fldCharType="end"/>
      </w:r>
      <w:bookmarkEnd w:id="1287"/>
      <w:r>
        <w:t xml:space="preserve">: </w:t>
      </w:r>
      <w:r w:rsidR="00B92DC1">
        <w:t>OpenModel Profile</w:t>
      </w:r>
      <w:r w:rsidR="00E358BB">
        <w:t>:</w:t>
      </w:r>
      <w:r w:rsidR="00B92DC1">
        <w:t xml:space="preserve"> </w:t>
      </w:r>
      <w:r w:rsidRPr="008E1E1B">
        <w:t>Optional</w:t>
      </w:r>
      <w:r>
        <w:t xml:space="preserve"> </w:t>
      </w:r>
      <w:r w:rsidRPr="00734A9A">
        <w:t>«</w:t>
      </w:r>
      <w:r>
        <w:t>Stereotypes</w:t>
      </w:r>
      <w:r w:rsidRPr="00734A9A">
        <w:t>»</w:t>
      </w:r>
      <w:bookmarkEnd w:id="1288"/>
      <w:bookmarkEnd w:id="1289"/>
    </w:p>
    <w:p w14:paraId="6565FD80" w14:textId="77777777" w:rsidR="00B82F6E" w:rsidRDefault="00B82F6E" w:rsidP="00B82F6E"/>
    <w:p w14:paraId="14BAFBD5" w14:textId="053D1B97" w:rsidR="00B82F6E" w:rsidRPr="0049763F" w:rsidRDefault="00B82F6E" w:rsidP="00A46357">
      <w:pPr>
        <w:pStyle w:val="TableCaption"/>
      </w:pPr>
      <w:bookmarkStart w:id="1290" w:name="_Ref396214979"/>
      <w:bookmarkStart w:id="1291" w:name="_Toc410656468"/>
      <w:bookmarkStart w:id="1292" w:name="_Toc516068716"/>
      <w:bookmarkStart w:id="1293" w:name="_Toc79149126"/>
      <w:r w:rsidRPr="0049763F">
        <w:t xml:space="preserve">Table </w:t>
      </w:r>
      <w:r w:rsidR="00ED61A2" w:rsidRPr="0049763F">
        <w:fldChar w:fldCharType="begin"/>
      </w:r>
      <w:r w:rsidRPr="0049763F">
        <w:instrText xml:space="preserve"> STYLEREF 1 \s </w:instrText>
      </w:r>
      <w:r w:rsidR="00ED61A2" w:rsidRPr="0049763F">
        <w:fldChar w:fldCharType="separate"/>
      </w:r>
      <w:r w:rsidR="000E3F29">
        <w:rPr>
          <w:noProof/>
        </w:rPr>
        <w:t>6</w:t>
      </w:r>
      <w:r w:rsidR="00ED61A2" w:rsidRPr="0049763F">
        <w:fldChar w:fldCharType="end"/>
      </w:r>
      <w:r w:rsidRPr="0049763F">
        <w:t>.</w:t>
      </w:r>
      <w:r w:rsidR="00ED61A2" w:rsidRPr="0049763F">
        <w:fldChar w:fldCharType="begin"/>
      </w:r>
      <w:r w:rsidRPr="0049763F">
        <w:instrText xml:space="preserve"> SEQ Table \* ARABIC \s 1 </w:instrText>
      </w:r>
      <w:r w:rsidR="00ED61A2" w:rsidRPr="0049763F">
        <w:fldChar w:fldCharType="separate"/>
      </w:r>
      <w:r w:rsidR="000E3F29">
        <w:rPr>
          <w:noProof/>
        </w:rPr>
        <w:t>1</w:t>
      </w:r>
      <w:r w:rsidR="00ED61A2" w:rsidRPr="0049763F">
        <w:fldChar w:fldCharType="end"/>
      </w:r>
      <w:bookmarkEnd w:id="1290"/>
      <w:r w:rsidRPr="0049763F">
        <w:t xml:space="preserve">: </w:t>
      </w:r>
      <w:bookmarkEnd w:id="1286"/>
      <w:r w:rsidR="00376EF2">
        <w:t>OpenModel Profile:</w:t>
      </w:r>
      <w:r w:rsidRPr="0049763F">
        <w:t xml:space="preserve"> </w:t>
      </w:r>
      <w:r w:rsidR="002474B6">
        <w:t>C</w:t>
      </w:r>
      <w:r w:rsidR="00011257" w:rsidRPr="0049763F">
        <w:t xml:space="preserve">omplex </w:t>
      </w:r>
      <w:r w:rsidR="0098136B" w:rsidRPr="0049763F">
        <w:t>«S</w:t>
      </w:r>
      <w:r w:rsidRPr="0049763F">
        <w:t>tereotypes</w:t>
      </w:r>
      <w:r w:rsidR="0098136B" w:rsidRPr="0049763F">
        <w:t>»</w:t>
      </w:r>
      <w:bookmarkEnd w:id="1291"/>
      <w:bookmarkEnd w:id="1292"/>
      <w:bookmarkEnd w:id="1293"/>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3"/>
        <w:gridCol w:w="2126"/>
        <w:gridCol w:w="1276"/>
        <w:gridCol w:w="1701"/>
        <w:gridCol w:w="1559"/>
        <w:gridCol w:w="1419"/>
      </w:tblGrid>
      <w:tr w:rsidR="00B031C1" w:rsidRPr="00327C93" w14:paraId="64D263C6" w14:textId="77777777" w:rsidTr="002D5C29">
        <w:trPr>
          <w:cantSplit/>
          <w:tblHeader/>
          <w:jc w:val="center"/>
        </w:trPr>
        <w:tc>
          <w:tcPr>
            <w:tcW w:w="1273" w:type="dxa"/>
            <w:shd w:val="clear" w:color="auto" w:fill="FFCC99"/>
            <w:vAlign w:val="center"/>
          </w:tcPr>
          <w:p w14:paraId="645BD62B"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tereotype</w:t>
            </w:r>
          </w:p>
        </w:tc>
        <w:tc>
          <w:tcPr>
            <w:tcW w:w="2126" w:type="dxa"/>
            <w:shd w:val="clear" w:color="auto" w:fill="FFCC99"/>
            <w:vAlign w:val="center"/>
          </w:tcPr>
          <w:p w14:paraId="32342DE0"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w:t>
            </w:r>
            <w:r w:rsidRPr="00327C93">
              <w:rPr>
                <w:sz w:val="20"/>
              </w:rPr>
              <w:t>ame of</w:t>
            </w:r>
            <w:r w:rsidRPr="00327C93">
              <w:rPr>
                <w:sz w:val="20"/>
              </w:rPr>
              <w:br/>
              <w:t>property</w:t>
            </w:r>
          </w:p>
        </w:tc>
        <w:tc>
          <w:tcPr>
            <w:tcW w:w="1276" w:type="dxa"/>
            <w:shd w:val="clear" w:color="auto" w:fill="FFCC99"/>
            <w:vAlign w:val="center"/>
          </w:tcPr>
          <w:p w14:paraId="16D0C6B1"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T</w:t>
            </w:r>
            <w:r w:rsidRPr="00327C93">
              <w:rPr>
                <w:sz w:val="20"/>
              </w:rPr>
              <w:t>ype</w:t>
            </w:r>
          </w:p>
        </w:tc>
        <w:tc>
          <w:tcPr>
            <w:tcW w:w="1701" w:type="dxa"/>
            <w:shd w:val="clear" w:color="auto" w:fill="FFCC99"/>
            <w:vAlign w:val="center"/>
          </w:tcPr>
          <w:p w14:paraId="62631F62"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A</w:t>
            </w:r>
            <w:r w:rsidRPr="00327C93">
              <w:rPr>
                <w:sz w:val="20"/>
              </w:rPr>
              <w:t>llowed values</w:t>
            </w:r>
          </w:p>
        </w:tc>
        <w:tc>
          <w:tcPr>
            <w:tcW w:w="1559" w:type="dxa"/>
            <w:shd w:val="clear" w:color="auto" w:fill="FFCC99"/>
            <w:vAlign w:val="center"/>
          </w:tcPr>
          <w:p w14:paraId="0FB7DD74"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D</w:t>
            </w:r>
            <w:r w:rsidRPr="00327C93">
              <w:rPr>
                <w:sz w:val="20"/>
              </w:rPr>
              <w:t>efault value</w:t>
            </w:r>
          </w:p>
        </w:tc>
        <w:tc>
          <w:tcPr>
            <w:tcW w:w="1419" w:type="dxa"/>
            <w:shd w:val="clear" w:color="auto" w:fill="FFCC99"/>
            <w:vAlign w:val="center"/>
          </w:tcPr>
          <w:p w14:paraId="1BB75F5E"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A</w:t>
            </w:r>
            <w:r w:rsidRPr="00327C93">
              <w:rPr>
                <w:sz w:val="20"/>
              </w:rPr>
              <w:t>ssociated to</w:t>
            </w:r>
            <w:r w:rsidRPr="00327C93">
              <w:rPr>
                <w:sz w:val="20"/>
              </w:rPr>
              <w:br/>
              <w:t>metaclass</w:t>
            </w:r>
          </w:p>
        </w:tc>
      </w:tr>
      <w:tr w:rsidR="00244EFB" w:rsidRPr="00F87678" w14:paraId="5FEDAFE3" w14:textId="77777777" w:rsidTr="00985627">
        <w:trPr>
          <w:cantSplit/>
          <w:jc w:val="center"/>
        </w:trPr>
        <w:tc>
          <w:tcPr>
            <w:tcW w:w="1273" w:type="dxa"/>
            <w:vMerge w:val="restart"/>
            <w:shd w:val="clear" w:color="auto" w:fill="CCFFCC"/>
            <w:vAlign w:val="center"/>
          </w:tcPr>
          <w:p w14:paraId="25080ED8"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OpenModel</w:t>
            </w:r>
            <w:r>
              <w:rPr>
                <w:sz w:val="20"/>
              </w:rPr>
              <w:br/>
              <w:t>Statement</w:t>
            </w:r>
          </w:p>
        </w:tc>
        <w:tc>
          <w:tcPr>
            <w:tcW w:w="2126" w:type="dxa"/>
            <w:shd w:val="clear" w:color="auto" w:fill="CCFFCC"/>
            <w:vAlign w:val="center"/>
          </w:tcPr>
          <w:p w14:paraId="412E40E5"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namespace</w:t>
            </w:r>
          </w:p>
        </w:tc>
        <w:tc>
          <w:tcPr>
            <w:tcW w:w="1276" w:type="dxa"/>
            <w:shd w:val="clear" w:color="auto" w:fill="CCFFCC"/>
            <w:vAlign w:val="center"/>
          </w:tcPr>
          <w:p w14:paraId="267C758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0FB5517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urn</w:t>
            </w:r>
          </w:p>
        </w:tc>
        <w:tc>
          <w:tcPr>
            <w:tcW w:w="1559" w:type="dxa"/>
            <w:shd w:val="clear" w:color="auto" w:fill="CCFFCC"/>
            <w:vAlign w:val="center"/>
          </w:tcPr>
          <w:p w14:paraId="3A0366D9"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val="restart"/>
            <w:shd w:val="clear" w:color="auto" w:fill="CCFFCC"/>
            <w:vAlign w:val="center"/>
          </w:tcPr>
          <w:p w14:paraId="2F8D6F25"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Model</w:t>
            </w:r>
          </w:p>
        </w:tc>
      </w:tr>
      <w:tr w:rsidR="00244EFB" w:rsidRPr="00F87678" w14:paraId="6972DBEC" w14:textId="77777777" w:rsidTr="00985627">
        <w:trPr>
          <w:cantSplit/>
          <w:jc w:val="center"/>
        </w:trPr>
        <w:tc>
          <w:tcPr>
            <w:tcW w:w="1273" w:type="dxa"/>
            <w:vMerge/>
            <w:shd w:val="clear" w:color="auto" w:fill="CCFFCC"/>
            <w:vAlign w:val="center"/>
          </w:tcPr>
          <w:p w14:paraId="3C818250"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F7111A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organization</w:t>
            </w:r>
          </w:p>
        </w:tc>
        <w:tc>
          <w:tcPr>
            <w:tcW w:w="1276" w:type="dxa"/>
            <w:shd w:val="clear" w:color="auto" w:fill="CCFFCC"/>
            <w:vAlign w:val="center"/>
          </w:tcPr>
          <w:p w14:paraId="3FBEFE4C"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D2E802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1BF72A2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741875F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0D33C07A" w14:textId="77777777" w:rsidTr="00985627">
        <w:trPr>
          <w:cantSplit/>
          <w:jc w:val="center"/>
        </w:trPr>
        <w:tc>
          <w:tcPr>
            <w:tcW w:w="1273" w:type="dxa"/>
            <w:vMerge/>
            <w:shd w:val="clear" w:color="auto" w:fill="CCFFCC"/>
            <w:vAlign w:val="center"/>
          </w:tcPr>
          <w:p w14:paraId="766BE059"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238A9A9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contact</w:t>
            </w:r>
          </w:p>
        </w:tc>
        <w:tc>
          <w:tcPr>
            <w:tcW w:w="1276" w:type="dxa"/>
            <w:shd w:val="clear" w:color="auto" w:fill="CCFFCC"/>
            <w:vAlign w:val="center"/>
          </w:tcPr>
          <w:p w14:paraId="175947D5"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Contact</w:t>
            </w:r>
          </w:p>
        </w:tc>
        <w:tc>
          <w:tcPr>
            <w:tcW w:w="1701" w:type="dxa"/>
            <w:shd w:val="clear" w:color="auto" w:fill="CCFFCC"/>
            <w:vAlign w:val="center"/>
          </w:tcPr>
          <w:p w14:paraId="572579F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53C4CC6D"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FE3475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5FE4C0DF" w14:textId="77777777" w:rsidTr="00985627">
        <w:trPr>
          <w:cantSplit/>
          <w:jc w:val="center"/>
        </w:trPr>
        <w:tc>
          <w:tcPr>
            <w:tcW w:w="1273" w:type="dxa"/>
            <w:vMerge/>
            <w:shd w:val="clear" w:color="auto" w:fill="CCFFCC"/>
            <w:vAlign w:val="center"/>
          </w:tcPr>
          <w:p w14:paraId="156BB7D4"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077F9A2"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projectWeb</w:t>
            </w:r>
          </w:p>
        </w:tc>
        <w:tc>
          <w:tcPr>
            <w:tcW w:w="1276" w:type="dxa"/>
            <w:shd w:val="clear" w:color="auto" w:fill="CCFFCC"/>
            <w:vAlign w:val="center"/>
          </w:tcPr>
          <w:p w14:paraId="75B0AFD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656ABD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URL</w:t>
            </w:r>
          </w:p>
        </w:tc>
        <w:tc>
          <w:tcPr>
            <w:tcW w:w="1559" w:type="dxa"/>
            <w:shd w:val="clear" w:color="auto" w:fill="CCFFCC"/>
            <w:vAlign w:val="center"/>
          </w:tcPr>
          <w:p w14:paraId="160B1DC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4381A6B2"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6CBE7122" w14:textId="77777777" w:rsidTr="00985627">
        <w:trPr>
          <w:cantSplit/>
          <w:jc w:val="center"/>
        </w:trPr>
        <w:tc>
          <w:tcPr>
            <w:tcW w:w="1273" w:type="dxa"/>
            <w:vMerge/>
            <w:shd w:val="clear" w:color="auto" w:fill="CCFFCC"/>
            <w:vAlign w:val="center"/>
          </w:tcPr>
          <w:p w14:paraId="65C80C6B"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69143C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projectEmail</w:t>
            </w:r>
          </w:p>
        </w:tc>
        <w:tc>
          <w:tcPr>
            <w:tcW w:w="1276" w:type="dxa"/>
            <w:shd w:val="clear" w:color="auto" w:fill="CCFFCC"/>
            <w:vAlign w:val="center"/>
          </w:tcPr>
          <w:p w14:paraId="4DE314FF"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BA9485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Email address</w:t>
            </w:r>
          </w:p>
        </w:tc>
        <w:tc>
          <w:tcPr>
            <w:tcW w:w="1559" w:type="dxa"/>
            <w:shd w:val="clear" w:color="auto" w:fill="CCFFCC"/>
            <w:vAlign w:val="center"/>
          </w:tcPr>
          <w:p w14:paraId="4848F2F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19CF060"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489EAEDD" w14:textId="77777777" w:rsidTr="00985627">
        <w:trPr>
          <w:cantSplit/>
          <w:jc w:val="center"/>
        </w:trPr>
        <w:tc>
          <w:tcPr>
            <w:tcW w:w="1273" w:type="dxa"/>
            <w:vMerge/>
            <w:shd w:val="clear" w:color="auto" w:fill="CCFFCC"/>
            <w:vAlign w:val="center"/>
          </w:tcPr>
          <w:p w14:paraId="61071285"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75E6B2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editorName</w:t>
            </w:r>
          </w:p>
        </w:tc>
        <w:tc>
          <w:tcPr>
            <w:tcW w:w="1276" w:type="dxa"/>
            <w:shd w:val="clear" w:color="auto" w:fill="CCFFCC"/>
            <w:vAlign w:val="center"/>
          </w:tcPr>
          <w:p w14:paraId="2C42AF03"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540BDC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6FBCBA1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63C7699"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37B72F94" w14:textId="77777777" w:rsidTr="00985627">
        <w:trPr>
          <w:cantSplit/>
          <w:jc w:val="center"/>
        </w:trPr>
        <w:tc>
          <w:tcPr>
            <w:tcW w:w="1273" w:type="dxa"/>
            <w:vMerge/>
            <w:shd w:val="clear" w:color="auto" w:fill="CCFFCC"/>
            <w:vAlign w:val="center"/>
          </w:tcPr>
          <w:p w14:paraId="0AA7219D"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8C148E5"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editorEmail</w:t>
            </w:r>
          </w:p>
        </w:tc>
        <w:tc>
          <w:tcPr>
            <w:tcW w:w="1276" w:type="dxa"/>
            <w:shd w:val="clear" w:color="auto" w:fill="CCFFCC"/>
            <w:vAlign w:val="center"/>
          </w:tcPr>
          <w:p w14:paraId="3A165042"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0511D05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Email address</w:t>
            </w:r>
          </w:p>
        </w:tc>
        <w:tc>
          <w:tcPr>
            <w:tcW w:w="1559" w:type="dxa"/>
            <w:shd w:val="clear" w:color="auto" w:fill="CCFFCC"/>
            <w:vAlign w:val="center"/>
          </w:tcPr>
          <w:p w14:paraId="1773583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F0B834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03C4BE8E" w14:textId="77777777" w:rsidTr="00985627">
        <w:trPr>
          <w:cantSplit/>
          <w:jc w:val="center"/>
        </w:trPr>
        <w:tc>
          <w:tcPr>
            <w:tcW w:w="1273" w:type="dxa"/>
            <w:vMerge/>
            <w:shd w:val="clear" w:color="auto" w:fill="CCFFCC"/>
            <w:vAlign w:val="center"/>
          </w:tcPr>
          <w:p w14:paraId="09A907E0"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349FDE50"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description</w:t>
            </w:r>
          </w:p>
        </w:tc>
        <w:tc>
          <w:tcPr>
            <w:tcW w:w="1276" w:type="dxa"/>
            <w:shd w:val="clear" w:color="auto" w:fill="CCFFCC"/>
            <w:vAlign w:val="center"/>
          </w:tcPr>
          <w:p w14:paraId="742076E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C7E85F0"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3CE5122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AF5D3A2"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439ACF9A" w14:textId="77777777" w:rsidTr="00985627">
        <w:trPr>
          <w:cantSplit/>
          <w:jc w:val="center"/>
        </w:trPr>
        <w:tc>
          <w:tcPr>
            <w:tcW w:w="1273" w:type="dxa"/>
            <w:vMerge/>
            <w:shd w:val="clear" w:color="auto" w:fill="CCFFCC"/>
            <w:vAlign w:val="center"/>
          </w:tcPr>
          <w:p w14:paraId="2DCEF2C0"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77438D2F"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copyright</w:t>
            </w:r>
          </w:p>
        </w:tc>
        <w:tc>
          <w:tcPr>
            <w:tcW w:w="1276" w:type="dxa"/>
            <w:shd w:val="clear" w:color="auto" w:fill="CCFFCC"/>
            <w:vAlign w:val="center"/>
          </w:tcPr>
          <w:p w14:paraId="758C315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E4CEA5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07C6AD1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6BEB795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0B4A27FD" w14:textId="77777777" w:rsidTr="00985627">
        <w:trPr>
          <w:cantSplit/>
          <w:jc w:val="center"/>
        </w:trPr>
        <w:tc>
          <w:tcPr>
            <w:tcW w:w="1273" w:type="dxa"/>
            <w:vMerge/>
            <w:shd w:val="clear" w:color="auto" w:fill="CCFFCC"/>
            <w:vAlign w:val="center"/>
          </w:tcPr>
          <w:p w14:paraId="251B2E6C"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1ED0B92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license</w:t>
            </w:r>
          </w:p>
        </w:tc>
        <w:tc>
          <w:tcPr>
            <w:tcW w:w="1276" w:type="dxa"/>
            <w:shd w:val="clear" w:color="auto" w:fill="CCFFCC"/>
            <w:vAlign w:val="center"/>
          </w:tcPr>
          <w:p w14:paraId="485BF7C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0B3DEC6F"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61A40EF3"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6DDE7C0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30D023DD" w14:textId="77777777" w:rsidTr="00985627">
        <w:trPr>
          <w:cantSplit/>
          <w:jc w:val="center"/>
        </w:trPr>
        <w:tc>
          <w:tcPr>
            <w:tcW w:w="1273" w:type="dxa"/>
            <w:vMerge/>
            <w:shd w:val="clear" w:color="auto" w:fill="CCFFCC"/>
            <w:vAlign w:val="center"/>
          </w:tcPr>
          <w:p w14:paraId="36ECD4FA"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36B339E9"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revision</w:t>
            </w:r>
          </w:p>
        </w:tc>
        <w:tc>
          <w:tcPr>
            <w:tcW w:w="1276" w:type="dxa"/>
            <w:shd w:val="clear" w:color="auto" w:fill="CCFFCC"/>
            <w:vAlign w:val="center"/>
          </w:tcPr>
          <w:p w14:paraId="14C1773D"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Revision</w:t>
            </w:r>
          </w:p>
        </w:tc>
        <w:tc>
          <w:tcPr>
            <w:tcW w:w="1701" w:type="dxa"/>
            <w:shd w:val="clear" w:color="auto" w:fill="CCFFCC"/>
            <w:vAlign w:val="center"/>
          </w:tcPr>
          <w:p w14:paraId="5D081F99"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1BB1128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732014F0"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19C062D8" w14:textId="77777777" w:rsidTr="00985627">
        <w:trPr>
          <w:cantSplit/>
          <w:jc w:val="center"/>
        </w:trPr>
        <w:tc>
          <w:tcPr>
            <w:tcW w:w="1273" w:type="dxa"/>
            <w:vMerge/>
            <w:shd w:val="clear" w:color="auto" w:fill="CCFFCC"/>
            <w:vAlign w:val="center"/>
          </w:tcPr>
          <w:p w14:paraId="3BFCA5AF"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66D009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date</w:t>
            </w:r>
          </w:p>
        </w:tc>
        <w:tc>
          <w:tcPr>
            <w:tcW w:w="1276" w:type="dxa"/>
            <w:shd w:val="clear" w:color="auto" w:fill="CCFFCC"/>
            <w:vAlign w:val="center"/>
          </w:tcPr>
          <w:p w14:paraId="7EBC8EC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22BE2DA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yyyy-mm-dd</w:t>
            </w:r>
          </w:p>
        </w:tc>
        <w:tc>
          <w:tcPr>
            <w:tcW w:w="1559" w:type="dxa"/>
            <w:shd w:val="clear" w:color="auto" w:fill="CCFFCC"/>
            <w:vAlign w:val="center"/>
          </w:tcPr>
          <w:p w14:paraId="74EB277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7C56672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52CC790E" w14:textId="77777777" w:rsidTr="00985627">
        <w:trPr>
          <w:cantSplit/>
          <w:jc w:val="center"/>
        </w:trPr>
        <w:tc>
          <w:tcPr>
            <w:tcW w:w="1273" w:type="dxa"/>
            <w:vMerge/>
            <w:shd w:val="clear" w:color="auto" w:fill="CCFFCC"/>
            <w:vAlign w:val="center"/>
          </w:tcPr>
          <w:p w14:paraId="049CAEF2"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9F02F6B"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version</w:t>
            </w:r>
          </w:p>
        </w:tc>
        <w:tc>
          <w:tcPr>
            <w:tcW w:w="1276" w:type="dxa"/>
            <w:shd w:val="clear" w:color="auto" w:fill="CCFFCC"/>
            <w:vAlign w:val="center"/>
          </w:tcPr>
          <w:p w14:paraId="5E57C382"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67F42F6F"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1DCCB40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5123504D"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7ABC2628" w14:textId="77777777" w:rsidTr="00985627">
        <w:trPr>
          <w:cantSplit/>
          <w:jc w:val="center"/>
        </w:trPr>
        <w:tc>
          <w:tcPr>
            <w:tcW w:w="1273" w:type="dxa"/>
            <w:vMerge/>
            <w:shd w:val="clear" w:color="auto" w:fill="CCFFCC"/>
            <w:vAlign w:val="center"/>
          </w:tcPr>
          <w:p w14:paraId="094CFB2F"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94CFF8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description</w:t>
            </w:r>
          </w:p>
        </w:tc>
        <w:tc>
          <w:tcPr>
            <w:tcW w:w="1276" w:type="dxa"/>
            <w:shd w:val="clear" w:color="auto" w:fill="CCFFCC"/>
            <w:vAlign w:val="center"/>
          </w:tcPr>
          <w:p w14:paraId="49F3ECDB"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2DD26F5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7D06380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729FE25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7A2C4C91" w14:textId="77777777" w:rsidTr="00985627">
        <w:trPr>
          <w:cantSplit/>
          <w:jc w:val="center"/>
        </w:trPr>
        <w:tc>
          <w:tcPr>
            <w:tcW w:w="1273" w:type="dxa"/>
            <w:vMerge/>
            <w:shd w:val="clear" w:color="auto" w:fill="CCFFCC"/>
            <w:vAlign w:val="center"/>
          </w:tcPr>
          <w:p w14:paraId="1F10D008"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309945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sidRPr="00154A4E">
              <w:rPr>
                <w:sz w:val="20"/>
              </w:rPr>
              <w:t>changeLog</w:t>
            </w:r>
          </w:p>
        </w:tc>
        <w:tc>
          <w:tcPr>
            <w:tcW w:w="1276" w:type="dxa"/>
            <w:shd w:val="clear" w:color="auto" w:fill="CCFFCC"/>
            <w:vAlign w:val="center"/>
          </w:tcPr>
          <w:p w14:paraId="018D2B8C"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FCC4E1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URL</w:t>
            </w:r>
          </w:p>
        </w:tc>
        <w:tc>
          <w:tcPr>
            <w:tcW w:w="1559" w:type="dxa"/>
            <w:shd w:val="clear" w:color="auto" w:fill="CCFFCC"/>
            <w:vAlign w:val="center"/>
          </w:tcPr>
          <w:p w14:paraId="7BDC6C9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523FF1C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259992BE" w14:textId="77777777" w:rsidTr="00985627">
        <w:trPr>
          <w:cantSplit/>
          <w:jc w:val="center"/>
        </w:trPr>
        <w:tc>
          <w:tcPr>
            <w:tcW w:w="1273" w:type="dxa"/>
            <w:vMerge/>
            <w:shd w:val="clear" w:color="auto" w:fill="CCFFCC"/>
            <w:vAlign w:val="center"/>
          </w:tcPr>
          <w:p w14:paraId="108243A0"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706908CB"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additionalChanges</w:t>
            </w:r>
          </w:p>
        </w:tc>
        <w:tc>
          <w:tcPr>
            <w:tcW w:w="1276" w:type="dxa"/>
            <w:shd w:val="clear" w:color="auto" w:fill="CCFFCC"/>
            <w:vAlign w:val="center"/>
          </w:tcPr>
          <w:p w14:paraId="0883526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30FC05D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4F77EDB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46E6F6DF"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28EDE507" w14:textId="77777777" w:rsidTr="00985627">
        <w:trPr>
          <w:cantSplit/>
          <w:jc w:val="center"/>
        </w:trPr>
        <w:tc>
          <w:tcPr>
            <w:tcW w:w="1273" w:type="dxa"/>
            <w:vMerge/>
            <w:shd w:val="clear" w:color="auto" w:fill="CCFFCC"/>
            <w:vAlign w:val="center"/>
          </w:tcPr>
          <w:p w14:paraId="0F9F52AD"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E336D8B"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reference</w:t>
            </w:r>
          </w:p>
        </w:tc>
        <w:tc>
          <w:tcPr>
            <w:tcW w:w="1276" w:type="dxa"/>
            <w:shd w:val="clear" w:color="auto" w:fill="CCFFCC"/>
            <w:vAlign w:val="center"/>
          </w:tcPr>
          <w:p w14:paraId="45FE5E43"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4A73186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3C7C7FD0"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0F40183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5C28FB" w:rsidRPr="00327C93" w14:paraId="1C061E62" w14:textId="77777777" w:rsidTr="002D5C29">
        <w:trPr>
          <w:cantSplit/>
          <w:jc w:val="center"/>
        </w:trPr>
        <w:tc>
          <w:tcPr>
            <w:tcW w:w="1273" w:type="dxa"/>
            <w:vMerge w:val="restart"/>
            <w:shd w:val="clear" w:color="auto" w:fill="CCFFFF"/>
            <w:vAlign w:val="center"/>
          </w:tcPr>
          <w:p w14:paraId="764A9FD5" w14:textId="1C29AAD4" w:rsidR="005C28FB" w:rsidRPr="00327C93" w:rsidRDefault="005C28F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OpenModel</w:t>
            </w:r>
            <w:r>
              <w:rPr>
                <w:sz w:val="20"/>
              </w:rPr>
              <w:br/>
              <w:t>C</w:t>
            </w:r>
            <w:r w:rsidRPr="00327C93">
              <w:rPr>
                <w:sz w:val="20"/>
              </w:rPr>
              <w:t>lass</w:t>
            </w:r>
          </w:p>
        </w:tc>
        <w:tc>
          <w:tcPr>
            <w:tcW w:w="2126" w:type="dxa"/>
            <w:shd w:val="clear" w:color="auto" w:fill="CCFFFF"/>
            <w:vAlign w:val="center"/>
          </w:tcPr>
          <w:p w14:paraId="27E2A6B7" w14:textId="77777777" w:rsidR="005C28FB" w:rsidRPr="00327C93" w:rsidRDefault="005C28F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shd w:val="clear" w:color="auto" w:fill="CCFFFF"/>
            <w:vAlign w:val="center"/>
          </w:tcPr>
          <w:p w14:paraId="3D228988" w14:textId="066C710D" w:rsidR="005C28FB" w:rsidRPr="00327C93" w:rsidRDefault="005C28F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shd w:val="clear" w:color="auto" w:fill="CCFFFF"/>
            <w:vAlign w:val="center"/>
          </w:tcPr>
          <w:p w14:paraId="7102F215" w14:textId="77777777" w:rsidR="005C28FB" w:rsidRPr="00327C93" w:rsidRDefault="005C28F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FF"/>
            <w:vAlign w:val="center"/>
          </w:tcPr>
          <w:p w14:paraId="190DFB01" w14:textId="77777777" w:rsidR="005C28FB" w:rsidRPr="00327C93" w:rsidRDefault="005C28F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shd w:val="clear" w:color="auto" w:fill="CCFFFF"/>
            <w:vAlign w:val="center"/>
          </w:tcPr>
          <w:p w14:paraId="48631414" w14:textId="77777777" w:rsidR="005C28FB" w:rsidRPr="00327C93" w:rsidRDefault="005C28F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Class</w:t>
            </w:r>
          </w:p>
        </w:tc>
      </w:tr>
      <w:tr w:rsidR="005C28FB" w:rsidRPr="00327C93" w14:paraId="6942B184" w14:textId="77777777" w:rsidTr="002D5C29">
        <w:trPr>
          <w:cantSplit/>
          <w:jc w:val="center"/>
        </w:trPr>
        <w:tc>
          <w:tcPr>
            <w:tcW w:w="1273" w:type="dxa"/>
            <w:vMerge/>
            <w:shd w:val="clear" w:color="auto" w:fill="CCFFFF"/>
            <w:vAlign w:val="center"/>
          </w:tcPr>
          <w:p w14:paraId="31C84448" w14:textId="77777777" w:rsidR="005C28FB" w:rsidRPr="00327C93" w:rsidRDefault="005C28F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FF"/>
            <w:vAlign w:val="center"/>
          </w:tcPr>
          <w:p w14:paraId="6AF05E36" w14:textId="77777777" w:rsidR="005C28FB" w:rsidRPr="00327C93" w:rsidRDefault="005C28F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FF"/>
            <w:vAlign w:val="center"/>
          </w:tcPr>
          <w:p w14:paraId="225B3894" w14:textId="0560DFDE" w:rsidR="005C28FB" w:rsidRPr="00327C93" w:rsidRDefault="005C28F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FF"/>
            <w:vAlign w:val="center"/>
          </w:tcPr>
          <w:p w14:paraId="20963C17" w14:textId="77777777" w:rsidR="005C28FB" w:rsidRPr="00327C93" w:rsidRDefault="005C28F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FF"/>
            <w:vAlign w:val="center"/>
          </w:tcPr>
          <w:p w14:paraId="3E8C0C48" w14:textId="77777777" w:rsidR="005C28FB" w:rsidRPr="00327C93" w:rsidRDefault="005C28F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shd w:val="clear" w:color="auto" w:fill="CCFFFF"/>
            <w:vAlign w:val="center"/>
          </w:tcPr>
          <w:p w14:paraId="1DBFFC67" w14:textId="77777777" w:rsidR="005C28FB" w:rsidRPr="00327C93" w:rsidRDefault="005C28F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7305D57F" w14:textId="77777777" w:rsidTr="002D5C29">
        <w:trPr>
          <w:cantSplit/>
          <w:jc w:val="center"/>
        </w:trPr>
        <w:tc>
          <w:tcPr>
            <w:tcW w:w="1273" w:type="dxa"/>
            <w:vMerge w:val="restart"/>
            <w:shd w:val="clear" w:color="auto" w:fill="CCFFCC"/>
            <w:vAlign w:val="center"/>
          </w:tcPr>
          <w:p w14:paraId="3EA0F456"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OpenModel</w:t>
            </w:r>
            <w:r>
              <w:rPr>
                <w:sz w:val="20"/>
              </w:rPr>
              <w:br/>
            </w:r>
            <w:r w:rsidRPr="00327C93">
              <w:rPr>
                <w:sz w:val="20"/>
              </w:rPr>
              <w:t>Attribute</w:t>
            </w:r>
          </w:p>
        </w:tc>
        <w:tc>
          <w:tcPr>
            <w:tcW w:w="2126" w:type="dxa"/>
            <w:shd w:val="clear" w:color="auto" w:fill="CCFFCC"/>
            <w:vAlign w:val="center"/>
          </w:tcPr>
          <w:p w14:paraId="3FCA69D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783F74">
              <w:rPr>
                <w:sz w:val="20"/>
              </w:rPr>
              <w:t>partOf</w:t>
            </w:r>
            <w:r w:rsidRPr="006E6768">
              <w:rPr>
                <w:sz w:val="20"/>
              </w:rPr>
              <w:t>ObjectKey</w:t>
            </w:r>
          </w:p>
        </w:tc>
        <w:tc>
          <w:tcPr>
            <w:tcW w:w="1276" w:type="dxa"/>
            <w:shd w:val="clear" w:color="auto" w:fill="CCFFCC"/>
            <w:vAlign w:val="center"/>
          </w:tcPr>
          <w:p w14:paraId="534B852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Integer</w:t>
            </w:r>
          </w:p>
        </w:tc>
        <w:tc>
          <w:tcPr>
            <w:tcW w:w="1701" w:type="dxa"/>
            <w:shd w:val="clear" w:color="auto" w:fill="CCFFCC"/>
            <w:vAlign w:val="center"/>
          </w:tcPr>
          <w:p w14:paraId="1340AC9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0,1,2,3,...</w:t>
            </w:r>
          </w:p>
        </w:tc>
        <w:tc>
          <w:tcPr>
            <w:tcW w:w="1559" w:type="dxa"/>
            <w:shd w:val="clear" w:color="auto" w:fill="CCFFCC"/>
            <w:vAlign w:val="center"/>
          </w:tcPr>
          <w:p w14:paraId="332930B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0</w:t>
            </w:r>
          </w:p>
        </w:tc>
        <w:tc>
          <w:tcPr>
            <w:tcW w:w="1419" w:type="dxa"/>
            <w:vMerge w:val="restart"/>
            <w:shd w:val="clear" w:color="auto" w:fill="CCFFCC"/>
            <w:vAlign w:val="center"/>
          </w:tcPr>
          <w:p w14:paraId="4E3F720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42017E">
              <w:rPr>
                <w:sz w:val="20"/>
              </w:rPr>
              <w:t>Property</w:t>
            </w:r>
          </w:p>
        </w:tc>
      </w:tr>
      <w:tr w:rsidR="00A4445B" w:rsidRPr="00327C93" w14:paraId="53A3BF5E" w14:textId="77777777" w:rsidTr="002D5C29">
        <w:trPr>
          <w:cantSplit/>
          <w:jc w:val="center"/>
        </w:trPr>
        <w:tc>
          <w:tcPr>
            <w:tcW w:w="1273" w:type="dxa"/>
            <w:vMerge/>
            <w:shd w:val="clear" w:color="auto" w:fill="CCFFCC"/>
            <w:vAlign w:val="center"/>
          </w:tcPr>
          <w:p w14:paraId="41DC655E"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3F29A74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uniqueSet</w:t>
            </w:r>
          </w:p>
        </w:tc>
        <w:tc>
          <w:tcPr>
            <w:tcW w:w="1276" w:type="dxa"/>
            <w:shd w:val="clear" w:color="auto" w:fill="CCFFCC"/>
            <w:vAlign w:val="center"/>
          </w:tcPr>
          <w:p w14:paraId="3C0350B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Integer</w:t>
            </w:r>
          </w:p>
        </w:tc>
        <w:tc>
          <w:tcPr>
            <w:tcW w:w="1701" w:type="dxa"/>
            <w:shd w:val="clear" w:color="auto" w:fill="CCFFCC"/>
            <w:vAlign w:val="center"/>
          </w:tcPr>
          <w:p w14:paraId="663C7B5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0,1,2,3,...</w:t>
            </w:r>
          </w:p>
        </w:tc>
        <w:tc>
          <w:tcPr>
            <w:tcW w:w="1559" w:type="dxa"/>
            <w:shd w:val="clear" w:color="auto" w:fill="CCFFCC"/>
            <w:vAlign w:val="center"/>
          </w:tcPr>
          <w:p w14:paraId="3954599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73FD333E" w14:textId="77777777" w:rsidR="00A4445B" w:rsidRPr="0042017E"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0B41C9D1" w14:textId="77777777" w:rsidTr="002D5C29">
        <w:trPr>
          <w:cantSplit/>
          <w:jc w:val="center"/>
        </w:trPr>
        <w:tc>
          <w:tcPr>
            <w:tcW w:w="1273" w:type="dxa"/>
            <w:vMerge/>
            <w:shd w:val="clear" w:color="auto" w:fill="CCFFCC"/>
            <w:vAlign w:val="center"/>
          </w:tcPr>
          <w:p w14:paraId="4BF15E1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5B2F27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isInvariant</w:t>
            </w:r>
          </w:p>
        </w:tc>
        <w:tc>
          <w:tcPr>
            <w:tcW w:w="1276" w:type="dxa"/>
            <w:shd w:val="clear" w:color="auto" w:fill="CCFFCC"/>
            <w:vAlign w:val="center"/>
          </w:tcPr>
          <w:p w14:paraId="3D0BB656"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B</w:t>
            </w:r>
            <w:r w:rsidRPr="00327C93">
              <w:rPr>
                <w:sz w:val="20"/>
              </w:rPr>
              <w:t>oolean</w:t>
            </w:r>
          </w:p>
        </w:tc>
        <w:tc>
          <w:tcPr>
            <w:tcW w:w="1701" w:type="dxa"/>
            <w:shd w:val="clear" w:color="auto" w:fill="CCFFCC"/>
            <w:vAlign w:val="center"/>
          </w:tcPr>
          <w:p w14:paraId="055EE08E"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true/false</w:t>
            </w:r>
          </w:p>
        </w:tc>
        <w:tc>
          <w:tcPr>
            <w:tcW w:w="1559" w:type="dxa"/>
            <w:shd w:val="clear" w:color="auto" w:fill="CCFFCC"/>
            <w:vAlign w:val="center"/>
          </w:tcPr>
          <w:p w14:paraId="23D95CD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false</w:t>
            </w:r>
          </w:p>
        </w:tc>
        <w:tc>
          <w:tcPr>
            <w:tcW w:w="1419" w:type="dxa"/>
            <w:vMerge/>
            <w:shd w:val="clear" w:color="auto" w:fill="CCFFCC"/>
            <w:vAlign w:val="center"/>
          </w:tcPr>
          <w:p w14:paraId="64CC4361"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42CA2233" w14:textId="77777777" w:rsidTr="002D5C29">
        <w:trPr>
          <w:cantSplit/>
          <w:jc w:val="center"/>
        </w:trPr>
        <w:tc>
          <w:tcPr>
            <w:tcW w:w="1273" w:type="dxa"/>
            <w:vMerge/>
            <w:shd w:val="clear" w:color="auto" w:fill="CCFFCC"/>
            <w:vAlign w:val="center"/>
          </w:tcPr>
          <w:p w14:paraId="75E807C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17F479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valueRange</w:t>
            </w:r>
          </w:p>
        </w:tc>
        <w:tc>
          <w:tcPr>
            <w:tcW w:w="1276" w:type="dxa"/>
            <w:shd w:val="clear" w:color="auto" w:fill="CCFFCC"/>
            <w:vAlign w:val="center"/>
          </w:tcPr>
          <w:p w14:paraId="6AEB48A5" w14:textId="7246A409"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CC"/>
            <w:vAlign w:val="center"/>
          </w:tcPr>
          <w:p w14:paraId="5F4ED06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6D9D35E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NA</w:t>
            </w:r>
          </w:p>
        </w:tc>
        <w:tc>
          <w:tcPr>
            <w:tcW w:w="1419" w:type="dxa"/>
            <w:vMerge/>
            <w:shd w:val="clear" w:color="auto" w:fill="CCFFCC"/>
            <w:vAlign w:val="center"/>
          </w:tcPr>
          <w:p w14:paraId="432A249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20ECB75B" w14:textId="77777777" w:rsidTr="002D5C29">
        <w:trPr>
          <w:cantSplit/>
          <w:jc w:val="center"/>
        </w:trPr>
        <w:tc>
          <w:tcPr>
            <w:tcW w:w="1273" w:type="dxa"/>
            <w:vMerge/>
            <w:shd w:val="clear" w:color="auto" w:fill="CCFFCC"/>
            <w:vAlign w:val="center"/>
          </w:tcPr>
          <w:p w14:paraId="5F8ECF9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4BF0EF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unsigned</w:t>
            </w:r>
          </w:p>
        </w:tc>
        <w:tc>
          <w:tcPr>
            <w:tcW w:w="1276" w:type="dxa"/>
            <w:shd w:val="clear" w:color="auto" w:fill="CCFFCC"/>
            <w:vAlign w:val="center"/>
          </w:tcPr>
          <w:p w14:paraId="30AD6F7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Boolean</w:t>
            </w:r>
          </w:p>
        </w:tc>
        <w:tc>
          <w:tcPr>
            <w:tcW w:w="1701" w:type="dxa"/>
            <w:shd w:val="clear" w:color="auto" w:fill="CCFFCC"/>
            <w:vAlign w:val="center"/>
          </w:tcPr>
          <w:p w14:paraId="089A3DB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true/false</w:t>
            </w:r>
          </w:p>
        </w:tc>
        <w:tc>
          <w:tcPr>
            <w:tcW w:w="1559" w:type="dxa"/>
            <w:shd w:val="clear" w:color="auto" w:fill="CCFFCC"/>
            <w:vAlign w:val="center"/>
          </w:tcPr>
          <w:p w14:paraId="203E574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false</w:t>
            </w:r>
          </w:p>
        </w:tc>
        <w:tc>
          <w:tcPr>
            <w:tcW w:w="1419" w:type="dxa"/>
            <w:vMerge/>
            <w:shd w:val="clear" w:color="auto" w:fill="CCFFCC"/>
            <w:vAlign w:val="center"/>
          </w:tcPr>
          <w:p w14:paraId="12A6B7FA"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101DFB43" w14:textId="77777777" w:rsidTr="002D5C29">
        <w:trPr>
          <w:cantSplit/>
          <w:jc w:val="center"/>
        </w:trPr>
        <w:tc>
          <w:tcPr>
            <w:tcW w:w="1273" w:type="dxa"/>
            <w:vMerge/>
            <w:shd w:val="clear" w:color="auto" w:fill="CCFFCC"/>
            <w:vAlign w:val="center"/>
          </w:tcPr>
          <w:p w14:paraId="3442E71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5A9213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counter</w:t>
            </w:r>
          </w:p>
        </w:tc>
        <w:tc>
          <w:tcPr>
            <w:tcW w:w="1276" w:type="dxa"/>
            <w:shd w:val="clear" w:color="auto" w:fill="CCFFCC"/>
            <w:vAlign w:val="center"/>
          </w:tcPr>
          <w:p w14:paraId="446B56F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Counter</w:t>
            </w:r>
          </w:p>
        </w:tc>
        <w:tc>
          <w:tcPr>
            <w:tcW w:w="1701" w:type="dxa"/>
            <w:shd w:val="clear" w:color="auto" w:fill="CCFFCC"/>
            <w:vAlign w:val="center"/>
          </w:tcPr>
          <w:p w14:paraId="64F395A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NA</w:t>
            </w:r>
            <w:r>
              <w:rPr>
                <w:sz w:val="20"/>
              </w:rPr>
              <w:br/>
              <w:t>COUNTER</w:t>
            </w:r>
            <w:r>
              <w:rPr>
                <w:sz w:val="20"/>
              </w:rPr>
              <w:br/>
              <w:t>GAUGE</w:t>
            </w:r>
            <w:r>
              <w:rPr>
                <w:sz w:val="20"/>
              </w:rPr>
              <w:br/>
              <w:t>ZERO_COUNTER</w:t>
            </w:r>
          </w:p>
        </w:tc>
        <w:tc>
          <w:tcPr>
            <w:tcW w:w="1559" w:type="dxa"/>
            <w:shd w:val="clear" w:color="auto" w:fill="CCFFCC"/>
            <w:vAlign w:val="center"/>
          </w:tcPr>
          <w:p w14:paraId="6FC1C8D0"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NA</w:t>
            </w:r>
          </w:p>
        </w:tc>
        <w:tc>
          <w:tcPr>
            <w:tcW w:w="1419" w:type="dxa"/>
            <w:vMerge/>
            <w:shd w:val="clear" w:color="auto" w:fill="CCFFCC"/>
            <w:vAlign w:val="center"/>
          </w:tcPr>
          <w:p w14:paraId="7841D1E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2563FBBF" w14:textId="77777777" w:rsidTr="002D5C29">
        <w:trPr>
          <w:cantSplit/>
          <w:jc w:val="center"/>
        </w:trPr>
        <w:tc>
          <w:tcPr>
            <w:tcW w:w="1273" w:type="dxa"/>
            <w:vMerge/>
            <w:shd w:val="clear" w:color="auto" w:fill="CCFFCC"/>
            <w:vAlign w:val="center"/>
          </w:tcPr>
          <w:p w14:paraId="693CEE50"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18F5D0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unit</w:t>
            </w:r>
          </w:p>
        </w:tc>
        <w:tc>
          <w:tcPr>
            <w:tcW w:w="1276" w:type="dxa"/>
            <w:shd w:val="clear" w:color="auto" w:fill="CCFFCC"/>
            <w:vAlign w:val="center"/>
          </w:tcPr>
          <w:p w14:paraId="53F00FC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3B9A67B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2D8A8FB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7B7E89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45F33CBC" w14:textId="77777777" w:rsidTr="002D5C29">
        <w:trPr>
          <w:cantSplit/>
          <w:jc w:val="center"/>
        </w:trPr>
        <w:tc>
          <w:tcPr>
            <w:tcW w:w="1273" w:type="dxa"/>
            <w:vMerge/>
            <w:shd w:val="clear" w:color="auto" w:fill="CCFFCC"/>
            <w:vAlign w:val="center"/>
          </w:tcPr>
          <w:p w14:paraId="07BD9C0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1016FFD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shd w:val="clear" w:color="auto" w:fill="CCFFCC"/>
            <w:vAlign w:val="center"/>
          </w:tcPr>
          <w:p w14:paraId="5D61083C" w14:textId="66201F5F"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shd w:val="clear" w:color="auto" w:fill="CCFFCC"/>
            <w:vAlign w:val="center"/>
          </w:tcPr>
          <w:p w14:paraId="6E85C3AE"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CC"/>
            <w:vAlign w:val="center"/>
          </w:tcPr>
          <w:p w14:paraId="1CB0DAE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vMerge/>
            <w:shd w:val="clear" w:color="auto" w:fill="CCFFCC"/>
            <w:vAlign w:val="center"/>
          </w:tcPr>
          <w:p w14:paraId="47CAB0F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390643E5" w14:textId="77777777" w:rsidTr="002D5C29">
        <w:trPr>
          <w:cantSplit/>
          <w:jc w:val="center"/>
        </w:trPr>
        <w:tc>
          <w:tcPr>
            <w:tcW w:w="1273" w:type="dxa"/>
            <w:vMerge/>
            <w:shd w:val="clear" w:color="auto" w:fill="CCFFCC"/>
            <w:vAlign w:val="center"/>
          </w:tcPr>
          <w:p w14:paraId="1F6DC5B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51462FD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CC"/>
            <w:vAlign w:val="center"/>
          </w:tcPr>
          <w:p w14:paraId="0CA6B782" w14:textId="6BC98642"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CC"/>
            <w:vAlign w:val="center"/>
          </w:tcPr>
          <w:p w14:paraId="72DAAC9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4A1D4B0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60D3D10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AC52CE" w14:paraId="077836B5" w14:textId="77777777" w:rsidTr="002D5C29">
        <w:trPr>
          <w:cantSplit/>
          <w:jc w:val="center"/>
        </w:trPr>
        <w:tc>
          <w:tcPr>
            <w:tcW w:w="1273" w:type="dxa"/>
            <w:vMerge w:val="restart"/>
            <w:shd w:val="clear" w:color="auto" w:fill="CCFFFF"/>
            <w:vAlign w:val="center"/>
          </w:tcPr>
          <w:p w14:paraId="40677FE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lastRenderedPageBreak/>
              <w:t>OpenModel</w:t>
            </w:r>
            <w:r>
              <w:rPr>
                <w:sz w:val="20"/>
              </w:rPr>
              <w:br/>
              <w:t>Interface</w:t>
            </w:r>
          </w:p>
        </w:tc>
        <w:tc>
          <w:tcPr>
            <w:tcW w:w="2126" w:type="dxa"/>
            <w:shd w:val="clear" w:color="auto" w:fill="CCFFFF"/>
            <w:vAlign w:val="center"/>
          </w:tcPr>
          <w:p w14:paraId="5DA3C23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shd w:val="clear" w:color="auto" w:fill="CCFFFF"/>
            <w:vAlign w:val="center"/>
          </w:tcPr>
          <w:p w14:paraId="6E5DF837" w14:textId="5A720723"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shd w:val="clear" w:color="auto" w:fill="CCFFFF"/>
            <w:vAlign w:val="center"/>
          </w:tcPr>
          <w:p w14:paraId="2608401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FF"/>
            <w:vAlign w:val="center"/>
          </w:tcPr>
          <w:p w14:paraId="258F20E6" w14:textId="77777777" w:rsidR="00A4445B" w:rsidRPr="00327C93" w:rsidDel="00AC52CE"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vMerge w:val="restart"/>
            <w:shd w:val="clear" w:color="auto" w:fill="CCFFFF"/>
            <w:vAlign w:val="center"/>
          </w:tcPr>
          <w:p w14:paraId="7EEDE50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Interface</w:t>
            </w:r>
          </w:p>
        </w:tc>
      </w:tr>
      <w:tr w:rsidR="00A4445B" w:rsidRPr="00AC52CE" w14:paraId="503B4463" w14:textId="77777777" w:rsidTr="002D5C29">
        <w:trPr>
          <w:cantSplit/>
          <w:jc w:val="center"/>
        </w:trPr>
        <w:tc>
          <w:tcPr>
            <w:tcW w:w="1273" w:type="dxa"/>
            <w:vMerge/>
            <w:shd w:val="clear" w:color="auto" w:fill="CCFFFF"/>
            <w:vAlign w:val="center"/>
          </w:tcPr>
          <w:p w14:paraId="29D7664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FF"/>
            <w:vAlign w:val="center"/>
          </w:tcPr>
          <w:p w14:paraId="477C08F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FF"/>
            <w:vAlign w:val="center"/>
          </w:tcPr>
          <w:p w14:paraId="7C719F28" w14:textId="79F14BE3"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FF"/>
            <w:vAlign w:val="center"/>
          </w:tcPr>
          <w:p w14:paraId="2DF3CC26"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FF"/>
            <w:vAlign w:val="center"/>
          </w:tcPr>
          <w:p w14:paraId="7CEBA924" w14:textId="77777777" w:rsidR="00A4445B" w:rsidRPr="00327C93" w:rsidDel="00AC52CE"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FF"/>
            <w:vAlign w:val="center"/>
          </w:tcPr>
          <w:p w14:paraId="77C4B406"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23F03BC1" w14:textId="77777777" w:rsidTr="002D5C29">
        <w:trPr>
          <w:cantSplit/>
          <w:jc w:val="center"/>
        </w:trPr>
        <w:tc>
          <w:tcPr>
            <w:tcW w:w="1273" w:type="dxa"/>
            <w:vMerge w:val="restart"/>
            <w:shd w:val="clear" w:color="auto" w:fill="CCFFCC"/>
            <w:vAlign w:val="center"/>
          </w:tcPr>
          <w:p w14:paraId="0CBB6DB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OpenModel</w:t>
            </w:r>
            <w:r>
              <w:rPr>
                <w:sz w:val="20"/>
              </w:rPr>
              <w:br/>
            </w:r>
            <w:r w:rsidRPr="00327C93">
              <w:rPr>
                <w:sz w:val="20"/>
              </w:rPr>
              <w:t>Operation</w:t>
            </w:r>
          </w:p>
        </w:tc>
        <w:tc>
          <w:tcPr>
            <w:tcW w:w="2126" w:type="dxa"/>
            <w:shd w:val="clear" w:color="auto" w:fill="CCFFCC"/>
            <w:vAlign w:val="center"/>
          </w:tcPr>
          <w:p w14:paraId="0D6C1671" w14:textId="11607283"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5212A1">
              <w:rPr>
                <w:color w:val="BFBFBF" w:themeColor="background1" w:themeShade="BF"/>
                <w:sz w:val="20"/>
              </w:rPr>
              <w:t>isOperationIdempotent</w:t>
            </w:r>
            <w:r w:rsidR="002F1668" w:rsidRPr="005212A1">
              <w:rPr>
                <w:color w:val="BFBFBF" w:themeColor="background1" w:themeShade="BF"/>
                <w:sz w:val="20"/>
              </w:rPr>
              <w:br/>
            </w:r>
            <w:r w:rsidR="002F1668" w:rsidRPr="002F1668">
              <w:rPr>
                <w:color w:val="FF0000"/>
                <w:sz w:val="20"/>
              </w:rPr>
              <w:t>(obsolete)</w:t>
            </w:r>
          </w:p>
        </w:tc>
        <w:tc>
          <w:tcPr>
            <w:tcW w:w="1276" w:type="dxa"/>
            <w:shd w:val="clear" w:color="auto" w:fill="CCFFCC"/>
            <w:vAlign w:val="center"/>
          </w:tcPr>
          <w:p w14:paraId="06A59930" w14:textId="77777777" w:rsidR="00A4445B" w:rsidRPr="005212A1"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Boolean</w:t>
            </w:r>
          </w:p>
        </w:tc>
        <w:tc>
          <w:tcPr>
            <w:tcW w:w="1701" w:type="dxa"/>
            <w:shd w:val="clear" w:color="auto" w:fill="CCFFCC"/>
            <w:vAlign w:val="center"/>
          </w:tcPr>
          <w:p w14:paraId="19F27964" w14:textId="77777777" w:rsidR="00A4445B" w:rsidRPr="005212A1"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true/false</w:t>
            </w:r>
          </w:p>
        </w:tc>
        <w:tc>
          <w:tcPr>
            <w:tcW w:w="1559" w:type="dxa"/>
            <w:shd w:val="clear" w:color="auto" w:fill="CCFFCC"/>
            <w:vAlign w:val="center"/>
          </w:tcPr>
          <w:p w14:paraId="0627B897" w14:textId="77777777" w:rsidR="00A4445B" w:rsidRPr="005212A1"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false</w:t>
            </w:r>
          </w:p>
        </w:tc>
        <w:tc>
          <w:tcPr>
            <w:tcW w:w="1419" w:type="dxa"/>
            <w:vMerge w:val="restart"/>
            <w:shd w:val="clear" w:color="auto" w:fill="CCFFCC"/>
            <w:vAlign w:val="center"/>
          </w:tcPr>
          <w:p w14:paraId="3CE1225E"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Operation</w:t>
            </w:r>
          </w:p>
        </w:tc>
      </w:tr>
      <w:tr w:rsidR="00A4445B" w:rsidRPr="00327C93" w14:paraId="4158FAC5" w14:textId="77777777" w:rsidTr="002D5C29">
        <w:trPr>
          <w:cantSplit/>
          <w:jc w:val="center"/>
        </w:trPr>
        <w:tc>
          <w:tcPr>
            <w:tcW w:w="1273" w:type="dxa"/>
            <w:vMerge/>
            <w:shd w:val="clear" w:color="auto" w:fill="CCFFCC"/>
            <w:vAlign w:val="center"/>
          </w:tcPr>
          <w:p w14:paraId="5231192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09ED64B" w14:textId="6BB2767E"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5212A1">
              <w:rPr>
                <w:color w:val="BFBFBF" w:themeColor="background1" w:themeShade="BF"/>
                <w:sz w:val="20"/>
              </w:rPr>
              <w:t>isAtomic</w:t>
            </w:r>
            <w:r w:rsidR="002F1668" w:rsidRPr="005212A1">
              <w:rPr>
                <w:color w:val="BFBFBF" w:themeColor="background1" w:themeShade="BF"/>
                <w:sz w:val="20"/>
              </w:rPr>
              <w:t xml:space="preserve"> </w:t>
            </w:r>
            <w:r w:rsidR="002F1668" w:rsidRPr="002F1668">
              <w:rPr>
                <w:color w:val="FF0000"/>
                <w:sz w:val="20"/>
              </w:rPr>
              <w:t>(obsolete)</w:t>
            </w:r>
          </w:p>
        </w:tc>
        <w:tc>
          <w:tcPr>
            <w:tcW w:w="1276" w:type="dxa"/>
            <w:shd w:val="clear" w:color="auto" w:fill="CCFFCC"/>
            <w:vAlign w:val="center"/>
          </w:tcPr>
          <w:p w14:paraId="288FCF05" w14:textId="77777777" w:rsidR="00A4445B" w:rsidRPr="005212A1"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Boolean</w:t>
            </w:r>
          </w:p>
        </w:tc>
        <w:tc>
          <w:tcPr>
            <w:tcW w:w="1701" w:type="dxa"/>
            <w:shd w:val="clear" w:color="auto" w:fill="CCFFCC"/>
            <w:vAlign w:val="center"/>
          </w:tcPr>
          <w:p w14:paraId="3005A924" w14:textId="77777777" w:rsidR="00A4445B" w:rsidRPr="005212A1"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true/false</w:t>
            </w:r>
          </w:p>
        </w:tc>
        <w:tc>
          <w:tcPr>
            <w:tcW w:w="1559" w:type="dxa"/>
            <w:shd w:val="clear" w:color="auto" w:fill="CCFFCC"/>
            <w:vAlign w:val="center"/>
          </w:tcPr>
          <w:p w14:paraId="64369800" w14:textId="77777777" w:rsidR="00A4445B" w:rsidRPr="005212A1"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false</w:t>
            </w:r>
          </w:p>
        </w:tc>
        <w:tc>
          <w:tcPr>
            <w:tcW w:w="1419" w:type="dxa"/>
            <w:vMerge/>
            <w:shd w:val="clear" w:color="auto" w:fill="CCFFCC"/>
            <w:vAlign w:val="center"/>
          </w:tcPr>
          <w:p w14:paraId="1D72349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16F4E6D6" w14:textId="77777777" w:rsidTr="002D5C29">
        <w:trPr>
          <w:cantSplit/>
          <w:jc w:val="center"/>
        </w:trPr>
        <w:tc>
          <w:tcPr>
            <w:tcW w:w="1273" w:type="dxa"/>
            <w:vMerge/>
            <w:shd w:val="clear" w:color="auto" w:fill="CCFFCC"/>
            <w:vAlign w:val="center"/>
          </w:tcPr>
          <w:p w14:paraId="0D9936F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9DDEAE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shd w:val="clear" w:color="auto" w:fill="CCFFCC"/>
            <w:vAlign w:val="center"/>
          </w:tcPr>
          <w:p w14:paraId="6188BB70" w14:textId="12F3CC0D"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shd w:val="clear" w:color="auto" w:fill="CCFFCC"/>
            <w:vAlign w:val="center"/>
          </w:tcPr>
          <w:p w14:paraId="558BA1A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CC"/>
            <w:vAlign w:val="center"/>
          </w:tcPr>
          <w:p w14:paraId="68C4BDE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vMerge/>
            <w:shd w:val="clear" w:color="auto" w:fill="CCFFCC"/>
            <w:vAlign w:val="center"/>
          </w:tcPr>
          <w:p w14:paraId="5EB6695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31934A6C" w14:textId="77777777" w:rsidTr="002D5C29">
        <w:trPr>
          <w:cantSplit/>
          <w:jc w:val="center"/>
        </w:trPr>
        <w:tc>
          <w:tcPr>
            <w:tcW w:w="1273" w:type="dxa"/>
            <w:vMerge/>
            <w:shd w:val="clear" w:color="auto" w:fill="CCFFCC"/>
            <w:vAlign w:val="center"/>
          </w:tcPr>
          <w:p w14:paraId="4C484F3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D1503E0"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CC"/>
            <w:vAlign w:val="center"/>
          </w:tcPr>
          <w:p w14:paraId="7A424FA2" w14:textId="4A91FF90"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CC"/>
            <w:vAlign w:val="center"/>
          </w:tcPr>
          <w:p w14:paraId="5CF600F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648F30E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645525A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3522C4FD" w14:textId="77777777" w:rsidTr="002D5C29">
        <w:trPr>
          <w:cantSplit/>
          <w:jc w:val="center"/>
        </w:trPr>
        <w:tc>
          <w:tcPr>
            <w:tcW w:w="1273" w:type="dxa"/>
            <w:vMerge w:val="restart"/>
            <w:shd w:val="clear" w:color="auto" w:fill="CCFFFF"/>
            <w:vAlign w:val="center"/>
          </w:tcPr>
          <w:p w14:paraId="7A9ACC46"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OpenModel</w:t>
            </w:r>
            <w:r>
              <w:rPr>
                <w:sz w:val="20"/>
              </w:rPr>
              <w:br/>
            </w:r>
            <w:r w:rsidRPr="00327C93">
              <w:rPr>
                <w:sz w:val="20"/>
              </w:rPr>
              <w:t>Parameter</w:t>
            </w:r>
          </w:p>
        </w:tc>
        <w:tc>
          <w:tcPr>
            <w:tcW w:w="2126" w:type="dxa"/>
            <w:shd w:val="clear" w:color="auto" w:fill="CCFFFF"/>
            <w:vAlign w:val="center"/>
          </w:tcPr>
          <w:p w14:paraId="1F9B9EBB"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valueRange</w:t>
            </w:r>
          </w:p>
        </w:tc>
        <w:tc>
          <w:tcPr>
            <w:tcW w:w="1276" w:type="dxa"/>
            <w:shd w:val="clear" w:color="auto" w:fill="CCFFFF"/>
            <w:vAlign w:val="center"/>
          </w:tcPr>
          <w:p w14:paraId="302524CE" w14:textId="251BECF4"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FF"/>
            <w:vAlign w:val="center"/>
          </w:tcPr>
          <w:p w14:paraId="1C01C782"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FF"/>
            <w:vAlign w:val="center"/>
          </w:tcPr>
          <w:p w14:paraId="0B4F8372"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NA</w:t>
            </w:r>
          </w:p>
        </w:tc>
        <w:tc>
          <w:tcPr>
            <w:tcW w:w="1419" w:type="dxa"/>
            <w:vMerge w:val="restart"/>
            <w:shd w:val="clear" w:color="auto" w:fill="CCFFFF"/>
            <w:vAlign w:val="center"/>
          </w:tcPr>
          <w:p w14:paraId="04726F41"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Parameter</w:t>
            </w:r>
          </w:p>
        </w:tc>
      </w:tr>
      <w:tr w:rsidR="00A4445B" w:rsidRPr="00327C93" w14:paraId="2F89775F" w14:textId="77777777" w:rsidTr="002D5C29">
        <w:trPr>
          <w:cantSplit/>
          <w:jc w:val="center"/>
        </w:trPr>
        <w:tc>
          <w:tcPr>
            <w:tcW w:w="1273" w:type="dxa"/>
            <w:vMerge/>
            <w:shd w:val="clear" w:color="auto" w:fill="CCFFFF"/>
            <w:vAlign w:val="center"/>
          </w:tcPr>
          <w:p w14:paraId="11EBF67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tcBorders>
              <w:top w:val="single" w:sz="4" w:space="0" w:color="auto"/>
              <w:left w:val="single" w:sz="4" w:space="0" w:color="auto"/>
              <w:bottom w:val="single" w:sz="4" w:space="0" w:color="auto"/>
              <w:right w:val="single" w:sz="4" w:space="0" w:color="auto"/>
            </w:tcBorders>
            <w:shd w:val="clear" w:color="auto" w:fill="CCFFFF"/>
            <w:vAlign w:val="center"/>
          </w:tcPr>
          <w:p w14:paraId="245B749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tcBorders>
              <w:top w:val="single" w:sz="4" w:space="0" w:color="auto"/>
              <w:left w:val="single" w:sz="4" w:space="0" w:color="auto"/>
              <w:bottom w:val="single" w:sz="4" w:space="0" w:color="auto"/>
              <w:right w:val="single" w:sz="4" w:space="0" w:color="auto"/>
            </w:tcBorders>
            <w:shd w:val="clear" w:color="auto" w:fill="CCFFFF"/>
            <w:vAlign w:val="center"/>
          </w:tcPr>
          <w:p w14:paraId="6395CA7B" w14:textId="7F4ECA00"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tcBorders>
              <w:top w:val="single" w:sz="4" w:space="0" w:color="auto"/>
              <w:left w:val="single" w:sz="4" w:space="0" w:color="auto"/>
              <w:bottom w:val="single" w:sz="4" w:space="0" w:color="auto"/>
              <w:right w:val="single" w:sz="4" w:space="0" w:color="auto"/>
            </w:tcBorders>
            <w:shd w:val="clear" w:color="auto" w:fill="CCFFFF"/>
            <w:vAlign w:val="center"/>
          </w:tcPr>
          <w:p w14:paraId="0485BEE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tcBorders>
              <w:top w:val="single" w:sz="4" w:space="0" w:color="auto"/>
              <w:left w:val="single" w:sz="4" w:space="0" w:color="auto"/>
              <w:bottom w:val="single" w:sz="4" w:space="0" w:color="auto"/>
              <w:right w:val="single" w:sz="4" w:space="0" w:color="auto"/>
            </w:tcBorders>
            <w:shd w:val="clear" w:color="auto" w:fill="CCFFFF"/>
            <w:vAlign w:val="center"/>
          </w:tcPr>
          <w:p w14:paraId="19F9852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vMerge/>
            <w:shd w:val="clear" w:color="auto" w:fill="CCFFFF"/>
            <w:vAlign w:val="center"/>
          </w:tcPr>
          <w:p w14:paraId="1476E05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4874DF6A" w14:textId="77777777" w:rsidTr="002D5C29">
        <w:trPr>
          <w:cantSplit/>
          <w:jc w:val="center"/>
        </w:trPr>
        <w:tc>
          <w:tcPr>
            <w:tcW w:w="1273" w:type="dxa"/>
            <w:vMerge/>
            <w:shd w:val="clear" w:color="auto" w:fill="CCFFFF"/>
            <w:vAlign w:val="center"/>
          </w:tcPr>
          <w:p w14:paraId="47B5447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FF"/>
            <w:vAlign w:val="center"/>
          </w:tcPr>
          <w:p w14:paraId="1010519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FF"/>
            <w:vAlign w:val="center"/>
          </w:tcPr>
          <w:p w14:paraId="5D17B958" w14:textId="792F2C0D"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FF"/>
            <w:vAlign w:val="center"/>
          </w:tcPr>
          <w:p w14:paraId="722E3F7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FF"/>
            <w:vAlign w:val="center"/>
          </w:tcPr>
          <w:p w14:paraId="73463BB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FF"/>
            <w:vAlign w:val="center"/>
          </w:tcPr>
          <w:p w14:paraId="686D697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1F61FE42" w14:textId="77777777" w:rsidTr="002D5C29">
        <w:trPr>
          <w:cantSplit/>
          <w:jc w:val="center"/>
        </w:trPr>
        <w:tc>
          <w:tcPr>
            <w:tcW w:w="1273" w:type="dxa"/>
            <w:vMerge w:val="restart"/>
            <w:shd w:val="clear" w:color="auto" w:fill="CCFFCC"/>
            <w:vAlign w:val="center"/>
          </w:tcPr>
          <w:p w14:paraId="46ABBAC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OpenModel</w:t>
            </w:r>
            <w:r>
              <w:rPr>
                <w:sz w:val="20"/>
              </w:rPr>
              <w:br/>
              <w:t>Notification</w:t>
            </w:r>
          </w:p>
        </w:tc>
        <w:tc>
          <w:tcPr>
            <w:tcW w:w="2126" w:type="dxa"/>
            <w:shd w:val="clear" w:color="auto" w:fill="CCFFCC"/>
            <w:vAlign w:val="center"/>
          </w:tcPr>
          <w:p w14:paraId="452932E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9D5B2D">
              <w:rPr>
                <w:sz w:val="20"/>
              </w:rPr>
              <w:t>triggerConditionList</w:t>
            </w:r>
          </w:p>
        </w:tc>
        <w:tc>
          <w:tcPr>
            <w:tcW w:w="1276" w:type="dxa"/>
            <w:shd w:val="clear" w:color="auto" w:fill="CCFFCC"/>
            <w:vAlign w:val="center"/>
          </w:tcPr>
          <w:p w14:paraId="5892436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7E3163F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47D503D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val="restart"/>
            <w:shd w:val="clear" w:color="auto" w:fill="CCFFCC"/>
            <w:vAlign w:val="center"/>
          </w:tcPr>
          <w:p w14:paraId="52018541"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Signal</w:t>
            </w:r>
          </w:p>
        </w:tc>
      </w:tr>
      <w:tr w:rsidR="00A4445B" w:rsidRPr="00327C93" w14:paraId="44859B8B" w14:textId="77777777" w:rsidTr="002D5C29">
        <w:trPr>
          <w:cantSplit/>
          <w:jc w:val="center"/>
        </w:trPr>
        <w:tc>
          <w:tcPr>
            <w:tcW w:w="1273" w:type="dxa"/>
            <w:vMerge/>
            <w:shd w:val="clear" w:color="auto" w:fill="CCFFCC"/>
            <w:vAlign w:val="center"/>
          </w:tcPr>
          <w:p w14:paraId="0D63F62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EE8122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shd w:val="clear" w:color="auto" w:fill="CCFFCC"/>
            <w:vAlign w:val="center"/>
          </w:tcPr>
          <w:p w14:paraId="380C90DF" w14:textId="0E191056"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shd w:val="clear" w:color="auto" w:fill="CCFFCC"/>
            <w:vAlign w:val="center"/>
          </w:tcPr>
          <w:p w14:paraId="551E91C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CC"/>
            <w:vAlign w:val="center"/>
          </w:tcPr>
          <w:p w14:paraId="10CB662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vMerge/>
            <w:shd w:val="clear" w:color="auto" w:fill="CCFFCC"/>
            <w:vAlign w:val="center"/>
          </w:tcPr>
          <w:p w14:paraId="661B688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3DB00500" w14:textId="77777777" w:rsidTr="002D5C29">
        <w:trPr>
          <w:cantSplit/>
          <w:jc w:val="center"/>
        </w:trPr>
        <w:tc>
          <w:tcPr>
            <w:tcW w:w="1273" w:type="dxa"/>
            <w:vMerge/>
            <w:shd w:val="clear" w:color="auto" w:fill="CCFFCC"/>
            <w:vAlign w:val="center"/>
          </w:tcPr>
          <w:p w14:paraId="54AD0C8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DC723AA"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CC"/>
            <w:vAlign w:val="center"/>
          </w:tcPr>
          <w:p w14:paraId="2BAFEB34" w14:textId="25C7FB24"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CC"/>
            <w:vAlign w:val="center"/>
          </w:tcPr>
          <w:p w14:paraId="16DEF77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02C783D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B18B3A1"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3DF227D7" w14:textId="77777777" w:rsidTr="002D5C29">
        <w:trPr>
          <w:cantSplit/>
          <w:jc w:val="center"/>
        </w:trPr>
        <w:tc>
          <w:tcPr>
            <w:tcW w:w="1273" w:type="dxa"/>
            <w:shd w:val="clear" w:color="auto" w:fill="CCFFCC"/>
            <w:vAlign w:val="center"/>
          </w:tcPr>
          <w:p w14:paraId="24BCB5D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Cond</w:t>
            </w:r>
          </w:p>
        </w:tc>
        <w:tc>
          <w:tcPr>
            <w:tcW w:w="2126" w:type="dxa"/>
            <w:shd w:val="clear" w:color="auto" w:fill="CCFFCC"/>
            <w:vAlign w:val="center"/>
          </w:tcPr>
          <w:p w14:paraId="769958C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condition</w:t>
            </w:r>
          </w:p>
        </w:tc>
        <w:tc>
          <w:tcPr>
            <w:tcW w:w="1276" w:type="dxa"/>
            <w:shd w:val="clear" w:color="auto" w:fill="CCFFCC"/>
            <w:vAlign w:val="center"/>
          </w:tcPr>
          <w:p w14:paraId="73EF389B" w14:textId="094F283E"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3B5B979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43D3F48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shd w:val="clear" w:color="auto" w:fill="CCFFCC"/>
            <w:vAlign w:val="center"/>
          </w:tcPr>
          <w:p w14:paraId="35594D2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Relationship</w:t>
            </w:r>
          </w:p>
        </w:tc>
      </w:tr>
      <w:tr w:rsidR="00A4445B" w:rsidRPr="00327C93" w14:paraId="518C2C76" w14:textId="77777777" w:rsidTr="002D5C29">
        <w:trPr>
          <w:cantSplit/>
          <w:jc w:val="center"/>
        </w:trPr>
        <w:tc>
          <w:tcPr>
            <w:tcW w:w="1273" w:type="dxa"/>
            <w:shd w:val="clear" w:color="auto" w:fill="CCFFCC"/>
            <w:vAlign w:val="center"/>
          </w:tcPr>
          <w:p w14:paraId="0DEF25F2"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Reference</w:t>
            </w:r>
          </w:p>
        </w:tc>
        <w:tc>
          <w:tcPr>
            <w:tcW w:w="2126" w:type="dxa"/>
            <w:shd w:val="clear" w:color="auto" w:fill="CCFFCC"/>
            <w:vAlign w:val="center"/>
          </w:tcPr>
          <w:p w14:paraId="2A8F694A"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reference</w:t>
            </w:r>
          </w:p>
        </w:tc>
        <w:tc>
          <w:tcPr>
            <w:tcW w:w="1276" w:type="dxa"/>
            <w:shd w:val="clear" w:color="auto" w:fill="CCFFCC"/>
            <w:vAlign w:val="center"/>
          </w:tcPr>
          <w:p w14:paraId="5AC71472" w14:textId="496B5202"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22684E1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168827F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shd w:val="clear" w:color="auto" w:fill="CCFFCC"/>
            <w:vAlign w:val="center"/>
          </w:tcPr>
          <w:p w14:paraId="0072DCC5"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Element</w:t>
            </w:r>
          </w:p>
        </w:tc>
      </w:tr>
      <w:tr w:rsidR="00A4445B" w:rsidRPr="00327C93" w14:paraId="5E8B7861" w14:textId="77777777" w:rsidTr="002D5C29">
        <w:trPr>
          <w:cantSplit/>
          <w:jc w:val="center"/>
        </w:trPr>
        <w:tc>
          <w:tcPr>
            <w:tcW w:w="1273" w:type="dxa"/>
            <w:shd w:val="clear" w:color="auto" w:fill="CCFFCC"/>
            <w:vAlign w:val="center"/>
          </w:tcPr>
          <w:p w14:paraId="09927BDF"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Specify</w:t>
            </w:r>
          </w:p>
        </w:tc>
        <w:tc>
          <w:tcPr>
            <w:tcW w:w="2126" w:type="dxa"/>
            <w:shd w:val="clear" w:color="auto" w:fill="CCFFCC"/>
            <w:vAlign w:val="center"/>
          </w:tcPr>
          <w:p w14:paraId="53A6C026"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target</w:t>
            </w:r>
          </w:p>
        </w:tc>
        <w:tc>
          <w:tcPr>
            <w:tcW w:w="1276" w:type="dxa"/>
            <w:shd w:val="clear" w:color="auto" w:fill="CCFFCC"/>
            <w:vAlign w:val="center"/>
          </w:tcPr>
          <w:p w14:paraId="3F265D1A" w14:textId="53CEA104"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3DCE8C7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37F022F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shd w:val="clear" w:color="auto" w:fill="CCFFCC"/>
            <w:vAlign w:val="center"/>
          </w:tcPr>
          <w:p w14:paraId="12799D12"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Abstraction</w:t>
            </w:r>
          </w:p>
        </w:tc>
      </w:tr>
    </w:tbl>
    <w:p w14:paraId="27960DF6" w14:textId="53E651A4" w:rsidR="00A81DBC" w:rsidRDefault="00577FE6" w:rsidP="009831CB">
      <w:r w:rsidRPr="00A14B43">
        <w:rPr>
          <w:sz w:val="22"/>
        </w:rPr>
        <w:t>Editor’s note: In future, this table will be automatically created from the Profile model using Gendoc.</w:t>
      </w:r>
    </w:p>
    <w:p w14:paraId="42A25F59" w14:textId="77777777" w:rsidR="00F91549" w:rsidRDefault="00F91549" w:rsidP="00F91549">
      <w:pPr>
        <w:pStyle w:val="berschrift2"/>
      </w:pPr>
      <w:bookmarkStart w:id="1294" w:name="_Ref472956968"/>
      <w:bookmarkStart w:id="1295" w:name="_Toc516068527"/>
      <w:bookmarkStart w:id="1296" w:name="_Toc79149007"/>
      <w:r>
        <w:lastRenderedPageBreak/>
        <w:t>Additional Interface related Properties for individual UML Model artifacts</w:t>
      </w:r>
      <w:bookmarkEnd w:id="1294"/>
      <w:bookmarkEnd w:id="1295"/>
      <w:bookmarkEnd w:id="1296"/>
    </w:p>
    <w:p w14:paraId="6A30B006" w14:textId="3B0FF6A7" w:rsidR="00F91549" w:rsidRPr="009831CB" w:rsidRDefault="00F91549" w:rsidP="00F91549">
      <w:r>
        <w:t xml:space="preserve">Clause </w:t>
      </w:r>
      <w:r w:rsidR="00F906E8">
        <w:fldChar w:fldCharType="begin"/>
      </w:r>
      <w:r w:rsidR="00F906E8">
        <w:instrText xml:space="preserve"> REF _Ref511657867 \r \h </w:instrText>
      </w:r>
      <w:r w:rsidR="00F906E8">
        <w:fldChar w:fldCharType="separate"/>
      </w:r>
      <w:r w:rsidR="000E3F29">
        <w:t>5</w:t>
      </w:r>
      <w:r w:rsidR="00F906E8">
        <w:fldChar w:fldCharType="end"/>
      </w:r>
      <w:r>
        <w:t xml:space="preserve"> has already described the additional properties for each UML Model artifact. All defined stereotypes</w:t>
      </w:r>
      <w:r w:rsidR="007F64FA">
        <w:t xml:space="preserve"> </w:t>
      </w:r>
      <w:r>
        <w:t xml:space="preserve">related to an interface model are shown as an overview in </w:t>
      </w:r>
      <w:r w:rsidR="00ED61A2">
        <w:fldChar w:fldCharType="begin"/>
      </w:r>
      <w:r>
        <w:instrText xml:space="preserve"> REF _Ref472954954 \h </w:instrText>
      </w:r>
      <w:r w:rsidR="00ED61A2">
        <w:fldChar w:fldCharType="separate"/>
      </w:r>
      <w:r w:rsidR="000E3F29">
        <w:t xml:space="preserve">Figure </w:t>
      </w:r>
      <w:r w:rsidR="000E3F29">
        <w:rPr>
          <w:noProof/>
        </w:rPr>
        <w:t>6</w:t>
      </w:r>
      <w:r w:rsidR="000E3F29">
        <w:t>.</w:t>
      </w:r>
      <w:r w:rsidR="000E3F29">
        <w:rPr>
          <w:noProof/>
        </w:rPr>
        <w:t>5</w:t>
      </w:r>
      <w:r w:rsidR="00ED61A2">
        <w:fldChar w:fldCharType="end"/>
      </w:r>
      <w:r w:rsidR="00061436">
        <w:t xml:space="preserve"> and</w:t>
      </w:r>
      <w:r>
        <w:t xml:space="preserve"> </w:t>
      </w:r>
      <w:r w:rsidR="00ED61A2">
        <w:fldChar w:fldCharType="begin"/>
      </w:r>
      <w:r>
        <w:instrText xml:space="preserve"> REF _Ref472954958 \h </w:instrText>
      </w:r>
      <w:r w:rsidR="00ED61A2">
        <w:fldChar w:fldCharType="separate"/>
      </w:r>
      <w:r w:rsidR="000E3F29">
        <w:t xml:space="preserve">Figure </w:t>
      </w:r>
      <w:r w:rsidR="000E3F29">
        <w:rPr>
          <w:noProof/>
        </w:rPr>
        <w:t>6</w:t>
      </w:r>
      <w:r w:rsidR="000E3F29">
        <w:t>.</w:t>
      </w:r>
      <w:r w:rsidR="000E3F29">
        <w:rPr>
          <w:noProof/>
        </w:rPr>
        <w:t>6</w:t>
      </w:r>
      <w:r w:rsidR="00ED61A2">
        <w:fldChar w:fldCharType="end"/>
      </w:r>
      <w:r>
        <w:t xml:space="preserve"> below.</w:t>
      </w:r>
    </w:p>
    <w:p w14:paraId="68DDB616" w14:textId="0FD16463" w:rsidR="00F91549" w:rsidRDefault="00137BB9" w:rsidP="00F91549">
      <w:pPr>
        <w:tabs>
          <w:tab w:val="left" w:pos="4678"/>
        </w:tabs>
        <w:jc w:val="center"/>
        <w:rPr>
          <w:noProof/>
          <w:lang w:val="de-DE" w:eastAsia="de-DE"/>
        </w:rPr>
      </w:pPr>
      <w:r w:rsidRPr="00137BB9">
        <w:rPr>
          <w:noProof/>
          <w:lang w:val="de-DE" w:eastAsia="de-DE"/>
        </w:rPr>
        <w:drawing>
          <wp:inline distT="0" distB="0" distL="0" distR="0" wp14:anchorId="2CD11207" wp14:editId="79E16398">
            <wp:extent cx="5943600" cy="3449955"/>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3449955"/>
                    </a:xfrm>
                    <a:prstGeom prst="rect">
                      <a:avLst/>
                    </a:prstGeom>
                  </pic:spPr>
                </pic:pic>
              </a:graphicData>
            </a:graphic>
          </wp:inline>
        </w:drawing>
      </w:r>
    </w:p>
    <w:p w14:paraId="1C9F5704" w14:textId="2B259957" w:rsidR="00F91549" w:rsidRDefault="00F91549" w:rsidP="00F91549">
      <w:pPr>
        <w:pStyle w:val="FigureCaption"/>
      </w:pPr>
      <w:bookmarkStart w:id="1297" w:name="_Ref472954954"/>
      <w:bookmarkStart w:id="1298" w:name="_Toc516068695"/>
      <w:bookmarkStart w:id="1299" w:name="_Toc79149101"/>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5</w:t>
      </w:r>
      <w:r w:rsidR="00ED61A2">
        <w:fldChar w:fldCharType="end"/>
      </w:r>
      <w:bookmarkEnd w:id="1297"/>
      <w:r>
        <w:t xml:space="preserve">: </w:t>
      </w:r>
      <w:r w:rsidR="00ED683E">
        <w:t>Open</w:t>
      </w:r>
      <w:r>
        <w:t>InterfaceModel Profile</w:t>
      </w:r>
      <w:r w:rsidR="00ED683E">
        <w:t>:</w:t>
      </w:r>
      <w:r>
        <w:t xml:space="preserve"> Required </w:t>
      </w:r>
      <w:r w:rsidRPr="00734A9A">
        <w:t>«</w:t>
      </w:r>
      <w:r>
        <w:t>Stereotypes</w:t>
      </w:r>
      <w:r w:rsidRPr="00734A9A">
        <w:t>»</w:t>
      </w:r>
      <w:bookmarkEnd w:id="1298"/>
      <w:bookmarkEnd w:id="1299"/>
    </w:p>
    <w:p w14:paraId="27D9F2F2" w14:textId="6F04DAE4" w:rsidR="00F91549" w:rsidRDefault="00137BB9" w:rsidP="00F91549">
      <w:pPr>
        <w:tabs>
          <w:tab w:val="left" w:pos="4678"/>
        </w:tabs>
        <w:jc w:val="center"/>
        <w:rPr>
          <w:noProof/>
          <w:lang w:val="de-DE" w:eastAsia="de-DE"/>
        </w:rPr>
      </w:pPr>
      <w:r w:rsidRPr="00137BB9">
        <w:rPr>
          <w:noProof/>
          <w:lang w:val="de-DE" w:eastAsia="de-DE"/>
        </w:rPr>
        <w:drawing>
          <wp:inline distT="0" distB="0" distL="0" distR="0" wp14:anchorId="71424455" wp14:editId="6721A414">
            <wp:extent cx="5943600" cy="2341245"/>
            <wp:effectExtent l="0" t="0" r="0" b="190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3600" cy="2341245"/>
                    </a:xfrm>
                    <a:prstGeom prst="rect">
                      <a:avLst/>
                    </a:prstGeom>
                  </pic:spPr>
                </pic:pic>
              </a:graphicData>
            </a:graphic>
          </wp:inline>
        </w:drawing>
      </w:r>
    </w:p>
    <w:p w14:paraId="6F49F41F" w14:textId="15EAFBE2" w:rsidR="00F91549" w:rsidRDefault="00F91549" w:rsidP="00F91549">
      <w:pPr>
        <w:pStyle w:val="FigureCaption"/>
      </w:pPr>
      <w:bookmarkStart w:id="1300" w:name="_Ref472954958"/>
      <w:bookmarkStart w:id="1301" w:name="_Toc516068696"/>
      <w:bookmarkStart w:id="1302" w:name="_Toc79149102"/>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6</w:t>
      </w:r>
      <w:r w:rsidR="00ED61A2">
        <w:fldChar w:fldCharType="end"/>
      </w:r>
      <w:bookmarkEnd w:id="1300"/>
      <w:r>
        <w:t xml:space="preserve">: </w:t>
      </w:r>
      <w:r w:rsidR="00ED683E">
        <w:t>Open</w:t>
      </w:r>
      <w:r w:rsidR="003150A4">
        <w:t>Interface</w:t>
      </w:r>
      <w:r>
        <w:t>Model Profile</w:t>
      </w:r>
      <w:r w:rsidR="00ED683E">
        <w:t>:</w:t>
      </w:r>
      <w:r>
        <w:t xml:space="preserve"> </w:t>
      </w:r>
      <w:r w:rsidRPr="008E1E1B">
        <w:t>Optional</w:t>
      </w:r>
      <w:r>
        <w:t xml:space="preserve"> </w:t>
      </w:r>
      <w:r w:rsidRPr="00734A9A">
        <w:t>«</w:t>
      </w:r>
      <w:r>
        <w:t>Stereotypes</w:t>
      </w:r>
      <w:r w:rsidRPr="00734A9A">
        <w:t>»</w:t>
      </w:r>
      <w:bookmarkEnd w:id="1301"/>
      <w:bookmarkEnd w:id="1302"/>
    </w:p>
    <w:p w14:paraId="03272AAC" w14:textId="77777777" w:rsidR="00F91549" w:rsidRDefault="00F91549" w:rsidP="00F91549"/>
    <w:p w14:paraId="109CC10F" w14:textId="163D133A" w:rsidR="00F91549" w:rsidRPr="0049763F" w:rsidRDefault="00F91549" w:rsidP="00F91549">
      <w:pPr>
        <w:pStyle w:val="TableCaption"/>
      </w:pPr>
      <w:bookmarkStart w:id="1303" w:name="_Ref472954966"/>
      <w:bookmarkStart w:id="1304" w:name="_Toc516068717"/>
      <w:bookmarkStart w:id="1305" w:name="_Toc79149127"/>
      <w:r w:rsidRPr="0049763F">
        <w:lastRenderedPageBreak/>
        <w:t xml:space="preserve">Table </w:t>
      </w:r>
      <w:r w:rsidR="00ED61A2" w:rsidRPr="0049763F">
        <w:fldChar w:fldCharType="begin"/>
      </w:r>
      <w:r w:rsidRPr="0049763F">
        <w:instrText xml:space="preserve"> STYLEREF 1 \s </w:instrText>
      </w:r>
      <w:r w:rsidR="00ED61A2" w:rsidRPr="0049763F">
        <w:fldChar w:fldCharType="separate"/>
      </w:r>
      <w:r w:rsidR="000E3F29">
        <w:rPr>
          <w:noProof/>
        </w:rPr>
        <w:t>6</w:t>
      </w:r>
      <w:r w:rsidR="00ED61A2" w:rsidRPr="0049763F">
        <w:fldChar w:fldCharType="end"/>
      </w:r>
      <w:r w:rsidRPr="0049763F">
        <w:t>.</w:t>
      </w:r>
      <w:r w:rsidR="00ED61A2" w:rsidRPr="0049763F">
        <w:fldChar w:fldCharType="begin"/>
      </w:r>
      <w:r w:rsidRPr="0049763F">
        <w:instrText xml:space="preserve"> SEQ Table \* ARABIC \s 1 </w:instrText>
      </w:r>
      <w:r w:rsidR="00ED61A2" w:rsidRPr="0049763F">
        <w:fldChar w:fldCharType="separate"/>
      </w:r>
      <w:r w:rsidR="000E3F29">
        <w:rPr>
          <w:noProof/>
        </w:rPr>
        <w:t>2</w:t>
      </w:r>
      <w:r w:rsidR="00ED61A2" w:rsidRPr="0049763F">
        <w:fldChar w:fldCharType="end"/>
      </w:r>
      <w:bookmarkEnd w:id="1303"/>
      <w:r w:rsidRPr="0049763F">
        <w:t xml:space="preserve">: </w:t>
      </w:r>
      <w:r w:rsidR="00ED683E">
        <w:t>Open</w:t>
      </w:r>
      <w:r w:rsidR="00376EF2" w:rsidRPr="00A55FBB">
        <w:t>InterfaceModel Profile:</w:t>
      </w:r>
      <w:r w:rsidRPr="00A55FBB">
        <w:t xml:space="preserve"> Complex «Stereotypes»</w:t>
      </w:r>
      <w:bookmarkEnd w:id="1304"/>
      <w:bookmarkEnd w:id="1305"/>
    </w:p>
    <w:tbl>
      <w:tblPr>
        <w:tblW w:w="97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3"/>
        <w:gridCol w:w="1985"/>
        <w:gridCol w:w="1408"/>
        <w:gridCol w:w="2127"/>
        <w:gridCol w:w="850"/>
        <w:gridCol w:w="1419"/>
      </w:tblGrid>
      <w:tr w:rsidR="00336BC4" w:rsidRPr="00327C93" w14:paraId="2A2B67BB" w14:textId="77777777" w:rsidTr="00E3325A">
        <w:trPr>
          <w:cantSplit/>
          <w:tblHeader/>
          <w:jc w:val="center"/>
        </w:trPr>
        <w:tc>
          <w:tcPr>
            <w:tcW w:w="1983" w:type="dxa"/>
            <w:shd w:val="clear" w:color="auto" w:fill="FFCC99"/>
            <w:vAlign w:val="center"/>
          </w:tcPr>
          <w:p w14:paraId="68A7153F"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tereotype</w:t>
            </w:r>
          </w:p>
        </w:tc>
        <w:tc>
          <w:tcPr>
            <w:tcW w:w="1985" w:type="dxa"/>
            <w:shd w:val="clear" w:color="auto" w:fill="FFCC99"/>
            <w:vAlign w:val="center"/>
          </w:tcPr>
          <w:p w14:paraId="6CE6F697"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w:t>
            </w:r>
            <w:r w:rsidRPr="00327C93">
              <w:rPr>
                <w:sz w:val="20"/>
              </w:rPr>
              <w:t>ame of</w:t>
            </w:r>
            <w:r w:rsidRPr="00327C93">
              <w:rPr>
                <w:sz w:val="20"/>
              </w:rPr>
              <w:br/>
              <w:t>property</w:t>
            </w:r>
          </w:p>
        </w:tc>
        <w:tc>
          <w:tcPr>
            <w:tcW w:w="1408" w:type="dxa"/>
            <w:shd w:val="clear" w:color="auto" w:fill="FFCC99"/>
            <w:vAlign w:val="center"/>
          </w:tcPr>
          <w:p w14:paraId="738EDD7D"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T</w:t>
            </w:r>
            <w:r w:rsidRPr="00327C93">
              <w:rPr>
                <w:sz w:val="20"/>
              </w:rPr>
              <w:t>ype</w:t>
            </w:r>
          </w:p>
        </w:tc>
        <w:tc>
          <w:tcPr>
            <w:tcW w:w="2127" w:type="dxa"/>
            <w:shd w:val="clear" w:color="auto" w:fill="FFCC99"/>
            <w:vAlign w:val="center"/>
          </w:tcPr>
          <w:p w14:paraId="4AD3EE22"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A</w:t>
            </w:r>
            <w:r w:rsidRPr="00327C93">
              <w:rPr>
                <w:sz w:val="20"/>
              </w:rPr>
              <w:t>llowed values</w:t>
            </w:r>
          </w:p>
        </w:tc>
        <w:tc>
          <w:tcPr>
            <w:tcW w:w="850" w:type="dxa"/>
            <w:shd w:val="clear" w:color="auto" w:fill="FFCC99"/>
            <w:vAlign w:val="center"/>
          </w:tcPr>
          <w:p w14:paraId="3F637394"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D</w:t>
            </w:r>
            <w:r w:rsidRPr="00327C93">
              <w:rPr>
                <w:sz w:val="20"/>
              </w:rPr>
              <w:t>efault value</w:t>
            </w:r>
          </w:p>
        </w:tc>
        <w:tc>
          <w:tcPr>
            <w:tcW w:w="1419" w:type="dxa"/>
            <w:shd w:val="clear" w:color="auto" w:fill="FFCC99"/>
            <w:vAlign w:val="center"/>
          </w:tcPr>
          <w:p w14:paraId="6555DDD0"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A</w:t>
            </w:r>
            <w:r w:rsidRPr="00327C93">
              <w:rPr>
                <w:sz w:val="20"/>
              </w:rPr>
              <w:t>ssociated to</w:t>
            </w:r>
            <w:r w:rsidRPr="00327C93">
              <w:rPr>
                <w:sz w:val="20"/>
              </w:rPr>
              <w:br/>
              <w:t>metaclass</w:t>
            </w:r>
          </w:p>
        </w:tc>
      </w:tr>
      <w:tr w:rsidR="00336BC4" w:rsidRPr="00327C93" w14:paraId="79E1B4DC" w14:textId="77777777" w:rsidTr="00E3325A">
        <w:trPr>
          <w:cantSplit/>
          <w:jc w:val="center"/>
        </w:trPr>
        <w:tc>
          <w:tcPr>
            <w:tcW w:w="1983" w:type="dxa"/>
            <w:vMerge w:val="restart"/>
            <w:shd w:val="clear" w:color="auto" w:fill="CCFFFF"/>
            <w:vAlign w:val="center"/>
          </w:tcPr>
          <w:p w14:paraId="5E372B60" w14:textId="45CDA865" w:rsidR="00336BC4" w:rsidRPr="00327C93" w:rsidRDefault="00ED683E"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5212A1">
              <w:rPr>
                <w:color w:val="BFBFBF" w:themeColor="background1" w:themeShade="BF"/>
                <w:sz w:val="20"/>
              </w:rPr>
              <w:t>Open</w:t>
            </w:r>
            <w:r w:rsidR="00336BC4" w:rsidRPr="005212A1">
              <w:rPr>
                <w:color w:val="BFBFBF" w:themeColor="background1" w:themeShade="BF"/>
                <w:sz w:val="20"/>
              </w:rPr>
              <w:t>InterfaceModelClass</w:t>
            </w:r>
            <w:r w:rsidR="00574BC8" w:rsidRPr="005212A1">
              <w:rPr>
                <w:color w:val="BFBFBF" w:themeColor="background1" w:themeShade="BF"/>
                <w:sz w:val="20"/>
              </w:rPr>
              <w:t xml:space="preserve"> </w:t>
            </w:r>
            <w:r w:rsidR="00574BC8" w:rsidRPr="00574BC8">
              <w:rPr>
                <w:color w:val="FF0000"/>
                <w:sz w:val="20"/>
              </w:rPr>
              <w:t>(obsolete)</w:t>
            </w:r>
          </w:p>
        </w:tc>
        <w:tc>
          <w:tcPr>
            <w:tcW w:w="1985" w:type="dxa"/>
            <w:shd w:val="clear" w:color="auto" w:fill="CCFFFF"/>
            <w:vAlign w:val="center"/>
          </w:tcPr>
          <w:p w14:paraId="0587F5CB" w14:textId="77777777" w:rsidR="00336BC4" w:rsidRPr="005212A1" w:rsidRDefault="00336BC4"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objectCreation</w:t>
            </w:r>
            <w:r w:rsidRPr="005212A1">
              <w:rPr>
                <w:color w:val="BFBFBF" w:themeColor="background1" w:themeShade="BF"/>
                <w:sz w:val="20"/>
              </w:rPr>
              <w:br/>
              <w:t>Notification</w:t>
            </w:r>
          </w:p>
        </w:tc>
        <w:tc>
          <w:tcPr>
            <w:tcW w:w="1408" w:type="dxa"/>
            <w:shd w:val="clear" w:color="auto" w:fill="CCFFFF"/>
            <w:vAlign w:val="center"/>
          </w:tcPr>
          <w:p w14:paraId="4BED2026" w14:textId="69AF12CF" w:rsidR="00336BC4" w:rsidRPr="005212A1" w:rsidRDefault="00D90176"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E</w:t>
            </w:r>
            <w:r w:rsidR="00336BC4" w:rsidRPr="005212A1">
              <w:rPr>
                <w:color w:val="BFBFBF" w:themeColor="background1" w:themeShade="BF"/>
                <w:sz w:val="20"/>
              </w:rPr>
              <w:t>numeration</w:t>
            </w:r>
          </w:p>
        </w:tc>
        <w:tc>
          <w:tcPr>
            <w:tcW w:w="2127" w:type="dxa"/>
            <w:shd w:val="clear" w:color="auto" w:fill="CCFFFF"/>
            <w:vAlign w:val="center"/>
          </w:tcPr>
          <w:p w14:paraId="62F71C82" w14:textId="77777777" w:rsidR="00336BC4" w:rsidRPr="005212A1" w:rsidRDefault="00336BC4" w:rsidP="000150DF">
            <w:pPr>
              <w:pStyle w:val="Tabletext"/>
              <w:keepNext/>
              <w:keepLines/>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NO</w:t>
            </w:r>
            <w:r w:rsidRPr="005212A1">
              <w:rPr>
                <w:color w:val="BFBFBF" w:themeColor="background1" w:themeShade="BF"/>
                <w:sz w:val="20"/>
              </w:rPr>
              <w:br/>
              <w:t>YES</w:t>
            </w:r>
            <w:r w:rsidRPr="005212A1">
              <w:rPr>
                <w:color w:val="BFBFBF" w:themeColor="background1" w:themeShade="BF"/>
                <w:sz w:val="20"/>
              </w:rPr>
              <w:br/>
              <w:t>NA</w:t>
            </w:r>
          </w:p>
        </w:tc>
        <w:tc>
          <w:tcPr>
            <w:tcW w:w="850" w:type="dxa"/>
            <w:shd w:val="clear" w:color="auto" w:fill="CCFFFF"/>
            <w:vAlign w:val="center"/>
          </w:tcPr>
          <w:p w14:paraId="3D0D84BD" w14:textId="77777777" w:rsidR="00336BC4" w:rsidRPr="005212A1" w:rsidRDefault="00336BC4" w:rsidP="000150DF">
            <w:pPr>
              <w:pStyle w:val="Tabletext"/>
              <w:keepNext/>
              <w:keepLines/>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color w:val="BFBFBF" w:themeColor="background1" w:themeShade="BF"/>
                <w:sz w:val="20"/>
              </w:rPr>
            </w:pPr>
            <w:r w:rsidRPr="005212A1">
              <w:rPr>
                <w:color w:val="BFBFBF" w:themeColor="background1" w:themeShade="BF"/>
                <w:sz w:val="20"/>
              </w:rPr>
              <w:t>NA</w:t>
            </w:r>
          </w:p>
        </w:tc>
        <w:tc>
          <w:tcPr>
            <w:tcW w:w="1419" w:type="dxa"/>
            <w:vMerge w:val="restart"/>
            <w:shd w:val="clear" w:color="auto" w:fill="CCFFFF"/>
            <w:vAlign w:val="center"/>
          </w:tcPr>
          <w:p w14:paraId="4AAA1483" w14:textId="77777777" w:rsidR="00336BC4" w:rsidRPr="00327C93" w:rsidRDefault="00336BC4"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5212A1">
              <w:rPr>
                <w:color w:val="BFBFBF" w:themeColor="background1" w:themeShade="BF"/>
                <w:sz w:val="20"/>
              </w:rPr>
              <w:t>Class</w:t>
            </w:r>
          </w:p>
        </w:tc>
      </w:tr>
      <w:tr w:rsidR="00336BC4" w:rsidRPr="00327C93" w14:paraId="494BD82E" w14:textId="77777777" w:rsidTr="00E3325A">
        <w:trPr>
          <w:cantSplit/>
          <w:jc w:val="center"/>
        </w:trPr>
        <w:tc>
          <w:tcPr>
            <w:tcW w:w="1983" w:type="dxa"/>
            <w:vMerge/>
            <w:shd w:val="clear" w:color="auto" w:fill="CCFFFF"/>
            <w:vAlign w:val="center"/>
          </w:tcPr>
          <w:p w14:paraId="62E462DE" w14:textId="77777777" w:rsidR="00336BC4" w:rsidRPr="00327C93" w:rsidRDefault="00336BC4"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FF"/>
            <w:vAlign w:val="center"/>
          </w:tcPr>
          <w:p w14:paraId="6EB1BDBB" w14:textId="77777777" w:rsidR="00336BC4" w:rsidRPr="005212A1" w:rsidRDefault="00336BC4"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objectDeletion</w:t>
            </w:r>
            <w:r w:rsidRPr="005212A1">
              <w:rPr>
                <w:color w:val="BFBFBF" w:themeColor="background1" w:themeShade="BF"/>
                <w:sz w:val="20"/>
              </w:rPr>
              <w:br/>
              <w:t>Notification</w:t>
            </w:r>
          </w:p>
        </w:tc>
        <w:tc>
          <w:tcPr>
            <w:tcW w:w="1408" w:type="dxa"/>
            <w:shd w:val="clear" w:color="auto" w:fill="CCFFFF"/>
            <w:vAlign w:val="center"/>
          </w:tcPr>
          <w:p w14:paraId="33C89C08" w14:textId="6054D24D" w:rsidR="00336BC4" w:rsidRPr="005212A1" w:rsidRDefault="00D90176"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E</w:t>
            </w:r>
            <w:r w:rsidR="00336BC4" w:rsidRPr="005212A1">
              <w:rPr>
                <w:color w:val="BFBFBF" w:themeColor="background1" w:themeShade="BF"/>
                <w:sz w:val="20"/>
              </w:rPr>
              <w:t>numeration</w:t>
            </w:r>
          </w:p>
        </w:tc>
        <w:tc>
          <w:tcPr>
            <w:tcW w:w="2127" w:type="dxa"/>
            <w:shd w:val="clear" w:color="auto" w:fill="CCFFFF"/>
            <w:vAlign w:val="center"/>
          </w:tcPr>
          <w:p w14:paraId="3216A45E" w14:textId="77777777" w:rsidR="00336BC4" w:rsidRPr="005212A1" w:rsidRDefault="00336BC4" w:rsidP="000150DF">
            <w:pPr>
              <w:pStyle w:val="Tabletext"/>
              <w:keepNext/>
              <w:keepLines/>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NO</w:t>
            </w:r>
            <w:r w:rsidRPr="005212A1">
              <w:rPr>
                <w:color w:val="BFBFBF" w:themeColor="background1" w:themeShade="BF"/>
                <w:sz w:val="20"/>
              </w:rPr>
              <w:br/>
              <w:t>YES</w:t>
            </w:r>
            <w:r w:rsidRPr="005212A1">
              <w:rPr>
                <w:color w:val="BFBFBF" w:themeColor="background1" w:themeShade="BF"/>
                <w:sz w:val="20"/>
              </w:rPr>
              <w:br/>
              <w:t>NA</w:t>
            </w:r>
          </w:p>
        </w:tc>
        <w:tc>
          <w:tcPr>
            <w:tcW w:w="850" w:type="dxa"/>
            <w:shd w:val="clear" w:color="auto" w:fill="CCFFFF"/>
            <w:vAlign w:val="center"/>
          </w:tcPr>
          <w:p w14:paraId="29AC6C3D" w14:textId="77777777" w:rsidR="00336BC4" w:rsidRPr="005212A1" w:rsidRDefault="00336BC4" w:rsidP="000150DF">
            <w:pPr>
              <w:pStyle w:val="Tabletext"/>
              <w:keepNext/>
              <w:keepLines/>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color w:val="BFBFBF" w:themeColor="background1" w:themeShade="BF"/>
                <w:sz w:val="20"/>
              </w:rPr>
            </w:pPr>
            <w:r w:rsidRPr="005212A1">
              <w:rPr>
                <w:color w:val="BFBFBF" w:themeColor="background1" w:themeShade="BF"/>
                <w:sz w:val="20"/>
              </w:rPr>
              <w:t>NA</w:t>
            </w:r>
          </w:p>
        </w:tc>
        <w:tc>
          <w:tcPr>
            <w:tcW w:w="1419" w:type="dxa"/>
            <w:vMerge/>
            <w:shd w:val="clear" w:color="auto" w:fill="CCFFFF"/>
            <w:vAlign w:val="center"/>
          </w:tcPr>
          <w:p w14:paraId="56C11B94" w14:textId="77777777" w:rsidR="00336BC4" w:rsidRPr="00327C93" w:rsidRDefault="00336BC4"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582134" w:rsidRPr="00327C93" w14:paraId="76FA4F2C" w14:textId="77777777" w:rsidTr="00E3325A">
        <w:trPr>
          <w:cantSplit/>
          <w:jc w:val="center"/>
        </w:trPr>
        <w:tc>
          <w:tcPr>
            <w:tcW w:w="1983" w:type="dxa"/>
            <w:vMerge w:val="restart"/>
            <w:shd w:val="clear" w:color="auto" w:fill="CCFFCC"/>
            <w:vAlign w:val="center"/>
          </w:tcPr>
          <w:p w14:paraId="7DB12743"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OpenInterfaceModel</w:t>
            </w:r>
            <w:r w:rsidRPr="00327C93">
              <w:rPr>
                <w:sz w:val="20"/>
              </w:rPr>
              <w:t>Attribute</w:t>
            </w:r>
          </w:p>
        </w:tc>
        <w:tc>
          <w:tcPr>
            <w:tcW w:w="1985" w:type="dxa"/>
            <w:shd w:val="clear" w:color="auto" w:fill="CCFFCC"/>
            <w:vAlign w:val="center"/>
          </w:tcPr>
          <w:p w14:paraId="103C2B48"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writeAllowed</w:t>
            </w:r>
          </w:p>
        </w:tc>
        <w:tc>
          <w:tcPr>
            <w:tcW w:w="1408" w:type="dxa"/>
            <w:shd w:val="clear" w:color="auto" w:fill="CCFFCC"/>
            <w:vAlign w:val="center"/>
          </w:tcPr>
          <w:p w14:paraId="6F551908" w14:textId="33ECA80B"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2127" w:type="dxa"/>
            <w:shd w:val="clear" w:color="auto" w:fill="CCFFCC"/>
            <w:vAlign w:val="center"/>
          </w:tcPr>
          <w:p w14:paraId="2EAE4ABC" w14:textId="77777777" w:rsidR="00582134" w:rsidRPr="009B6B76" w:rsidRDefault="00582134" w:rsidP="000150DF">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16"/>
              </w:rPr>
            </w:pPr>
            <w:r w:rsidRPr="009B6B76">
              <w:rPr>
                <w:sz w:val="16"/>
              </w:rPr>
              <w:t>CREATE_ONLY</w:t>
            </w:r>
            <w:r w:rsidRPr="009B6B76">
              <w:rPr>
                <w:sz w:val="16"/>
              </w:rPr>
              <w:br/>
              <w:t>UPDATE_ONLY</w:t>
            </w:r>
            <w:r w:rsidRPr="009B6B76">
              <w:rPr>
                <w:sz w:val="16"/>
              </w:rPr>
              <w:br/>
              <w:t>CREATE_AND_UPDATE</w:t>
            </w:r>
            <w:r w:rsidRPr="009B6B76">
              <w:rPr>
                <w:sz w:val="16"/>
              </w:rPr>
              <w:br/>
              <w:t>WRITE_NOT_ALLOWED</w:t>
            </w:r>
          </w:p>
        </w:tc>
        <w:tc>
          <w:tcPr>
            <w:tcW w:w="850" w:type="dxa"/>
            <w:shd w:val="clear" w:color="auto" w:fill="CCFFCC"/>
            <w:vAlign w:val="center"/>
          </w:tcPr>
          <w:p w14:paraId="6F75C777" w14:textId="77777777" w:rsidR="00582134" w:rsidRPr="0076091C" w:rsidRDefault="00582134" w:rsidP="000150DF">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16"/>
              </w:rPr>
            </w:pPr>
            <w:r w:rsidRPr="0076091C">
              <w:rPr>
                <w:sz w:val="16"/>
              </w:rPr>
              <w:t>CREATE_AND_</w:t>
            </w:r>
            <w:r>
              <w:rPr>
                <w:sz w:val="16"/>
              </w:rPr>
              <w:br/>
            </w:r>
            <w:r w:rsidRPr="0076091C">
              <w:rPr>
                <w:sz w:val="16"/>
              </w:rPr>
              <w:t>UPDATE</w:t>
            </w:r>
          </w:p>
        </w:tc>
        <w:tc>
          <w:tcPr>
            <w:tcW w:w="1419" w:type="dxa"/>
            <w:shd w:val="clear" w:color="auto" w:fill="CCFFCC"/>
            <w:vAlign w:val="center"/>
          </w:tcPr>
          <w:p w14:paraId="147210C7"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42017E">
              <w:rPr>
                <w:sz w:val="20"/>
              </w:rPr>
              <w:t>Property</w:t>
            </w:r>
          </w:p>
        </w:tc>
      </w:tr>
      <w:tr w:rsidR="00582134" w:rsidRPr="00327C93" w14:paraId="35B36BB2" w14:textId="77777777" w:rsidTr="00E3325A">
        <w:trPr>
          <w:cantSplit/>
          <w:jc w:val="center"/>
        </w:trPr>
        <w:tc>
          <w:tcPr>
            <w:tcW w:w="1983" w:type="dxa"/>
            <w:vMerge/>
            <w:shd w:val="clear" w:color="auto" w:fill="CCFFCC"/>
            <w:vAlign w:val="center"/>
          </w:tcPr>
          <w:p w14:paraId="7BBC439E"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CC"/>
            <w:vAlign w:val="center"/>
          </w:tcPr>
          <w:p w14:paraId="007AEF53" w14:textId="0CFD2F6C"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5212A1">
              <w:rPr>
                <w:color w:val="BFBFBF" w:themeColor="background1" w:themeShade="BF"/>
                <w:sz w:val="20"/>
              </w:rPr>
              <w:t>attributeValueChange</w:t>
            </w:r>
            <w:r w:rsidRPr="005212A1">
              <w:rPr>
                <w:color w:val="BFBFBF" w:themeColor="background1" w:themeShade="BF"/>
                <w:sz w:val="20"/>
              </w:rPr>
              <w:br/>
              <w:t xml:space="preserve">Notification </w:t>
            </w:r>
            <w:r w:rsidRPr="00574BC8">
              <w:rPr>
                <w:color w:val="FF0000"/>
                <w:sz w:val="20"/>
              </w:rPr>
              <w:t>(obsolete)</w:t>
            </w:r>
          </w:p>
        </w:tc>
        <w:tc>
          <w:tcPr>
            <w:tcW w:w="1408" w:type="dxa"/>
            <w:shd w:val="clear" w:color="auto" w:fill="CCFFCC"/>
            <w:vAlign w:val="center"/>
          </w:tcPr>
          <w:p w14:paraId="073BFE6D" w14:textId="54C03508" w:rsidR="00582134" w:rsidRPr="005212A1"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Enumeration</w:t>
            </w:r>
          </w:p>
        </w:tc>
        <w:tc>
          <w:tcPr>
            <w:tcW w:w="2127" w:type="dxa"/>
            <w:shd w:val="clear" w:color="auto" w:fill="CCFFCC"/>
            <w:vAlign w:val="center"/>
          </w:tcPr>
          <w:p w14:paraId="239C42B7" w14:textId="77777777" w:rsidR="00582134" w:rsidRPr="005212A1" w:rsidRDefault="00582134" w:rsidP="000150DF">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NO</w:t>
            </w:r>
            <w:r w:rsidRPr="005212A1">
              <w:rPr>
                <w:color w:val="BFBFBF" w:themeColor="background1" w:themeShade="BF"/>
                <w:sz w:val="20"/>
              </w:rPr>
              <w:br/>
              <w:t>YES</w:t>
            </w:r>
            <w:r w:rsidRPr="005212A1">
              <w:rPr>
                <w:color w:val="BFBFBF" w:themeColor="background1" w:themeShade="BF"/>
                <w:sz w:val="20"/>
              </w:rPr>
              <w:br/>
              <w:t>NA</w:t>
            </w:r>
          </w:p>
        </w:tc>
        <w:tc>
          <w:tcPr>
            <w:tcW w:w="850" w:type="dxa"/>
            <w:shd w:val="clear" w:color="auto" w:fill="CCFFCC"/>
            <w:vAlign w:val="center"/>
          </w:tcPr>
          <w:p w14:paraId="3CB81E6A" w14:textId="77777777" w:rsidR="00582134" w:rsidRPr="005212A1" w:rsidRDefault="00582134" w:rsidP="000150DF">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color w:val="BFBFBF" w:themeColor="background1" w:themeShade="BF"/>
                <w:sz w:val="20"/>
              </w:rPr>
            </w:pPr>
            <w:r w:rsidRPr="005212A1">
              <w:rPr>
                <w:color w:val="BFBFBF" w:themeColor="background1" w:themeShade="BF"/>
                <w:sz w:val="20"/>
              </w:rPr>
              <w:t>NA</w:t>
            </w:r>
          </w:p>
        </w:tc>
        <w:tc>
          <w:tcPr>
            <w:tcW w:w="1419" w:type="dxa"/>
            <w:vMerge w:val="restart"/>
            <w:shd w:val="clear" w:color="auto" w:fill="CCFFCC"/>
            <w:vAlign w:val="center"/>
          </w:tcPr>
          <w:p w14:paraId="7E73A5FA"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582134" w:rsidRPr="00327C93" w14:paraId="75C488FF" w14:textId="77777777" w:rsidTr="00E3325A">
        <w:trPr>
          <w:cantSplit/>
          <w:jc w:val="center"/>
        </w:trPr>
        <w:tc>
          <w:tcPr>
            <w:tcW w:w="1983" w:type="dxa"/>
            <w:vMerge/>
            <w:shd w:val="clear" w:color="auto" w:fill="CCFFCC"/>
            <w:vAlign w:val="center"/>
          </w:tcPr>
          <w:p w14:paraId="3F375984"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CC"/>
            <w:vAlign w:val="center"/>
          </w:tcPr>
          <w:p w14:paraId="4971EC3A"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bitLength</w:t>
            </w:r>
          </w:p>
        </w:tc>
        <w:tc>
          <w:tcPr>
            <w:tcW w:w="1408" w:type="dxa"/>
            <w:shd w:val="clear" w:color="auto" w:fill="CCFFCC"/>
            <w:vAlign w:val="center"/>
          </w:tcPr>
          <w:p w14:paraId="32804DA7"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BitLength</w:t>
            </w:r>
          </w:p>
        </w:tc>
        <w:tc>
          <w:tcPr>
            <w:tcW w:w="2127" w:type="dxa"/>
            <w:shd w:val="clear" w:color="auto" w:fill="CCFFCC"/>
            <w:vAlign w:val="center"/>
          </w:tcPr>
          <w:p w14:paraId="7F2FDEAC" w14:textId="77777777" w:rsidR="00582134" w:rsidRPr="00327C93" w:rsidRDefault="00582134" w:rsidP="000150DF">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r>
              <w:rPr>
                <w:sz w:val="20"/>
              </w:rPr>
              <w:t>NA</w:t>
            </w:r>
            <w:r>
              <w:rPr>
                <w:sz w:val="20"/>
              </w:rPr>
              <w:br/>
              <w:t>LENGTH_8_BIT</w:t>
            </w:r>
            <w:r>
              <w:rPr>
                <w:sz w:val="20"/>
              </w:rPr>
              <w:br/>
              <w:t>LENGTH_16_BIT</w:t>
            </w:r>
            <w:r>
              <w:rPr>
                <w:sz w:val="20"/>
              </w:rPr>
              <w:br/>
              <w:t>LENGTH_32_BIT</w:t>
            </w:r>
            <w:r>
              <w:rPr>
                <w:sz w:val="20"/>
              </w:rPr>
              <w:br/>
              <w:t>LENGTH_64_BIT</w:t>
            </w:r>
          </w:p>
        </w:tc>
        <w:tc>
          <w:tcPr>
            <w:tcW w:w="850" w:type="dxa"/>
            <w:shd w:val="clear" w:color="auto" w:fill="CCFFCC"/>
            <w:vAlign w:val="center"/>
          </w:tcPr>
          <w:p w14:paraId="6A7E78F9" w14:textId="77777777" w:rsidR="00582134" w:rsidRPr="00327C93" w:rsidRDefault="00582134" w:rsidP="000150DF">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r>
              <w:rPr>
                <w:sz w:val="20"/>
              </w:rPr>
              <w:t>NA</w:t>
            </w:r>
          </w:p>
        </w:tc>
        <w:tc>
          <w:tcPr>
            <w:tcW w:w="1419" w:type="dxa"/>
            <w:vMerge/>
            <w:shd w:val="clear" w:color="auto" w:fill="CCFFCC"/>
            <w:vAlign w:val="center"/>
          </w:tcPr>
          <w:p w14:paraId="10F3D87A" w14:textId="77777777" w:rsidR="00582134" w:rsidRPr="0042017E"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582134" w:rsidRPr="00327C93" w14:paraId="77840D48" w14:textId="77777777" w:rsidTr="00E3325A">
        <w:trPr>
          <w:cantSplit/>
          <w:jc w:val="center"/>
        </w:trPr>
        <w:tc>
          <w:tcPr>
            <w:tcW w:w="1983" w:type="dxa"/>
            <w:vMerge/>
            <w:shd w:val="clear" w:color="auto" w:fill="CCFFCC"/>
            <w:vAlign w:val="center"/>
          </w:tcPr>
          <w:p w14:paraId="0FC8A62F"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CC"/>
            <w:vAlign w:val="center"/>
          </w:tcPr>
          <w:p w14:paraId="1F9C232E"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encoding</w:t>
            </w:r>
          </w:p>
        </w:tc>
        <w:tc>
          <w:tcPr>
            <w:tcW w:w="1408" w:type="dxa"/>
            <w:shd w:val="clear" w:color="auto" w:fill="CCFFCC"/>
            <w:vAlign w:val="center"/>
          </w:tcPr>
          <w:p w14:paraId="43FE67D7"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Encoding</w:t>
            </w:r>
          </w:p>
        </w:tc>
        <w:tc>
          <w:tcPr>
            <w:tcW w:w="2127" w:type="dxa"/>
            <w:shd w:val="clear" w:color="auto" w:fill="CCFFCC"/>
            <w:vAlign w:val="center"/>
          </w:tcPr>
          <w:p w14:paraId="11E26B90" w14:textId="78D35C9C" w:rsidR="00582134" w:rsidRPr="00327C93" w:rsidRDefault="00582134" w:rsidP="000150DF">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r>
              <w:rPr>
                <w:sz w:val="20"/>
              </w:rPr>
              <w:t>NA</w:t>
            </w:r>
            <w:r>
              <w:rPr>
                <w:sz w:val="20"/>
              </w:rPr>
              <w:br/>
              <w:t>BASE_64</w:t>
            </w:r>
            <w:r>
              <w:rPr>
                <w:sz w:val="20"/>
              </w:rPr>
              <w:br/>
              <w:t>HEX</w:t>
            </w:r>
            <w:r>
              <w:rPr>
                <w:sz w:val="20"/>
              </w:rPr>
              <w:br/>
              <w:t>OCTET</w:t>
            </w:r>
          </w:p>
        </w:tc>
        <w:tc>
          <w:tcPr>
            <w:tcW w:w="850" w:type="dxa"/>
            <w:shd w:val="clear" w:color="auto" w:fill="CCFFCC"/>
            <w:vAlign w:val="center"/>
          </w:tcPr>
          <w:p w14:paraId="36453F97" w14:textId="77777777" w:rsidR="00582134" w:rsidRPr="00327C93" w:rsidRDefault="00582134" w:rsidP="000150DF">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r>
              <w:rPr>
                <w:sz w:val="20"/>
              </w:rPr>
              <w:t>NA</w:t>
            </w:r>
          </w:p>
        </w:tc>
        <w:tc>
          <w:tcPr>
            <w:tcW w:w="1419" w:type="dxa"/>
            <w:vMerge/>
            <w:shd w:val="clear" w:color="auto" w:fill="CCFFCC"/>
            <w:vAlign w:val="center"/>
          </w:tcPr>
          <w:p w14:paraId="19A55A40"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3653BB" w:rsidRPr="00AC52CE" w14:paraId="3DE6E802" w14:textId="77777777" w:rsidTr="00E3325A">
        <w:trPr>
          <w:cantSplit/>
          <w:jc w:val="center"/>
        </w:trPr>
        <w:tc>
          <w:tcPr>
            <w:tcW w:w="1983" w:type="dxa"/>
            <w:vMerge w:val="restart"/>
            <w:shd w:val="clear" w:color="auto" w:fill="CCFFFF"/>
            <w:vAlign w:val="center"/>
          </w:tcPr>
          <w:p w14:paraId="1FFE80AA"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RootElement</w:t>
            </w:r>
          </w:p>
        </w:tc>
        <w:tc>
          <w:tcPr>
            <w:tcW w:w="1985" w:type="dxa"/>
            <w:shd w:val="clear" w:color="auto" w:fill="CCFFFF"/>
            <w:vAlign w:val="center"/>
          </w:tcPr>
          <w:p w14:paraId="019AB6D4"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name</w:t>
            </w:r>
          </w:p>
        </w:tc>
        <w:tc>
          <w:tcPr>
            <w:tcW w:w="1408" w:type="dxa"/>
            <w:shd w:val="clear" w:color="auto" w:fill="CCFFFF"/>
            <w:vAlign w:val="center"/>
          </w:tcPr>
          <w:p w14:paraId="276497EB" w14:textId="6BA26D20"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2127" w:type="dxa"/>
            <w:shd w:val="clear" w:color="auto" w:fill="CCFFFF"/>
            <w:vAlign w:val="center"/>
          </w:tcPr>
          <w:p w14:paraId="5924CEFD"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p>
        </w:tc>
        <w:tc>
          <w:tcPr>
            <w:tcW w:w="850" w:type="dxa"/>
            <w:shd w:val="clear" w:color="auto" w:fill="CCFFFF"/>
            <w:vAlign w:val="center"/>
          </w:tcPr>
          <w:p w14:paraId="7425A33A" w14:textId="77777777" w:rsidR="003653BB" w:rsidRPr="00327C93" w:rsidDel="00AC52CE" w:rsidRDefault="003653BB" w:rsidP="003653BB">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p>
        </w:tc>
        <w:tc>
          <w:tcPr>
            <w:tcW w:w="1419" w:type="dxa"/>
            <w:vMerge w:val="restart"/>
            <w:shd w:val="clear" w:color="auto" w:fill="CCFFFF"/>
            <w:vAlign w:val="center"/>
          </w:tcPr>
          <w:p w14:paraId="62F3CC06" w14:textId="77777777" w:rsidR="003653BB" w:rsidRPr="00327C93" w:rsidRDefault="003653BB" w:rsidP="003653B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Class</w:t>
            </w:r>
          </w:p>
        </w:tc>
      </w:tr>
      <w:tr w:rsidR="003653BB" w:rsidRPr="00AC52CE" w14:paraId="6511D883" w14:textId="77777777" w:rsidTr="00E3325A">
        <w:trPr>
          <w:cantSplit/>
          <w:jc w:val="center"/>
        </w:trPr>
        <w:tc>
          <w:tcPr>
            <w:tcW w:w="1983" w:type="dxa"/>
            <w:vMerge/>
            <w:shd w:val="clear" w:color="auto" w:fill="CCFFFF"/>
            <w:vAlign w:val="center"/>
          </w:tcPr>
          <w:p w14:paraId="5E5F68CB" w14:textId="77777777" w:rsidR="003653BB" w:rsidRPr="00327C93" w:rsidRDefault="003653BB" w:rsidP="003653BB">
            <w:pPr>
              <w:pStyle w:val="Tabletext"/>
              <w:rPr>
                <w:sz w:val="20"/>
              </w:rPr>
            </w:pPr>
          </w:p>
        </w:tc>
        <w:tc>
          <w:tcPr>
            <w:tcW w:w="1985" w:type="dxa"/>
            <w:shd w:val="clear" w:color="auto" w:fill="CCFFFF"/>
            <w:vAlign w:val="center"/>
          </w:tcPr>
          <w:p w14:paraId="0D442C4F"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multiplicity</w:t>
            </w:r>
          </w:p>
        </w:tc>
        <w:tc>
          <w:tcPr>
            <w:tcW w:w="1408" w:type="dxa"/>
            <w:shd w:val="clear" w:color="auto" w:fill="CCFFFF"/>
            <w:vAlign w:val="center"/>
          </w:tcPr>
          <w:p w14:paraId="0B649025" w14:textId="7CD5D81B"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2127" w:type="dxa"/>
            <w:shd w:val="clear" w:color="auto" w:fill="CCFFFF"/>
            <w:vAlign w:val="center"/>
          </w:tcPr>
          <w:p w14:paraId="2BFA8CD2"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r w:rsidRPr="00330BE3">
              <w:rPr>
                <w:sz w:val="20"/>
              </w:rPr>
              <w:t>&lt;lower bound&gt;..</w:t>
            </w:r>
            <w:r>
              <w:rPr>
                <w:sz w:val="20"/>
              </w:rPr>
              <w:br/>
            </w:r>
            <w:r w:rsidRPr="00330BE3">
              <w:rPr>
                <w:sz w:val="20"/>
              </w:rPr>
              <w:t>&lt;upper bound&gt;</w:t>
            </w:r>
          </w:p>
        </w:tc>
        <w:tc>
          <w:tcPr>
            <w:tcW w:w="850" w:type="dxa"/>
            <w:shd w:val="clear" w:color="auto" w:fill="CCFFFF"/>
            <w:vAlign w:val="center"/>
          </w:tcPr>
          <w:p w14:paraId="45F922AA" w14:textId="77777777" w:rsidR="003653BB" w:rsidRPr="00327C93" w:rsidDel="00AC52CE" w:rsidRDefault="003653BB" w:rsidP="003653BB">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r>
              <w:rPr>
                <w:sz w:val="20"/>
              </w:rPr>
              <w:t>1..1</w:t>
            </w:r>
          </w:p>
        </w:tc>
        <w:tc>
          <w:tcPr>
            <w:tcW w:w="1419" w:type="dxa"/>
            <w:vMerge/>
            <w:shd w:val="clear" w:color="auto" w:fill="CCFFFF"/>
            <w:vAlign w:val="center"/>
          </w:tcPr>
          <w:p w14:paraId="01B3AD73" w14:textId="77777777" w:rsidR="003653BB" w:rsidRPr="00327C93" w:rsidRDefault="003653BB" w:rsidP="003653BB">
            <w:pPr>
              <w:pStyle w:val="Tabletext"/>
              <w:keepNext/>
              <w:keepLines/>
              <w:tabs>
                <w:tab w:val="clear" w:pos="284"/>
                <w:tab w:val="clear" w:pos="567"/>
                <w:tab w:val="clear" w:pos="851"/>
                <w:tab w:val="clear" w:pos="1134"/>
                <w:tab w:val="clear" w:pos="1418"/>
                <w:tab w:val="clear" w:pos="1701"/>
                <w:tab w:val="clear" w:pos="1985"/>
                <w:tab w:val="clear" w:pos="2268"/>
                <w:tab w:val="clear" w:pos="2552"/>
              </w:tabs>
              <w:rPr>
                <w:sz w:val="20"/>
              </w:rPr>
            </w:pPr>
          </w:p>
        </w:tc>
      </w:tr>
      <w:tr w:rsidR="003653BB" w:rsidRPr="00AC52CE" w14:paraId="278AA1E7" w14:textId="77777777" w:rsidTr="00E3325A">
        <w:trPr>
          <w:cantSplit/>
          <w:jc w:val="center"/>
        </w:trPr>
        <w:tc>
          <w:tcPr>
            <w:tcW w:w="1983" w:type="dxa"/>
            <w:vMerge/>
            <w:shd w:val="clear" w:color="auto" w:fill="CCFFFF"/>
            <w:vAlign w:val="center"/>
          </w:tcPr>
          <w:p w14:paraId="78ABFB38" w14:textId="77777777" w:rsidR="003653BB" w:rsidRPr="00327C93" w:rsidRDefault="003653BB" w:rsidP="003653BB">
            <w:pPr>
              <w:pStyle w:val="Tabletext"/>
              <w:rPr>
                <w:sz w:val="20"/>
              </w:rPr>
            </w:pPr>
          </w:p>
        </w:tc>
        <w:tc>
          <w:tcPr>
            <w:tcW w:w="1985" w:type="dxa"/>
            <w:shd w:val="clear" w:color="auto" w:fill="CCFFFF"/>
            <w:vAlign w:val="center"/>
          </w:tcPr>
          <w:p w14:paraId="78D19E2F"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description</w:t>
            </w:r>
          </w:p>
        </w:tc>
        <w:tc>
          <w:tcPr>
            <w:tcW w:w="1408" w:type="dxa"/>
            <w:shd w:val="clear" w:color="auto" w:fill="CCFFFF"/>
            <w:vAlign w:val="center"/>
          </w:tcPr>
          <w:p w14:paraId="1CAE613F" w14:textId="731FA7AB"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2127" w:type="dxa"/>
            <w:shd w:val="clear" w:color="auto" w:fill="CCFFFF"/>
            <w:vAlign w:val="center"/>
          </w:tcPr>
          <w:p w14:paraId="68D55E37"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p>
        </w:tc>
        <w:tc>
          <w:tcPr>
            <w:tcW w:w="850" w:type="dxa"/>
            <w:shd w:val="clear" w:color="auto" w:fill="CCFFFF"/>
            <w:vAlign w:val="center"/>
          </w:tcPr>
          <w:p w14:paraId="5C8C43E3" w14:textId="77777777" w:rsidR="003653BB" w:rsidRPr="00327C93" w:rsidDel="00AC52CE" w:rsidRDefault="003653BB" w:rsidP="003653BB">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p>
        </w:tc>
        <w:tc>
          <w:tcPr>
            <w:tcW w:w="1419" w:type="dxa"/>
            <w:vMerge/>
            <w:shd w:val="clear" w:color="auto" w:fill="CCFFFF"/>
            <w:vAlign w:val="center"/>
          </w:tcPr>
          <w:p w14:paraId="0C15487D"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s>
              <w:rPr>
                <w:sz w:val="20"/>
              </w:rPr>
            </w:pPr>
          </w:p>
        </w:tc>
      </w:tr>
      <w:tr w:rsidR="00137BB9" w:rsidRPr="00AC52CE" w14:paraId="05895331" w14:textId="77777777" w:rsidTr="00E3325A">
        <w:trPr>
          <w:cantSplit/>
          <w:jc w:val="center"/>
        </w:trPr>
        <w:tc>
          <w:tcPr>
            <w:tcW w:w="1983" w:type="dxa"/>
            <w:shd w:val="clear" w:color="auto" w:fill="CCFFFF"/>
            <w:vAlign w:val="center"/>
          </w:tcPr>
          <w:p w14:paraId="27C87353" w14:textId="05BD2D18" w:rsidR="00137BB9" w:rsidRPr="00327C93" w:rsidRDefault="005C28FB" w:rsidP="005C28F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Bit</w:t>
            </w:r>
          </w:p>
        </w:tc>
        <w:tc>
          <w:tcPr>
            <w:tcW w:w="1985" w:type="dxa"/>
            <w:shd w:val="clear" w:color="auto" w:fill="CCFFFF"/>
            <w:vAlign w:val="center"/>
          </w:tcPr>
          <w:p w14:paraId="4FFCF8F0" w14:textId="18C52974" w:rsidR="00137BB9" w:rsidRDefault="005C28FB" w:rsidP="005C28F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position</w:t>
            </w:r>
          </w:p>
        </w:tc>
        <w:tc>
          <w:tcPr>
            <w:tcW w:w="1408" w:type="dxa"/>
            <w:shd w:val="clear" w:color="auto" w:fill="CCFFFF"/>
            <w:vAlign w:val="center"/>
          </w:tcPr>
          <w:p w14:paraId="36E6FB76" w14:textId="2D67EB2F" w:rsidR="00137BB9" w:rsidRDefault="005C28FB" w:rsidP="005C28F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Integer</w:t>
            </w:r>
          </w:p>
        </w:tc>
        <w:tc>
          <w:tcPr>
            <w:tcW w:w="2127" w:type="dxa"/>
            <w:shd w:val="clear" w:color="auto" w:fill="CCFFFF"/>
            <w:vAlign w:val="center"/>
          </w:tcPr>
          <w:p w14:paraId="5649A366" w14:textId="6BC2BA92" w:rsidR="00137BB9" w:rsidRPr="00327C93" w:rsidRDefault="005C28FB" w:rsidP="005C28F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unsigned integer</w:t>
            </w:r>
          </w:p>
        </w:tc>
        <w:tc>
          <w:tcPr>
            <w:tcW w:w="850" w:type="dxa"/>
            <w:shd w:val="clear" w:color="auto" w:fill="CCFFFF"/>
            <w:vAlign w:val="center"/>
          </w:tcPr>
          <w:p w14:paraId="620E6F79" w14:textId="54BE1A9C" w:rsidR="00137BB9" w:rsidRPr="00327C93" w:rsidDel="00AC52CE" w:rsidRDefault="005C28FB" w:rsidP="005C28F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0</w:t>
            </w:r>
          </w:p>
        </w:tc>
        <w:tc>
          <w:tcPr>
            <w:tcW w:w="1419" w:type="dxa"/>
            <w:shd w:val="clear" w:color="auto" w:fill="CCFFFF"/>
            <w:vAlign w:val="center"/>
          </w:tcPr>
          <w:p w14:paraId="5ED7529E" w14:textId="16C2A1BD" w:rsidR="00137BB9" w:rsidRPr="00327C93" w:rsidRDefault="005C28FB" w:rsidP="005C28F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Property</w:t>
            </w:r>
          </w:p>
        </w:tc>
      </w:tr>
    </w:tbl>
    <w:p w14:paraId="0C71E121" w14:textId="20694664" w:rsidR="00F91549" w:rsidRDefault="00A14B43" w:rsidP="00F91549">
      <w:r w:rsidRPr="00A14B43">
        <w:rPr>
          <w:sz w:val="22"/>
        </w:rPr>
        <w:t>Editor’s note: In future, this table will be automatically created from the Profile model using Gendoc.</w:t>
      </w:r>
    </w:p>
    <w:p w14:paraId="07D66A09" w14:textId="77777777" w:rsidR="000D3E53" w:rsidRDefault="000D3E53" w:rsidP="000D3E53">
      <w:pPr>
        <w:pStyle w:val="berschrift2"/>
      </w:pPr>
      <w:bookmarkStart w:id="1306" w:name="_Toc516068528"/>
      <w:bookmarkStart w:id="1307" w:name="_Toc79149008"/>
      <w:r>
        <w:t>Additional Properties for all UML artifacts</w:t>
      </w:r>
      <w:bookmarkEnd w:id="1306"/>
      <w:bookmarkEnd w:id="1307"/>
    </w:p>
    <w:p w14:paraId="47AE93D7" w14:textId="77777777" w:rsidR="00C33497" w:rsidRDefault="00C33497" w:rsidP="00C33497">
      <w:pPr>
        <w:pStyle w:val="berschrift3"/>
      </w:pPr>
      <w:bookmarkStart w:id="1308" w:name="_Toc516068529"/>
      <w:bookmarkStart w:id="1309" w:name="_Toc79149009"/>
      <w:r>
        <w:t>Description</w:t>
      </w:r>
      <w:bookmarkEnd w:id="1308"/>
      <w:bookmarkEnd w:id="1309"/>
    </w:p>
    <w:p w14:paraId="0F6A7E45" w14:textId="77777777" w:rsidR="004A5B96" w:rsidRDefault="000D3E53" w:rsidP="009831CB">
      <w:r>
        <w:t xml:space="preserve">This </w:t>
      </w:r>
      <w:r w:rsidR="00E0152F">
        <w:t>clause</w:t>
      </w:r>
      <w:r>
        <w:t xml:space="preserve"> defines the additional properties that </w:t>
      </w:r>
      <w:r w:rsidR="004A5B96">
        <w:t>may be</w:t>
      </w:r>
      <w:r>
        <w:t xml:space="preserve"> associated to</w:t>
      </w:r>
    </w:p>
    <w:p w14:paraId="037AC468" w14:textId="77777777" w:rsidR="004A5B96" w:rsidRDefault="000D3E53" w:rsidP="001371E5">
      <w:pPr>
        <w:pStyle w:val="Listenabsatz"/>
        <w:numPr>
          <w:ilvl w:val="0"/>
          <w:numId w:val="12"/>
        </w:numPr>
      </w:pPr>
      <w:r>
        <w:t xml:space="preserve">all UML </w:t>
      </w:r>
      <w:r w:rsidR="004A5B96">
        <w:t xml:space="preserve">Model </w:t>
      </w:r>
      <w:r>
        <w:t>artifacts</w:t>
      </w:r>
      <w:r w:rsidR="004A5B96">
        <w:t xml:space="preserve"> and</w:t>
      </w:r>
    </w:p>
    <w:p w14:paraId="17CD8B1F" w14:textId="77777777" w:rsidR="000D3E53" w:rsidRDefault="004A5B96" w:rsidP="001371E5">
      <w:pPr>
        <w:pStyle w:val="Listenabsatz"/>
        <w:numPr>
          <w:ilvl w:val="0"/>
          <w:numId w:val="12"/>
        </w:numPr>
      </w:pPr>
      <w:r>
        <w:t>all UML Profile artifacts</w:t>
      </w:r>
      <w:r w:rsidR="000D3E53">
        <w:t>.</w:t>
      </w:r>
    </w:p>
    <w:p w14:paraId="435EE6B9" w14:textId="77777777" w:rsidR="000D3E53" w:rsidRPr="009831CB" w:rsidRDefault="000D3E53" w:rsidP="009831CB"/>
    <w:p w14:paraId="2AC62578" w14:textId="77777777" w:rsidR="0040124E" w:rsidRDefault="001508C8">
      <w:pPr>
        <w:pStyle w:val="berschrift3"/>
      </w:pPr>
      <w:bookmarkStart w:id="1310" w:name="_Toc397428429"/>
      <w:bookmarkStart w:id="1311" w:name="_Toc410656469"/>
      <w:bookmarkStart w:id="1312" w:name="_Ref444258331"/>
      <w:bookmarkStart w:id="1313" w:name="_Ref444258349"/>
      <w:bookmarkStart w:id="1314" w:name="_Ref450124523"/>
      <w:bookmarkStart w:id="1315" w:name="_Toc516068530"/>
      <w:bookmarkStart w:id="1316" w:name="_Toc79149010"/>
      <w:r>
        <w:t>Lifecycle</w:t>
      </w:r>
      <w:r w:rsidR="003C1AC8">
        <w:t>State Property</w:t>
      </w:r>
      <w:bookmarkEnd w:id="1310"/>
      <w:bookmarkEnd w:id="1311"/>
      <w:bookmarkEnd w:id="1312"/>
      <w:bookmarkEnd w:id="1313"/>
      <w:bookmarkEnd w:id="1314"/>
      <w:bookmarkEnd w:id="1315"/>
      <w:bookmarkEnd w:id="1316"/>
    </w:p>
    <w:p w14:paraId="0E983368" w14:textId="77777777" w:rsidR="001508C8" w:rsidRDefault="00576C1E" w:rsidP="009831CB">
      <w:r>
        <w:t>All</w:t>
      </w:r>
      <w:r w:rsidR="001508C8">
        <w:t xml:space="preserve"> UML </w:t>
      </w:r>
      <w:r w:rsidR="004A5B96">
        <w:t xml:space="preserve">Model </w:t>
      </w:r>
      <w:r w:rsidR="001508C8">
        <w:t xml:space="preserve">artifacts (packages, classes, </w:t>
      </w:r>
      <w:r w:rsidR="001508C8" w:rsidRPr="00C0194C">
        <w:t xml:space="preserve">attributes, </w:t>
      </w:r>
      <w:r w:rsidR="00FB2E72" w:rsidRPr="00FB2E72">
        <w:t>interfaces</w:t>
      </w:r>
      <w:r w:rsidR="00B76B13" w:rsidRPr="00C0194C">
        <w:t>,</w:t>
      </w:r>
      <w:r w:rsidR="001F373D">
        <w:t xml:space="preserve"> </w:t>
      </w:r>
      <w:r w:rsidR="001508C8" w:rsidRPr="00C0194C">
        <w:t>operations</w:t>
      </w:r>
      <w:r w:rsidR="001508C8">
        <w:t>, parameters</w:t>
      </w:r>
      <w:r w:rsidR="00B76B13">
        <w:t xml:space="preserve">, data types, </w:t>
      </w:r>
      <w:r w:rsidR="001508C8">
        <w:t>associations</w:t>
      </w:r>
      <w:r w:rsidR="00B76B13">
        <w:t xml:space="preserve"> and generalizations</w:t>
      </w:r>
      <w:r w:rsidR="001508C8">
        <w:t xml:space="preserve">) </w:t>
      </w:r>
      <w:r w:rsidR="004A5B96">
        <w:t>may be</w:t>
      </w:r>
      <w:r w:rsidR="001508C8">
        <w:t xml:space="preserve"> appended with </w:t>
      </w:r>
      <w:r>
        <w:t xml:space="preserve">one of </w:t>
      </w:r>
      <w:r w:rsidR="001508C8">
        <w:t>the following lifecycle states:</w:t>
      </w:r>
    </w:p>
    <w:p w14:paraId="7FF8C2D7" w14:textId="77777777" w:rsidR="00465AB5" w:rsidRDefault="0017396F">
      <w:pPr>
        <w:pStyle w:val="Listenabsatz"/>
        <w:numPr>
          <w:ilvl w:val="0"/>
          <w:numId w:val="2"/>
        </w:numPr>
        <w:rPr>
          <w:lang w:eastAsia="de-DE"/>
        </w:rPr>
      </w:pPr>
      <w:r w:rsidRPr="0008699A">
        <w:rPr>
          <w:lang w:eastAsia="de-DE"/>
        </w:rPr>
        <w:lastRenderedPageBreak/>
        <w:t>Deprecated</w:t>
      </w:r>
      <w:r w:rsidRPr="0008699A">
        <w:rPr>
          <w:lang w:eastAsia="de-DE"/>
        </w:rPr>
        <w:br/>
        <w:t xml:space="preserve">This </w:t>
      </w:r>
      <w:r w:rsidRPr="00E80E14">
        <w:rPr>
          <w:lang w:eastAsia="de-DE"/>
        </w:rPr>
        <w:t>stereotype</w:t>
      </w:r>
      <w:r w:rsidRPr="0008699A">
        <w:rPr>
          <w:lang w:eastAsia="de-DE"/>
        </w:rPr>
        <w:t xml:space="preserve"> indicates that the entity may become obsolete in the near future. It may still be used in new implementation.</w:t>
      </w:r>
      <w:r w:rsidR="00747108">
        <w:rPr>
          <w:lang w:eastAsia="de-DE"/>
        </w:rPr>
        <w:br/>
        <w:t>The entity should be kept in t</w:t>
      </w:r>
      <w:r w:rsidR="00424964">
        <w:rPr>
          <w:lang w:eastAsia="de-DE"/>
        </w:rPr>
        <w:t xml:space="preserve">his state for </w:t>
      </w:r>
      <w:r w:rsidR="00747108">
        <w:rPr>
          <w:lang w:eastAsia="de-DE"/>
        </w:rPr>
        <w:t xml:space="preserve">at least one further release. The team has to decide on a case by case basis when to move it </w:t>
      </w:r>
      <w:r w:rsidR="00424964">
        <w:rPr>
          <w:lang w:eastAsia="de-DE"/>
        </w:rPr>
        <w:t>to Obsolete</w:t>
      </w:r>
      <w:r w:rsidR="00747108">
        <w:rPr>
          <w:lang w:eastAsia="de-DE"/>
        </w:rPr>
        <w:t>.</w:t>
      </w:r>
    </w:p>
    <w:p w14:paraId="0557BCCD" w14:textId="77777777" w:rsidR="00465AB5" w:rsidRDefault="00401A7B">
      <w:pPr>
        <w:pStyle w:val="Listenabsatz"/>
        <w:numPr>
          <w:ilvl w:val="0"/>
          <w:numId w:val="2"/>
        </w:numPr>
        <w:rPr>
          <w:lang w:eastAsia="de-DE"/>
        </w:rPr>
      </w:pPr>
      <w:r w:rsidRPr="00401A7B">
        <w:rPr>
          <w:lang w:eastAsia="de-DE"/>
        </w:rPr>
        <w:t>Experimental</w:t>
      </w:r>
      <w:r>
        <w:rPr>
          <w:lang w:eastAsia="de-DE"/>
        </w:rPr>
        <w:br/>
      </w:r>
      <w:r w:rsidRPr="00401A7B">
        <w:rPr>
          <w:lang w:eastAsia="de-DE"/>
        </w:rPr>
        <w:t xml:space="preserve">This </w:t>
      </w:r>
      <w:r w:rsidR="001C1C09" w:rsidRPr="001C1C09">
        <w:rPr>
          <w:lang w:eastAsia="de-DE"/>
        </w:rPr>
        <w:t>stereotype</w:t>
      </w:r>
      <w:r w:rsidRPr="00401A7B">
        <w:rPr>
          <w:lang w:eastAsia="de-DE"/>
        </w:rPr>
        <w:t xml:space="preserve"> indicates that the entity is at a very early stage of development and will almost certainly change. The entity is NOT mature enough to be used in implementation.</w:t>
      </w:r>
    </w:p>
    <w:p w14:paraId="11F2C058" w14:textId="77777777" w:rsidR="00465AB5" w:rsidRDefault="00401A7B">
      <w:pPr>
        <w:pStyle w:val="Listenabsatz"/>
        <w:numPr>
          <w:ilvl w:val="0"/>
          <w:numId w:val="2"/>
        </w:numPr>
        <w:rPr>
          <w:lang w:eastAsia="de-DE"/>
        </w:rPr>
      </w:pPr>
      <w:r w:rsidRPr="00401A7B">
        <w:rPr>
          <w:lang w:eastAsia="de-DE"/>
        </w:rPr>
        <w:t>Faulty</w:t>
      </w:r>
      <w:r>
        <w:rPr>
          <w:lang w:eastAsia="de-DE"/>
        </w:rPr>
        <w:br/>
      </w:r>
      <w:r w:rsidRPr="00401A7B">
        <w:rPr>
          <w:lang w:eastAsia="de-DE"/>
        </w:rPr>
        <w:t xml:space="preserve">This </w:t>
      </w:r>
      <w:r w:rsidR="001C1C09">
        <w:rPr>
          <w:lang w:eastAsia="de-DE"/>
        </w:rPr>
        <w:t>stereotype</w:t>
      </w:r>
      <w:r w:rsidRPr="00401A7B">
        <w:rPr>
          <w:lang w:eastAsia="de-DE"/>
        </w:rPr>
        <w:t xml:space="preserve"> indicates that the entity should not be used in new implementation and that attempts should be made to remove it from existing implementation as there is a problem with the entity. An update to the model with corrections will be released.</w:t>
      </w:r>
    </w:p>
    <w:p w14:paraId="28C9A877" w14:textId="77777777" w:rsidR="00465AB5" w:rsidRDefault="00401A7B">
      <w:pPr>
        <w:pStyle w:val="Listenabsatz"/>
        <w:numPr>
          <w:ilvl w:val="0"/>
          <w:numId w:val="2"/>
        </w:numPr>
        <w:rPr>
          <w:lang w:eastAsia="de-DE"/>
        </w:rPr>
      </w:pPr>
      <w:r w:rsidRPr="00401A7B">
        <w:rPr>
          <w:lang w:eastAsia="de-DE"/>
        </w:rPr>
        <w:t>LikelyToChange</w:t>
      </w:r>
      <w:r>
        <w:rPr>
          <w:lang w:eastAsia="de-DE"/>
        </w:rPr>
        <w:br/>
      </w:r>
      <w:r w:rsidRPr="00401A7B">
        <w:rPr>
          <w:lang w:eastAsia="de-DE"/>
        </w:rPr>
        <w:t xml:space="preserve">This </w:t>
      </w:r>
      <w:r w:rsidR="001C1C09">
        <w:rPr>
          <w:lang w:eastAsia="de-DE"/>
        </w:rPr>
        <w:t>stereotype</w:t>
      </w:r>
      <w:r w:rsidRPr="00401A7B">
        <w:rPr>
          <w:lang w:eastAsia="de-DE"/>
        </w:rPr>
        <w:t xml:space="preserve"> indicates that although the entity may be mature</w:t>
      </w:r>
      <w:r w:rsidR="001F373D">
        <w:rPr>
          <w:lang w:eastAsia="de-DE"/>
        </w:rPr>
        <w:t>,</w:t>
      </w:r>
      <w:r w:rsidRPr="00401A7B">
        <w:rPr>
          <w:lang w:eastAsia="de-DE"/>
        </w:rPr>
        <w:t xml:space="preserve"> work in the area has indicated that change will be necessary (e.g.</w:t>
      </w:r>
      <w:r w:rsidR="001F373D">
        <w:rPr>
          <w:lang w:eastAsia="de-DE"/>
        </w:rPr>
        <w:t>,</w:t>
      </w:r>
      <w:r w:rsidRPr="00401A7B">
        <w:rPr>
          <w:lang w:eastAsia="de-DE"/>
        </w:rPr>
        <w:t xml:space="preserve"> there are new insights in the area or there is now perceived benefit to be had from further rationalization). The entity can still be used in implementation but with caution.</w:t>
      </w:r>
    </w:p>
    <w:p w14:paraId="5B50B56B" w14:textId="77777777" w:rsidR="00465AB5" w:rsidRDefault="00576C1E">
      <w:pPr>
        <w:pStyle w:val="Listenabsatz"/>
        <w:numPr>
          <w:ilvl w:val="0"/>
          <w:numId w:val="2"/>
        </w:numPr>
        <w:rPr>
          <w:lang w:eastAsia="de-DE"/>
        </w:rPr>
      </w:pPr>
      <w:r>
        <w:rPr>
          <w:lang w:eastAsia="de-DE"/>
        </w:rPr>
        <w:t>Mature</w:t>
      </w:r>
      <w:r>
        <w:rPr>
          <w:lang w:eastAsia="de-DE"/>
        </w:rPr>
        <w:br/>
      </w:r>
      <w:r w:rsidR="002B42FF" w:rsidRPr="002B42FF">
        <w:rPr>
          <w:lang w:eastAsia="de-DE"/>
        </w:rPr>
        <w:t>This stereotype indicates that the entity is fully developed and can be used in implementations without any constraints.</w:t>
      </w:r>
    </w:p>
    <w:p w14:paraId="424CC20E" w14:textId="77777777" w:rsidR="00A81DBC" w:rsidRPr="00401A7B" w:rsidRDefault="00A81DBC" w:rsidP="00A81DBC">
      <w:pPr>
        <w:pStyle w:val="Listenabsatz"/>
        <w:numPr>
          <w:ilvl w:val="0"/>
          <w:numId w:val="2"/>
        </w:numPr>
        <w:rPr>
          <w:lang w:eastAsia="de-DE"/>
        </w:rPr>
      </w:pPr>
      <w:r w:rsidRPr="00401A7B">
        <w:rPr>
          <w:lang w:eastAsia="de-DE"/>
        </w:rPr>
        <w:t>Obsolete</w:t>
      </w:r>
      <w:r>
        <w:rPr>
          <w:lang w:eastAsia="de-DE"/>
        </w:rPr>
        <w:br/>
      </w:r>
      <w:r w:rsidRPr="00401A7B">
        <w:rPr>
          <w:lang w:eastAsia="de-DE"/>
        </w:rPr>
        <w:t xml:space="preserve">This </w:t>
      </w:r>
      <w:r>
        <w:rPr>
          <w:lang w:eastAsia="de-DE"/>
        </w:rPr>
        <w:t>stereotype</w:t>
      </w:r>
      <w:r w:rsidRPr="00401A7B">
        <w:rPr>
          <w:lang w:eastAsia="de-DE"/>
        </w:rPr>
        <w:t xml:space="preserve"> indicates that the entity should not be used in new implementation and that attempts should be made to remove it from existing implementation.</w:t>
      </w:r>
      <w:r w:rsidR="003E775D">
        <w:rPr>
          <w:lang w:eastAsia="de-DE"/>
        </w:rPr>
        <w:br/>
        <w:t xml:space="preserve">The entity should be kept in the model at least for one </w:t>
      </w:r>
      <w:r w:rsidR="00347CC6">
        <w:rPr>
          <w:lang w:eastAsia="de-DE"/>
        </w:rPr>
        <w:t xml:space="preserve">further </w:t>
      </w:r>
      <w:r w:rsidR="003E775D">
        <w:rPr>
          <w:lang w:eastAsia="de-DE"/>
        </w:rPr>
        <w:t>release</w:t>
      </w:r>
      <w:r w:rsidR="00347CC6">
        <w:rPr>
          <w:lang w:eastAsia="de-DE"/>
        </w:rPr>
        <w:t>. The team has to decide on a case by case basis when to remove it from the model.</w:t>
      </w:r>
    </w:p>
    <w:p w14:paraId="15BD7A6A" w14:textId="77777777" w:rsidR="00465AB5" w:rsidRDefault="00401A7B">
      <w:pPr>
        <w:pStyle w:val="Listenabsatz"/>
        <w:numPr>
          <w:ilvl w:val="0"/>
          <w:numId w:val="2"/>
        </w:numPr>
        <w:rPr>
          <w:lang w:eastAsia="de-DE"/>
        </w:rPr>
      </w:pPr>
      <w:r w:rsidRPr="00401A7B">
        <w:rPr>
          <w:lang w:eastAsia="de-DE"/>
        </w:rPr>
        <w:t>Preliminary</w:t>
      </w:r>
      <w:r>
        <w:rPr>
          <w:lang w:eastAsia="de-DE"/>
        </w:rPr>
        <w:br/>
      </w:r>
      <w:r w:rsidRPr="00401A7B">
        <w:rPr>
          <w:noProof/>
          <w:lang w:eastAsia="de-DE"/>
        </w:rPr>
        <w:t xml:space="preserve">This </w:t>
      </w:r>
      <w:r w:rsidR="001C1C09">
        <w:rPr>
          <w:noProof/>
          <w:lang w:eastAsia="de-DE"/>
        </w:rPr>
        <w:t>stereotype</w:t>
      </w:r>
      <w:r w:rsidRPr="00401A7B">
        <w:rPr>
          <w:noProof/>
          <w:lang w:eastAsia="de-DE"/>
        </w:rPr>
        <w:t xml:space="preserve"> indicates that the entity is at a relatively early stage of development and is likely to change but is mature enough to be used in implementation.</w:t>
      </w:r>
    </w:p>
    <w:p w14:paraId="210DFA7E" w14:textId="77777777" w:rsidR="00401A7B" w:rsidRDefault="00AA43A8" w:rsidP="00AA43A8">
      <w:r w:rsidRPr="00A851EE">
        <w:rPr>
          <w:b/>
        </w:rPr>
        <w:t>Rules:</w:t>
      </w:r>
      <w:r w:rsidRPr="00A851EE">
        <w:rPr>
          <w:b/>
        </w:rPr>
        <w:br/>
      </w:r>
      <w:r>
        <w:t xml:space="preserve">One and only one lifecycle state has to be associated to every UML </w:t>
      </w:r>
      <w:r w:rsidR="00A851EE">
        <w:t>artifact</w:t>
      </w:r>
      <w:r>
        <w:t>.</w:t>
      </w:r>
      <w:r w:rsidR="00A851EE">
        <w:br/>
      </w:r>
      <w:r>
        <w:t xml:space="preserve">It is recommended that every new UML </w:t>
      </w:r>
      <w:r w:rsidR="00A851EE">
        <w:t>artifact</w:t>
      </w:r>
      <w:r>
        <w:t xml:space="preserve"> is initially annotated with the “Experimental” lifecycle stereotype.</w:t>
      </w:r>
    </w:p>
    <w:p w14:paraId="304F8047" w14:textId="77777777" w:rsidR="0031762C" w:rsidRDefault="0031762C" w:rsidP="00401A7B"/>
    <w:p w14:paraId="74F8E8B9" w14:textId="77777777" w:rsidR="00B76B13" w:rsidRPr="00401A7B" w:rsidRDefault="0040124E" w:rsidP="00401A7B">
      <w:pPr>
        <w:jc w:val="center"/>
        <w:rPr>
          <w:noProof/>
          <w:lang w:eastAsia="de-DE"/>
        </w:rPr>
      </w:pPr>
      <w:r>
        <w:rPr>
          <w:noProof/>
          <w:lang w:val="de-DE" w:eastAsia="de-DE"/>
        </w:rPr>
        <w:lastRenderedPageBreak/>
        <w:drawing>
          <wp:inline distT="0" distB="0" distL="0" distR="0" wp14:anchorId="1E32B18A" wp14:editId="19D1B8E0">
            <wp:extent cx="5943600" cy="4938374"/>
            <wp:effectExtent l="19050" t="0" r="0" b="0"/>
            <wp:docPr id="5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0"/>
                    <a:srcRect/>
                    <a:stretch>
                      <a:fillRect/>
                    </a:stretch>
                  </pic:blipFill>
                  <pic:spPr bwMode="auto">
                    <a:xfrm>
                      <a:off x="0" y="0"/>
                      <a:ext cx="5943600" cy="4938374"/>
                    </a:xfrm>
                    <a:prstGeom prst="rect">
                      <a:avLst/>
                    </a:prstGeom>
                    <a:noFill/>
                    <a:ln w="9525">
                      <a:noFill/>
                      <a:miter lim="800000"/>
                      <a:headEnd/>
                      <a:tailEnd/>
                    </a:ln>
                  </pic:spPr>
                </pic:pic>
              </a:graphicData>
            </a:graphic>
          </wp:inline>
        </w:drawing>
      </w:r>
    </w:p>
    <w:p w14:paraId="0C05059C" w14:textId="773398B5" w:rsidR="00753DCB" w:rsidRDefault="00B76B13" w:rsidP="00427868">
      <w:pPr>
        <w:pStyle w:val="FigureCaption"/>
      </w:pPr>
      <w:bookmarkStart w:id="1317" w:name="_Toc409163010"/>
      <w:bookmarkStart w:id="1318" w:name="_Toc410656470"/>
      <w:bookmarkStart w:id="1319" w:name="_Toc516068697"/>
      <w:bookmarkStart w:id="1320" w:name="_Toc79149103"/>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7</w:t>
      </w:r>
      <w:r w:rsidR="00ED61A2">
        <w:fldChar w:fldCharType="end"/>
      </w:r>
      <w:r>
        <w:t xml:space="preserve">: Lifecycle </w:t>
      </w:r>
      <w:r w:rsidRPr="00734A9A">
        <w:t>«</w:t>
      </w:r>
      <w:r>
        <w:t>Stereotypes</w:t>
      </w:r>
      <w:r w:rsidRPr="00734A9A">
        <w:t>»</w:t>
      </w:r>
      <w:bookmarkEnd w:id="1317"/>
      <w:bookmarkEnd w:id="1318"/>
      <w:bookmarkEnd w:id="1319"/>
      <w:bookmarkEnd w:id="1320"/>
    </w:p>
    <w:p w14:paraId="37B4E3A6" w14:textId="77777777" w:rsidR="00751C1F" w:rsidRPr="009831CB" w:rsidRDefault="00751C1F" w:rsidP="00751C1F"/>
    <w:p w14:paraId="318E3710" w14:textId="77777777" w:rsidR="00751C1F" w:rsidRDefault="00751C1F" w:rsidP="00751C1F">
      <w:pPr>
        <w:pStyle w:val="berschrift3"/>
      </w:pPr>
      <w:bookmarkStart w:id="1321" w:name="_Toc516068531"/>
      <w:bookmarkStart w:id="1322" w:name="_Toc79149011"/>
      <w:r>
        <w:t>Profile LifecycleState Property</w:t>
      </w:r>
      <w:bookmarkEnd w:id="1321"/>
      <w:bookmarkEnd w:id="1322"/>
    </w:p>
    <w:p w14:paraId="37E33FE6" w14:textId="77777777" w:rsidR="00751C1F" w:rsidRDefault="00751C1F" w:rsidP="00751C1F">
      <w:r>
        <w:t>All UML Profile artifacts (stereotypes and properties) may be appended with one of the following lifecycle states:</w:t>
      </w:r>
    </w:p>
    <w:p w14:paraId="2417214A" w14:textId="77777777" w:rsidR="00751C1F" w:rsidRDefault="00751C1F" w:rsidP="00751C1F">
      <w:pPr>
        <w:pStyle w:val="Listenabsatz"/>
        <w:numPr>
          <w:ilvl w:val="0"/>
          <w:numId w:val="2"/>
        </w:numPr>
        <w:rPr>
          <w:lang w:eastAsia="de-DE"/>
        </w:rPr>
      </w:pPr>
      <w:r w:rsidRPr="0008699A">
        <w:rPr>
          <w:lang w:eastAsia="de-DE"/>
        </w:rPr>
        <w:t>Deprecated</w:t>
      </w:r>
      <w:r w:rsidR="00A17D32">
        <w:rPr>
          <w:lang w:eastAsia="de-DE"/>
        </w:rPr>
        <w:t>ProfileEntity</w:t>
      </w:r>
      <w:r w:rsidRPr="0008699A">
        <w:rPr>
          <w:lang w:eastAsia="de-DE"/>
        </w:rPr>
        <w:br/>
        <w:t xml:space="preserve">This </w:t>
      </w:r>
      <w:r w:rsidRPr="00E80E14">
        <w:rPr>
          <w:lang w:eastAsia="de-DE"/>
        </w:rPr>
        <w:t>stereotype</w:t>
      </w:r>
      <w:r w:rsidRPr="0008699A">
        <w:rPr>
          <w:lang w:eastAsia="de-DE"/>
        </w:rPr>
        <w:t xml:space="preserve"> indicates that the </w:t>
      </w:r>
      <w:r w:rsidR="009300DD" w:rsidRPr="00A17D32">
        <w:rPr>
          <w:lang w:eastAsia="de-DE"/>
        </w:rPr>
        <w:t xml:space="preserve">profile </w:t>
      </w:r>
      <w:r w:rsidRPr="0008699A">
        <w:rPr>
          <w:lang w:eastAsia="de-DE"/>
        </w:rPr>
        <w:t>entity may become obsolete in the near future. It may still be used in new implementation.</w:t>
      </w:r>
      <w:r>
        <w:rPr>
          <w:lang w:eastAsia="de-DE"/>
        </w:rPr>
        <w:br/>
        <w:t xml:space="preserve">The </w:t>
      </w:r>
      <w:r w:rsidR="009300DD" w:rsidRPr="00A17D32">
        <w:rPr>
          <w:lang w:eastAsia="de-DE"/>
        </w:rPr>
        <w:t xml:space="preserve">profile </w:t>
      </w:r>
      <w:r>
        <w:rPr>
          <w:lang w:eastAsia="de-DE"/>
        </w:rPr>
        <w:t>entity should be kept in this state for at least one further release. The team has to decide on a case by case basis when to move it to Obsolete</w:t>
      </w:r>
      <w:r w:rsidR="00A17D32">
        <w:rPr>
          <w:lang w:eastAsia="de-DE"/>
        </w:rPr>
        <w:t>ProfileEntity.</w:t>
      </w:r>
    </w:p>
    <w:p w14:paraId="2664D958" w14:textId="77777777" w:rsidR="00751C1F" w:rsidRDefault="00751C1F" w:rsidP="00751C1F">
      <w:pPr>
        <w:pStyle w:val="Listenabsatz"/>
        <w:numPr>
          <w:ilvl w:val="0"/>
          <w:numId w:val="2"/>
        </w:numPr>
        <w:rPr>
          <w:lang w:eastAsia="de-DE"/>
        </w:rPr>
      </w:pPr>
      <w:r w:rsidRPr="00401A7B">
        <w:rPr>
          <w:lang w:eastAsia="de-DE"/>
        </w:rPr>
        <w:t>Experimental</w:t>
      </w:r>
      <w:r w:rsidR="00A17D32">
        <w:rPr>
          <w:lang w:eastAsia="de-DE"/>
        </w:rPr>
        <w:t>ProfileEntity</w:t>
      </w:r>
      <w:r>
        <w:rPr>
          <w:lang w:eastAsia="de-DE"/>
        </w:rPr>
        <w:br/>
      </w:r>
      <w:r w:rsidRPr="00401A7B">
        <w:rPr>
          <w:lang w:eastAsia="de-DE"/>
        </w:rPr>
        <w:t xml:space="preserve">This </w:t>
      </w:r>
      <w:r w:rsidRPr="001C1C09">
        <w:rPr>
          <w:lang w:eastAsia="de-DE"/>
        </w:rPr>
        <w:t>stereotype</w:t>
      </w:r>
      <w:r w:rsidRPr="00401A7B">
        <w:rPr>
          <w:lang w:eastAsia="de-DE"/>
        </w:rPr>
        <w:t xml:space="preserve"> indicates that the </w:t>
      </w:r>
      <w:r w:rsidR="009300DD" w:rsidRPr="009300DD">
        <w:rPr>
          <w:lang w:eastAsia="de-DE"/>
        </w:rPr>
        <w:t xml:space="preserve">profile </w:t>
      </w:r>
      <w:r w:rsidRPr="00401A7B">
        <w:rPr>
          <w:lang w:eastAsia="de-DE"/>
        </w:rPr>
        <w:t>entity is at a very early stage of development and will almost certainly change. The entity is NOT mature enough to be used in implementation.</w:t>
      </w:r>
    </w:p>
    <w:p w14:paraId="05F2C70F" w14:textId="77777777" w:rsidR="00751C1F" w:rsidRDefault="00751C1F" w:rsidP="00751C1F">
      <w:pPr>
        <w:pStyle w:val="Listenabsatz"/>
        <w:numPr>
          <w:ilvl w:val="0"/>
          <w:numId w:val="2"/>
        </w:numPr>
        <w:rPr>
          <w:lang w:eastAsia="de-DE"/>
        </w:rPr>
      </w:pPr>
      <w:r w:rsidRPr="00401A7B">
        <w:rPr>
          <w:lang w:eastAsia="de-DE"/>
        </w:rPr>
        <w:lastRenderedPageBreak/>
        <w:t>Faulty</w:t>
      </w:r>
      <w:r w:rsidR="00A17D32">
        <w:rPr>
          <w:lang w:eastAsia="de-DE"/>
        </w:rPr>
        <w:t>ProfileEntity</w:t>
      </w:r>
      <w:r>
        <w:rPr>
          <w:lang w:eastAsia="de-DE"/>
        </w:rPr>
        <w:br/>
      </w:r>
      <w:r w:rsidR="009300DD" w:rsidRPr="009300DD">
        <w:rPr>
          <w:lang w:eastAsia="de-DE"/>
        </w:rPr>
        <w:t>This stereotype indicates that the profile entity should not be used in new implementation and that attempts should be made to remove it from existing implementation as there is a problem with the entity. An update to the model with corrections will be released.</w:t>
      </w:r>
    </w:p>
    <w:p w14:paraId="4DCB45DE" w14:textId="77777777" w:rsidR="00751C1F" w:rsidRDefault="00751C1F" w:rsidP="00751C1F">
      <w:pPr>
        <w:pStyle w:val="Listenabsatz"/>
        <w:numPr>
          <w:ilvl w:val="0"/>
          <w:numId w:val="2"/>
        </w:numPr>
        <w:rPr>
          <w:lang w:eastAsia="de-DE"/>
        </w:rPr>
      </w:pPr>
      <w:r w:rsidRPr="00401A7B">
        <w:rPr>
          <w:lang w:eastAsia="de-DE"/>
        </w:rPr>
        <w:t>LikelyToChange</w:t>
      </w:r>
      <w:r w:rsidR="00A17D32">
        <w:rPr>
          <w:lang w:eastAsia="de-DE"/>
        </w:rPr>
        <w:t>ProfileEntity</w:t>
      </w:r>
      <w:r>
        <w:rPr>
          <w:lang w:eastAsia="de-DE"/>
        </w:rPr>
        <w:br/>
      </w:r>
      <w:r w:rsidR="009300DD" w:rsidRPr="009300DD">
        <w:rPr>
          <w:lang w:eastAsia="de-DE"/>
        </w:rPr>
        <w:t>This stereotype indicates that although the profile entity may be mature, work in the area has indicated that change will be necessary (e.g., there are new insights in the area or there is now perceived benefit to be had from further rationalization). The entity can still be used in implementation but with caution.</w:t>
      </w:r>
    </w:p>
    <w:p w14:paraId="0A443111" w14:textId="77777777" w:rsidR="00751C1F" w:rsidRDefault="00751C1F" w:rsidP="00751C1F">
      <w:pPr>
        <w:pStyle w:val="Listenabsatz"/>
        <w:numPr>
          <w:ilvl w:val="0"/>
          <w:numId w:val="2"/>
        </w:numPr>
        <w:rPr>
          <w:lang w:eastAsia="de-DE"/>
        </w:rPr>
      </w:pPr>
      <w:r>
        <w:rPr>
          <w:lang w:eastAsia="de-DE"/>
        </w:rPr>
        <w:t>Mature</w:t>
      </w:r>
      <w:r w:rsidR="00A17D32">
        <w:rPr>
          <w:lang w:eastAsia="de-DE"/>
        </w:rPr>
        <w:t>ProfileEntity</w:t>
      </w:r>
      <w:r>
        <w:rPr>
          <w:lang w:eastAsia="de-DE"/>
        </w:rPr>
        <w:br/>
      </w:r>
      <w:r w:rsidR="009300DD" w:rsidRPr="009300DD">
        <w:rPr>
          <w:lang w:eastAsia="de-DE"/>
        </w:rPr>
        <w:t>This stereotype indicates that the profile entity is fully developed and can be used in implementations without any constraints.</w:t>
      </w:r>
    </w:p>
    <w:p w14:paraId="751AFD5D" w14:textId="77777777" w:rsidR="00751C1F" w:rsidRPr="00401A7B" w:rsidRDefault="00751C1F" w:rsidP="00751C1F">
      <w:pPr>
        <w:pStyle w:val="Listenabsatz"/>
        <w:numPr>
          <w:ilvl w:val="0"/>
          <w:numId w:val="2"/>
        </w:numPr>
        <w:rPr>
          <w:lang w:eastAsia="de-DE"/>
        </w:rPr>
      </w:pPr>
      <w:r w:rsidRPr="00401A7B">
        <w:rPr>
          <w:lang w:eastAsia="de-DE"/>
        </w:rPr>
        <w:t>Obsolete</w:t>
      </w:r>
      <w:r w:rsidR="00A17D32">
        <w:rPr>
          <w:lang w:eastAsia="de-DE"/>
        </w:rPr>
        <w:t>ProfileEntity</w:t>
      </w:r>
      <w:r>
        <w:rPr>
          <w:lang w:eastAsia="de-DE"/>
        </w:rPr>
        <w:br/>
      </w:r>
      <w:r w:rsidR="009300DD" w:rsidRPr="009300DD">
        <w:rPr>
          <w:lang w:eastAsia="de-DE"/>
        </w:rPr>
        <w:t>This stereotype indicates that the profile entity should not be used in new implementation and that attempts should be made to remove it from existing implementation.</w:t>
      </w:r>
    </w:p>
    <w:p w14:paraId="2776CEB9" w14:textId="77777777" w:rsidR="00751C1F" w:rsidRDefault="00751C1F" w:rsidP="00751C1F">
      <w:pPr>
        <w:pStyle w:val="Listenabsatz"/>
        <w:numPr>
          <w:ilvl w:val="0"/>
          <w:numId w:val="2"/>
        </w:numPr>
        <w:rPr>
          <w:lang w:eastAsia="de-DE"/>
        </w:rPr>
      </w:pPr>
      <w:r w:rsidRPr="00401A7B">
        <w:rPr>
          <w:lang w:eastAsia="de-DE"/>
        </w:rPr>
        <w:t>Preliminary</w:t>
      </w:r>
      <w:r w:rsidR="00A17D32">
        <w:rPr>
          <w:lang w:eastAsia="de-DE"/>
        </w:rPr>
        <w:t>ProfileEntity</w:t>
      </w:r>
      <w:r>
        <w:rPr>
          <w:lang w:eastAsia="de-DE"/>
        </w:rPr>
        <w:br/>
      </w:r>
      <w:r w:rsidR="009300DD" w:rsidRPr="009300DD">
        <w:rPr>
          <w:noProof/>
          <w:lang w:eastAsia="de-DE"/>
        </w:rPr>
        <w:t>This stereotype indicates that the profile entity is at a relatively early stage of development and is likely to change but is mature enough to be used in implementation.</w:t>
      </w:r>
    </w:p>
    <w:p w14:paraId="13E56574" w14:textId="77777777" w:rsidR="00751C1F" w:rsidRDefault="00751C1F" w:rsidP="00751C1F">
      <w:r w:rsidRPr="00A851EE">
        <w:rPr>
          <w:b/>
        </w:rPr>
        <w:t>Rules:</w:t>
      </w:r>
      <w:r w:rsidRPr="00A851EE">
        <w:rPr>
          <w:b/>
        </w:rPr>
        <w:br/>
      </w:r>
      <w:r>
        <w:t xml:space="preserve">One and only one </w:t>
      </w:r>
      <w:r w:rsidR="009300DD">
        <w:t xml:space="preserve">profile </w:t>
      </w:r>
      <w:r>
        <w:t xml:space="preserve">lifecycle state has to be associated to every UML </w:t>
      </w:r>
      <w:r w:rsidR="009300DD">
        <w:t xml:space="preserve">profile </w:t>
      </w:r>
      <w:r>
        <w:t>artifact.</w:t>
      </w:r>
      <w:r>
        <w:br/>
        <w:t xml:space="preserve">It is recommended that every new UML </w:t>
      </w:r>
      <w:r w:rsidR="0069197C">
        <w:t xml:space="preserve">profile </w:t>
      </w:r>
      <w:r>
        <w:t>artifact is initially annotated with the “Experimental” lifecycle stereotype.</w:t>
      </w:r>
    </w:p>
    <w:p w14:paraId="6271C93D" w14:textId="77777777" w:rsidR="00751C1F" w:rsidRDefault="00751C1F" w:rsidP="00751C1F"/>
    <w:p w14:paraId="4242088B" w14:textId="77777777" w:rsidR="00751C1F" w:rsidRPr="00401A7B" w:rsidRDefault="00E16990" w:rsidP="00751C1F">
      <w:pPr>
        <w:jc w:val="center"/>
        <w:rPr>
          <w:noProof/>
          <w:lang w:eastAsia="de-DE"/>
        </w:rPr>
      </w:pPr>
      <w:r>
        <w:rPr>
          <w:noProof/>
          <w:lang w:val="de-DE" w:eastAsia="de-DE"/>
        </w:rPr>
        <w:lastRenderedPageBreak/>
        <w:drawing>
          <wp:inline distT="0" distB="0" distL="0" distR="0" wp14:anchorId="1DAE36A1" wp14:editId="3F727C61">
            <wp:extent cx="5943600" cy="4285543"/>
            <wp:effectExtent l="19050" t="0" r="0" b="0"/>
            <wp:docPr id="113" name="Bil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1"/>
                    <a:srcRect/>
                    <a:stretch>
                      <a:fillRect/>
                    </a:stretch>
                  </pic:blipFill>
                  <pic:spPr bwMode="auto">
                    <a:xfrm>
                      <a:off x="0" y="0"/>
                      <a:ext cx="5943600" cy="4285543"/>
                    </a:xfrm>
                    <a:prstGeom prst="rect">
                      <a:avLst/>
                    </a:prstGeom>
                    <a:noFill/>
                    <a:ln w="9525">
                      <a:noFill/>
                      <a:miter lim="800000"/>
                      <a:headEnd/>
                      <a:tailEnd/>
                    </a:ln>
                  </pic:spPr>
                </pic:pic>
              </a:graphicData>
            </a:graphic>
          </wp:inline>
        </w:drawing>
      </w:r>
    </w:p>
    <w:p w14:paraId="7A4E9F19" w14:textId="6E48D78E" w:rsidR="00751C1F" w:rsidRDefault="00751C1F" w:rsidP="00751C1F">
      <w:pPr>
        <w:pStyle w:val="FigureCaption"/>
      </w:pPr>
      <w:bookmarkStart w:id="1323" w:name="_Toc516068698"/>
      <w:bookmarkStart w:id="1324" w:name="_Toc79149104"/>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8</w:t>
      </w:r>
      <w:r w:rsidR="00ED61A2">
        <w:fldChar w:fldCharType="end"/>
      </w:r>
      <w:r>
        <w:t xml:space="preserve">: </w:t>
      </w:r>
      <w:r w:rsidR="00A17D32">
        <w:t xml:space="preserve">Profile </w:t>
      </w:r>
      <w:r>
        <w:t xml:space="preserve">Lifecycle </w:t>
      </w:r>
      <w:r w:rsidRPr="00734A9A">
        <w:t>«</w:t>
      </w:r>
      <w:r>
        <w:t>Stereotypes</w:t>
      </w:r>
      <w:r w:rsidRPr="00734A9A">
        <w:t>»</w:t>
      </w:r>
      <w:bookmarkEnd w:id="1323"/>
      <w:bookmarkEnd w:id="1324"/>
    </w:p>
    <w:p w14:paraId="353A83C9" w14:textId="77777777" w:rsidR="00075E2C" w:rsidRPr="009831CB" w:rsidRDefault="00075E2C" w:rsidP="00075E2C">
      <w:r>
        <w:t>The following state machine diagram shows the defined state transitions</w:t>
      </w:r>
      <w:r w:rsidR="0069197C">
        <w:t xml:space="preserve"> for both, the lifecycle and the profile lifecycle stereotypes</w:t>
      </w:r>
      <w:r>
        <w:t>.</w:t>
      </w:r>
    </w:p>
    <w:p w14:paraId="20DE79AF" w14:textId="77777777" w:rsidR="00A81DBC" w:rsidRDefault="002D5CB4" w:rsidP="00A81DBC">
      <w:pPr>
        <w:jc w:val="center"/>
        <w:rPr>
          <w:lang w:eastAsia="de-DE"/>
        </w:rPr>
      </w:pPr>
      <w:r>
        <w:rPr>
          <w:noProof/>
          <w:lang w:val="de-DE" w:eastAsia="de-DE"/>
        </w:rPr>
        <w:lastRenderedPageBreak/>
        <w:drawing>
          <wp:inline distT="0" distB="0" distL="0" distR="0" wp14:anchorId="261A706E" wp14:editId="5F57E19C">
            <wp:extent cx="4991100" cy="4705350"/>
            <wp:effectExtent l="19050" t="0" r="0" b="0"/>
            <wp:docPr id="63"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2"/>
                    <a:srcRect/>
                    <a:stretch>
                      <a:fillRect/>
                    </a:stretch>
                  </pic:blipFill>
                  <pic:spPr bwMode="auto">
                    <a:xfrm>
                      <a:off x="0" y="0"/>
                      <a:ext cx="4991100" cy="4705350"/>
                    </a:xfrm>
                    <a:prstGeom prst="rect">
                      <a:avLst/>
                    </a:prstGeom>
                    <a:noFill/>
                    <a:ln w="9525">
                      <a:noFill/>
                      <a:miter lim="800000"/>
                      <a:headEnd/>
                      <a:tailEnd/>
                    </a:ln>
                  </pic:spPr>
                </pic:pic>
              </a:graphicData>
            </a:graphic>
          </wp:inline>
        </w:drawing>
      </w:r>
    </w:p>
    <w:p w14:paraId="11EEE2E1" w14:textId="4F840165" w:rsidR="00075E2C" w:rsidRDefault="00075E2C" w:rsidP="00075E2C">
      <w:pPr>
        <w:pStyle w:val="FigureCaption"/>
      </w:pPr>
      <w:bookmarkStart w:id="1325" w:name="_Ref445221908"/>
      <w:bookmarkStart w:id="1326" w:name="_Toc516068699"/>
      <w:bookmarkStart w:id="1327" w:name="_Toc79149105"/>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9</w:t>
      </w:r>
      <w:r w:rsidR="00ED61A2">
        <w:fldChar w:fldCharType="end"/>
      </w:r>
      <w:bookmarkEnd w:id="1325"/>
      <w:r>
        <w:t xml:space="preserve">: </w:t>
      </w:r>
      <w:r w:rsidR="00337B63">
        <w:t>L</w:t>
      </w:r>
      <w:r w:rsidR="00337B63" w:rsidRPr="00337B63">
        <w:t xml:space="preserve">ifecycle and </w:t>
      </w:r>
      <w:r w:rsidR="00337B63">
        <w:t>P</w:t>
      </w:r>
      <w:r w:rsidR="00337B63" w:rsidRPr="00337B63">
        <w:t>rofile</w:t>
      </w:r>
      <w:r w:rsidR="00337B63">
        <w:t>L</w:t>
      </w:r>
      <w:r w:rsidR="00337B63" w:rsidRPr="00337B63">
        <w:t>ifecycle</w:t>
      </w:r>
      <w:r>
        <w:t xml:space="preserve"> Lifecycle</w:t>
      </w:r>
      <w:r w:rsidR="00B400B3">
        <w:t>State</w:t>
      </w:r>
      <w:r>
        <w:t xml:space="preserve"> State Machine</w:t>
      </w:r>
      <w:bookmarkEnd w:id="1326"/>
      <w:bookmarkEnd w:id="1327"/>
    </w:p>
    <w:p w14:paraId="14827CFA" w14:textId="77777777" w:rsidR="001508C8" w:rsidRDefault="001508C8" w:rsidP="009831CB"/>
    <w:p w14:paraId="6D012EE0" w14:textId="77777777" w:rsidR="000D3E53" w:rsidRDefault="000D3E53" w:rsidP="000D3E53">
      <w:pPr>
        <w:pStyle w:val="berschrift3"/>
      </w:pPr>
      <w:bookmarkStart w:id="1328" w:name="_Ref450124464"/>
      <w:bookmarkStart w:id="1329" w:name="_Toc516068532"/>
      <w:bookmarkStart w:id="1330" w:name="_Toc79149012"/>
      <w:r>
        <w:t>Reference Property</w:t>
      </w:r>
      <w:bookmarkEnd w:id="1328"/>
      <w:bookmarkEnd w:id="1329"/>
      <w:bookmarkEnd w:id="1330"/>
    </w:p>
    <w:p w14:paraId="24E47BC7" w14:textId="25DB74E6" w:rsidR="00643E9B" w:rsidRDefault="0010360D" w:rsidP="0010360D">
      <w:pPr>
        <w:rPr>
          <w:lang w:eastAsia="de-DE"/>
        </w:rPr>
      </w:pPr>
      <w:r>
        <w:t xml:space="preserve">A reference can be defined for all UML artifacts. </w:t>
      </w:r>
      <w:r>
        <w:rPr>
          <w:lang w:eastAsia="de-DE"/>
        </w:rPr>
        <w:t xml:space="preserve">This is an optional property which contains a reference </w:t>
      </w:r>
      <w:r w:rsidR="00B74D9A">
        <w:rPr>
          <w:lang w:eastAsia="de-DE"/>
        </w:rPr>
        <w:t>to the sourc</w:t>
      </w:r>
      <w:r w:rsidR="00401D0D">
        <w:rPr>
          <w:lang w:eastAsia="de-DE"/>
        </w:rPr>
        <w:t>e</w:t>
      </w:r>
      <w:r w:rsidRPr="009C1280">
        <w:rPr>
          <w:lang w:eastAsia="de-DE"/>
        </w:rPr>
        <w:t xml:space="preserve"> which </w:t>
      </w:r>
      <w:r>
        <w:rPr>
          <w:lang w:eastAsia="de-DE"/>
        </w:rPr>
        <w:t>the</w:t>
      </w:r>
      <w:r w:rsidRPr="009C1280">
        <w:rPr>
          <w:lang w:eastAsia="de-DE"/>
        </w:rPr>
        <w:t xml:space="preserve"> </w:t>
      </w:r>
      <w:r>
        <w:rPr>
          <w:lang w:eastAsia="de-DE"/>
        </w:rPr>
        <w:t>artifact</w:t>
      </w:r>
      <w:r w:rsidRPr="009C1280">
        <w:rPr>
          <w:lang w:eastAsia="de-DE"/>
        </w:rPr>
        <w:t xml:space="preserve"> is based</w:t>
      </w:r>
      <w:r w:rsidR="00401D0D">
        <w:rPr>
          <w:lang w:eastAsia="de-DE"/>
        </w:rPr>
        <w:t xml:space="preserve"> on</w:t>
      </w:r>
      <w:r w:rsidRPr="009C1280">
        <w:rPr>
          <w:lang w:eastAsia="de-DE"/>
        </w:rPr>
        <w:t>.</w:t>
      </w:r>
      <w:r>
        <w:rPr>
          <w:lang w:eastAsia="de-DE"/>
        </w:rPr>
        <w:t xml:space="preserve"> A reference to a standard</w:t>
      </w:r>
      <w:r w:rsidR="00643E9B">
        <w:rPr>
          <w:lang w:eastAsia="de-DE"/>
        </w:rPr>
        <w:t>,</w:t>
      </w:r>
      <w:r>
        <w:rPr>
          <w:lang w:eastAsia="de-DE"/>
        </w:rPr>
        <w:t xml:space="preserve"> </w:t>
      </w:r>
      <w:r w:rsidR="00643E9B">
        <w:rPr>
          <w:lang w:eastAsia="de-DE"/>
        </w:rPr>
        <w:t xml:space="preserve">if it exists, </w:t>
      </w:r>
      <w:r>
        <w:rPr>
          <w:lang w:eastAsia="de-DE"/>
        </w:rPr>
        <w:t>is preferr</w:t>
      </w:r>
      <w:r w:rsidR="00643E9B">
        <w:rPr>
          <w:lang w:eastAsia="de-DE"/>
        </w:rPr>
        <w:t>able</w:t>
      </w:r>
      <w:r>
        <w:rPr>
          <w:lang w:eastAsia="de-DE"/>
        </w:rPr>
        <w:t>.</w:t>
      </w:r>
      <w:r w:rsidR="00401D0D">
        <w:rPr>
          <w:lang w:eastAsia="de-DE"/>
        </w:rPr>
        <w:t xml:space="preserve"> The following form is recommended: &lt;SDO&gt;</w:t>
      </w:r>
      <w:r w:rsidR="00643E9B">
        <w:rPr>
          <w:lang w:eastAsia="de-DE"/>
        </w:rPr>
        <w:t xml:space="preserve"> &lt;Standard&gt; &lt;Version&gt;: &lt;section</w:t>
      </w:r>
      <w:r w:rsidR="00E91A74" w:rsidRPr="00E91A74">
        <w:rPr>
          <w:lang w:eastAsia="de-DE"/>
        </w:rPr>
        <w:t>/clause/table/figure/appendix/annex</w:t>
      </w:r>
      <w:r w:rsidR="00643E9B">
        <w:rPr>
          <w:lang w:eastAsia="de-DE"/>
        </w:rPr>
        <w:t xml:space="preserve">&gt;; e.g., </w:t>
      </w:r>
      <w:r w:rsidR="00643E9B" w:rsidRPr="00643E9B">
        <w:rPr>
          <w:lang w:eastAsia="de-DE"/>
        </w:rPr>
        <w:t>"IEEE Std 802.1AB-2016: 8.5.9.5"</w:t>
      </w:r>
      <w:r w:rsidR="00E91A74">
        <w:rPr>
          <w:lang w:eastAsia="de-DE"/>
        </w:rPr>
        <w:t xml:space="preserve"> or </w:t>
      </w:r>
      <w:r w:rsidR="00E91A74" w:rsidRPr="00E91A74">
        <w:rPr>
          <w:lang w:eastAsia="de-DE"/>
        </w:rPr>
        <w:t>"ITU-T G.8013 v5.3 (08/2019): clauses 9.22, 9.23 and 9.24</w:t>
      </w:r>
      <w:r w:rsidR="00E91A74">
        <w:rPr>
          <w:lang w:eastAsia="de-DE"/>
        </w:rPr>
        <w:t>”</w:t>
      </w:r>
      <w:r w:rsidR="00643E9B">
        <w:rPr>
          <w:lang w:eastAsia="de-DE"/>
        </w:rPr>
        <w:t>.</w:t>
      </w:r>
    </w:p>
    <w:p w14:paraId="2A575772" w14:textId="77777777" w:rsidR="00FE37D9" w:rsidRDefault="00FE37D9" w:rsidP="00FE37D9">
      <w:pPr>
        <w:rPr>
          <w:lang w:eastAsia="de-DE"/>
        </w:rPr>
      </w:pPr>
      <w:r>
        <w:rPr>
          <w:lang w:eastAsia="de-DE"/>
        </w:rPr>
        <w:t>The reference propert</w:t>
      </w:r>
      <w:r w:rsidR="002B42FF">
        <w:rPr>
          <w:lang w:eastAsia="de-DE"/>
        </w:rPr>
        <w:t>y</w:t>
      </w:r>
      <w:r>
        <w:rPr>
          <w:lang w:eastAsia="de-DE"/>
        </w:rPr>
        <w:t xml:space="preserve"> </w:t>
      </w:r>
      <w:r w:rsidR="002B42FF">
        <w:rPr>
          <w:lang w:eastAsia="de-DE"/>
        </w:rPr>
        <w:t>is</w:t>
      </w:r>
      <w:r>
        <w:rPr>
          <w:lang w:eastAsia="de-DE"/>
        </w:rPr>
        <w:t xml:space="preserve"> defined in </w:t>
      </w:r>
      <w:r w:rsidR="00B400B3">
        <w:rPr>
          <w:lang w:eastAsia="de-DE"/>
        </w:rPr>
        <w:t xml:space="preserve">the </w:t>
      </w:r>
      <w:r w:rsidR="00FF103A">
        <w:rPr>
          <w:lang w:eastAsia="de-DE"/>
        </w:rPr>
        <w:t>Reference</w:t>
      </w:r>
      <w:r>
        <w:rPr>
          <w:lang w:eastAsia="de-DE"/>
        </w:rPr>
        <w:t xml:space="preserve"> stereotype</w:t>
      </w:r>
      <w:r w:rsidR="00B400B3">
        <w:rPr>
          <w:lang w:eastAsia="de-DE"/>
        </w:rPr>
        <w:t xml:space="preserve"> and extent the Element Metaclass.</w:t>
      </w:r>
    </w:p>
    <w:p w14:paraId="73C286E1" w14:textId="77777777" w:rsidR="00B400B3" w:rsidRDefault="007F64FA" w:rsidP="00B400B3">
      <w:pPr>
        <w:jc w:val="center"/>
        <w:rPr>
          <w:lang w:eastAsia="de-DE"/>
        </w:rPr>
      </w:pPr>
      <w:r>
        <w:rPr>
          <w:noProof/>
          <w:lang w:val="de-DE" w:eastAsia="de-DE"/>
        </w:rPr>
        <w:lastRenderedPageBreak/>
        <w:drawing>
          <wp:inline distT="0" distB="0" distL="0" distR="0" wp14:anchorId="4976F99C" wp14:editId="7452AAA3">
            <wp:extent cx="1419225" cy="1704975"/>
            <wp:effectExtent l="19050" t="0" r="9525" b="0"/>
            <wp:docPr id="90"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3"/>
                    <a:srcRect/>
                    <a:stretch>
                      <a:fillRect/>
                    </a:stretch>
                  </pic:blipFill>
                  <pic:spPr bwMode="auto">
                    <a:xfrm>
                      <a:off x="0" y="0"/>
                      <a:ext cx="1419225" cy="1704975"/>
                    </a:xfrm>
                    <a:prstGeom prst="rect">
                      <a:avLst/>
                    </a:prstGeom>
                    <a:noFill/>
                    <a:ln w="9525">
                      <a:noFill/>
                      <a:miter lim="800000"/>
                      <a:headEnd/>
                      <a:tailEnd/>
                    </a:ln>
                  </pic:spPr>
                </pic:pic>
              </a:graphicData>
            </a:graphic>
          </wp:inline>
        </w:drawing>
      </w:r>
    </w:p>
    <w:p w14:paraId="08BD571C" w14:textId="5D4E812F" w:rsidR="00B400B3" w:rsidRDefault="00B400B3" w:rsidP="00B400B3">
      <w:pPr>
        <w:pStyle w:val="FigureCaption"/>
      </w:pPr>
      <w:bookmarkStart w:id="1331" w:name="_Toc516068700"/>
      <w:bookmarkStart w:id="1332" w:name="_Toc79149106"/>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10</w:t>
      </w:r>
      <w:r w:rsidR="00ED61A2">
        <w:fldChar w:fldCharType="end"/>
      </w:r>
      <w:r>
        <w:t xml:space="preserve">: </w:t>
      </w:r>
      <w:r w:rsidR="00FF103A">
        <w:t>Reference</w:t>
      </w:r>
      <w:r>
        <w:t xml:space="preserve"> </w:t>
      </w:r>
      <w:r w:rsidRPr="00734A9A">
        <w:t>«</w:t>
      </w:r>
      <w:r>
        <w:t>Stereotype</w:t>
      </w:r>
      <w:r w:rsidRPr="00734A9A">
        <w:t>»</w:t>
      </w:r>
      <w:bookmarkEnd w:id="1331"/>
      <w:bookmarkEnd w:id="1332"/>
    </w:p>
    <w:p w14:paraId="62C379E7" w14:textId="77777777" w:rsidR="002B42FF" w:rsidRDefault="002B42FF" w:rsidP="002B42FF">
      <w:pPr>
        <w:rPr>
          <w:lang w:eastAsia="de-DE"/>
        </w:rPr>
      </w:pPr>
      <w:bookmarkStart w:id="1333" w:name="_Ref450124528"/>
    </w:p>
    <w:p w14:paraId="00287D9F" w14:textId="77777777" w:rsidR="002B42FF" w:rsidRDefault="006D2E07" w:rsidP="002B42FF">
      <w:pPr>
        <w:pStyle w:val="berschrift3"/>
      </w:pPr>
      <w:bookmarkStart w:id="1334" w:name="_Toc516068533"/>
      <w:bookmarkStart w:id="1335" w:name="_Toc79149013"/>
      <w:r>
        <w:t xml:space="preserve">Example </w:t>
      </w:r>
      <w:r w:rsidR="002B42FF">
        <w:t>Propert</w:t>
      </w:r>
      <w:r>
        <w:t>y</w:t>
      </w:r>
      <w:bookmarkEnd w:id="1333"/>
      <w:bookmarkEnd w:id="1334"/>
      <w:bookmarkEnd w:id="1335"/>
    </w:p>
    <w:p w14:paraId="2C67E30D" w14:textId="77777777" w:rsidR="006D2E07" w:rsidRPr="00401A7B" w:rsidRDefault="006D2E07" w:rsidP="006D2E07">
      <w:r w:rsidRPr="006D2E07">
        <w:t>This is an optional property which can be defined for all UML artifacts</w:t>
      </w:r>
      <w:r>
        <w:br/>
        <w:t>It is defined as a</w:t>
      </w:r>
      <w:r w:rsidRPr="00401A7B">
        <w:t xml:space="preserve"> </w:t>
      </w:r>
      <w:r>
        <w:t>stereotype</w:t>
      </w:r>
      <w:r w:rsidRPr="00401A7B">
        <w:t xml:space="preserve"> </w:t>
      </w:r>
      <w:r>
        <w:t xml:space="preserve">and </w:t>
      </w:r>
      <w:r w:rsidRPr="00401A7B">
        <w:t>indicates that the entity is NOT to be used in implementation and is in the model simply to assist in the understanding of the model (e.g., a specialization of a generalized class where the generalized class is to be used as is and the specialization is simply offered to more easily illustrate an application of the generalized class).</w:t>
      </w:r>
    </w:p>
    <w:p w14:paraId="287E3C99" w14:textId="77777777" w:rsidR="006D2E07" w:rsidRDefault="00F871BD" w:rsidP="006D2E07">
      <w:pPr>
        <w:jc w:val="center"/>
        <w:rPr>
          <w:lang w:eastAsia="de-DE"/>
        </w:rPr>
      </w:pPr>
      <w:r>
        <w:rPr>
          <w:noProof/>
          <w:lang w:val="de-DE" w:eastAsia="de-DE"/>
        </w:rPr>
        <w:drawing>
          <wp:inline distT="0" distB="0" distL="0" distR="0" wp14:anchorId="22692EAC" wp14:editId="38302EE9">
            <wp:extent cx="1143000" cy="1781175"/>
            <wp:effectExtent l="19050" t="0" r="0" b="0"/>
            <wp:docPr id="94"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4"/>
                    <a:srcRect/>
                    <a:stretch>
                      <a:fillRect/>
                    </a:stretch>
                  </pic:blipFill>
                  <pic:spPr bwMode="auto">
                    <a:xfrm>
                      <a:off x="0" y="0"/>
                      <a:ext cx="1143000" cy="1781175"/>
                    </a:xfrm>
                    <a:prstGeom prst="rect">
                      <a:avLst/>
                    </a:prstGeom>
                    <a:noFill/>
                    <a:ln w="9525">
                      <a:noFill/>
                      <a:miter lim="800000"/>
                      <a:headEnd/>
                      <a:tailEnd/>
                    </a:ln>
                  </pic:spPr>
                </pic:pic>
              </a:graphicData>
            </a:graphic>
          </wp:inline>
        </w:drawing>
      </w:r>
    </w:p>
    <w:p w14:paraId="0DE77767" w14:textId="5CAC3AAF" w:rsidR="006D2E07" w:rsidRDefault="006D2E07" w:rsidP="006D2E07">
      <w:pPr>
        <w:pStyle w:val="FigureCaption"/>
      </w:pPr>
      <w:bookmarkStart w:id="1336" w:name="_Toc516068701"/>
      <w:bookmarkStart w:id="1337" w:name="_Toc79149107"/>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11</w:t>
      </w:r>
      <w:r w:rsidR="00ED61A2">
        <w:fldChar w:fldCharType="end"/>
      </w:r>
      <w:r>
        <w:t xml:space="preserve">: </w:t>
      </w:r>
      <w:r w:rsidR="007E2DE9">
        <w:t>Example</w:t>
      </w:r>
      <w:r>
        <w:t xml:space="preserve"> </w:t>
      </w:r>
      <w:r w:rsidRPr="00734A9A">
        <w:t>«</w:t>
      </w:r>
      <w:r>
        <w:t>Stereotype</w:t>
      </w:r>
      <w:r w:rsidRPr="00734A9A">
        <w:t>»</w:t>
      </w:r>
      <w:bookmarkEnd w:id="1336"/>
      <w:bookmarkEnd w:id="1337"/>
    </w:p>
    <w:p w14:paraId="03DC5847" w14:textId="77777777" w:rsidR="006D2E07" w:rsidRDefault="006D2E07" w:rsidP="009831CB"/>
    <w:p w14:paraId="37335590" w14:textId="77777777" w:rsidR="009831CB" w:rsidRDefault="00563203" w:rsidP="00CA746A">
      <w:pPr>
        <w:pStyle w:val="berschrift1"/>
      </w:pPr>
      <w:bookmarkStart w:id="1338" w:name="_Toc430346125"/>
      <w:bookmarkStart w:id="1339" w:name="_Toc433722993"/>
      <w:bookmarkStart w:id="1340" w:name="_Toc430346126"/>
      <w:bookmarkStart w:id="1341" w:name="_Toc433722994"/>
      <w:bookmarkStart w:id="1342" w:name="_Toc430346127"/>
      <w:bookmarkStart w:id="1343" w:name="_Toc433722995"/>
      <w:bookmarkStart w:id="1344" w:name="_Toc397428431"/>
      <w:bookmarkStart w:id="1345" w:name="_Toc410656472"/>
      <w:bookmarkStart w:id="1346" w:name="_Toc516068534"/>
      <w:bookmarkStart w:id="1347" w:name="_Toc79149014"/>
      <w:bookmarkEnd w:id="1338"/>
      <w:bookmarkEnd w:id="1339"/>
      <w:bookmarkEnd w:id="1340"/>
      <w:bookmarkEnd w:id="1341"/>
      <w:bookmarkEnd w:id="1342"/>
      <w:bookmarkEnd w:id="1343"/>
      <w:r>
        <w:t>Recommended Modeling Patterns</w:t>
      </w:r>
      <w:bookmarkEnd w:id="1344"/>
      <w:bookmarkEnd w:id="1345"/>
      <w:bookmarkEnd w:id="1346"/>
      <w:bookmarkEnd w:id="1347"/>
    </w:p>
    <w:p w14:paraId="476650E0" w14:textId="77777777" w:rsidR="009831CB" w:rsidRDefault="009831CB" w:rsidP="009831CB"/>
    <w:p w14:paraId="3B3979DE" w14:textId="1ACE326A" w:rsidR="004E581F" w:rsidRDefault="00ED354F" w:rsidP="00CA746A">
      <w:pPr>
        <w:pStyle w:val="berschrift2"/>
      </w:pPr>
      <w:bookmarkStart w:id="1348" w:name="_Toc397428432"/>
      <w:bookmarkStart w:id="1349" w:name="_Toc410656473"/>
      <w:bookmarkStart w:id="1350" w:name="_Toc516068535"/>
      <w:bookmarkStart w:id="1351" w:name="_Toc79149015"/>
      <w:bookmarkStart w:id="1352" w:name="_Ref139966847"/>
      <w:ins w:id="1353" w:author="Bernd Zeuner [2]" w:date="2023-07-11T11:06:00Z">
        <w:r w:rsidRPr="00ED354F">
          <w:t>UML Model Name</w:t>
        </w:r>
      </w:ins>
      <w:del w:id="1354" w:author="Bernd Zeuner [2]" w:date="2023-07-11T11:06:00Z">
        <w:r w:rsidR="004E581F" w:rsidDel="00ED354F">
          <w:delText xml:space="preserve">File </w:delText>
        </w:r>
        <w:r w:rsidR="004E581F" w:rsidRPr="004E581F" w:rsidDel="00ED354F">
          <w:delText>Naming</w:delText>
        </w:r>
      </w:del>
      <w:r w:rsidR="004E581F" w:rsidRPr="004E581F">
        <w:t xml:space="preserve"> Conventions</w:t>
      </w:r>
      <w:bookmarkEnd w:id="1348"/>
      <w:bookmarkEnd w:id="1349"/>
      <w:bookmarkEnd w:id="1350"/>
      <w:bookmarkEnd w:id="1351"/>
      <w:bookmarkEnd w:id="1352"/>
    </w:p>
    <w:p w14:paraId="270500FB" w14:textId="6537A338" w:rsidR="004E581F" w:rsidRDefault="00382E73" w:rsidP="004E581F">
      <w:r w:rsidRPr="00D21849">
        <w:t xml:space="preserve">Use Upper Camel </w:t>
      </w:r>
      <w:r w:rsidR="00ED354F">
        <w:t>C</w:t>
      </w:r>
      <w:r w:rsidRPr="00D21849">
        <w:t>ase</w:t>
      </w:r>
      <w:ins w:id="1355" w:author="Bernd Zeuner [2]" w:date="2023-07-11T11:08:00Z">
        <w:r w:rsidR="00ED354F">
          <w:t xml:space="preserve"> style for the model names</w:t>
        </w:r>
      </w:ins>
      <w:r w:rsidRPr="00D21849">
        <w:t>, no spaces</w:t>
      </w:r>
      <w:r>
        <w:t>, no special characters</w:t>
      </w:r>
      <w:del w:id="1356" w:author="Bernd Zeuner [2]" w:date="2023-07-11T11:08:00Z">
        <w:r w:rsidDel="00ED354F">
          <w:delText xml:space="preserve"> except “_”</w:delText>
        </w:r>
        <w:r w:rsidR="00D21849" w:rsidDel="00ED354F">
          <w:delText>,</w:delText>
        </w:r>
        <w:r w:rsidDel="00ED354F">
          <w:delText xml:space="preserve"> “-“</w:delText>
        </w:r>
        <w:r w:rsidR="00D21849" w:rsidDel="00ED354F">
          <w:delText xml:space="preserve"> and “.”</w:delText>
        </w:r>
      </w:del>
      <w:r w:rsidR="00E86EDB">
        <w:t xml:space="preserve">. </w:t>
      </w:r>
      <w:ins w:id="1357" w:author="Bernd Zeuner [2]" w:date="2023-07-11T11:09:00Z">
        <w:r w:rsidR="00ED354F">
          <w:t>It is recommended to</w:t>
        </w:r>
      </w:ins>
      <w:del w:id="1358" w:author="Bernd Zeuner [2]" w:date="2023-07-11T11:09:00Z">
        <w:r w:rsidR="00E86EDB" w:rsidDel="00ED354F">
          <w:delText>The name should</w:delText>
        </w:r>
      </w:del>
      <w:r w:rsidR="00E86EDB">
        <w:t xml:space="preserve"> start </w:t>
      </w:r>
      <w:ins w:id="1359" w:author="Bernd Zeuner [2]" w:date="2023-07-11T11:10:00Z">
        <w:r w:rsidR="00ED354F">
          <w:t xml:space="preserve">the name </w:t>
        </w:r>
      </w:ins>
      <w:r w:rsidR="00E86EDB">
        <w:t>with the project or similar name; e.g., “TapiCommon”.</w:t>
      </w:r>
    </w:p>
    <w:p w14:paraId="06037408" w14:textId="58CF2D41" w:rsidR="008F76FF" w:rsidRDefault="00ED354F">
      <w:pPr>
        <w:rPr>
          <w:ins w:id="1360" w:author="Bernd Zeuner [2]" w:date="2023-07-11T11:14:00Z"/>
        </w:rPr>
      </w:pPr>
      <w:ins w:id="1361" w:author="Bernd Zeuner [2]" w:date="2023-07-11T11:11:00Z">
        <w:r>
          <w:t xml:space="preserve">Note: </w:t>
        </w:r>
      </w:ins>
      <w:ins w:id="1362" w:author="Bernd Zeuner [2]" w:date="2023-07-11T11:12:00Z">
        <w:r w:rsidR="00ED534E">
          <w:t xml:space="preserve">When using Papyrus as the UML tool, </w:t>
        </w:r>
      </w:ins>
      <w:ins w:id="1363" w:author="Bernd Zeuner [2]" w:date="2023-07-11T11:13:00Z">
        <w:r w:rsidR="00ED534E">
          <w:t xml:space="preserve">the </w:t>
        </w:r>
      </w:ins>
      <w:ins w:id="1364" w:author="Bernd Zeuner [2]" w:date="2023-07-11T11:12:00Z">
        <w:r w:rsidR="00ED534E" w:rsidRPr="00ED534E">
          <w:t>UML model name drive</w:t>
        </w:r>
      </w:ins>
      <w:ins w:id="1365" w:author="Bernd Zeuner [2]" w:date="2023-07-11T11:13:00Z">
        <w:r w:rsidR="00ED534E">
          <w:t>s</w:t>
        </w:r>
      </w:ins>
      <w:ins w:id="1366" w:author="Bernd Zeuner [2]" w:date="2023-07-11T11:12:00Z">
        <w:r w:rsidR="00ED534E" w:rsidRPr="00ED534E">
          <w:t xml:space="preserve"> the corresponding XMI file names (i.e., the .di, .notation, and .uml file names.)</w:t>
        </w:r>
      </w:ins>
    </w:p>
    <w:p w14:paraId="28654E58" w14:textId="77777777" w:rsidR="00ED534E" w:rsidRDefault="00ED534E" w:rsidP="00ED534E">
      <w:pPr>
        <w:keepNext/>
        <w:jc w:val="center"/>
        <w:rPr>
          <w:ins w:id="1367" w:author="Bernd Zeuner [2]" w:date="2023-07-11T11:14:00Z"/>
          <w:noProof/>
          <w:lang w:val="de-DE" w:eastAsia="de-DE"/>
        </w:rPr>
      </w:pPr>
      <w:ins w:id="1368" w:author="Bernd Zeuner [2]" w:date="2023-07-11T11:14:00Z">
        <w:r>
          <w:rPr>
            <w:noProof/>
            <w:lang w:val="de-DE" w:eastAsia="de-DE"/>
          </w:rPr>
          <w:lastRenderedPageBreak/>
          <w:drawing>
            <wp:inline distT="0" distB="0" distL="0" distR="0" wp14:anchorId="42D6DE19" wp14:editId="48133FF9">
              <wp:extent cx="1200150" cy="828675"/>
              <wp:effectExtent l="19050" t="0" r="0" b="0"/>
              <wp:docPr id="256"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5"/>
                      <a:srcRect/>
                      <a:stretch>
                        <a:fillRect/>
                      </a:stretch>
                    </pic:blipFill>
                    <pic:spPr bwMode="auto">
                      <a:xfrm>
                        <a:off x="0" y="0"/>
                        <a:ext cx="1200150" cy="828675"/>
                      </a:xfrm>
                      <a:prstGeom prst="rect">
                        <a:avLst/>
                      </a:prstGeom>
                      <a:noFill/>
                      <a:ln w="9525">
                        <a:noFill/>
                        <a:miter lim="800000"/>
                        <a:headEnd/>
                        <a:tailEnd/>
                      </a:ln>
                    </pic:spPr>
                  </pic:pic>
                </a:graphicData>
              </a:graphic>
            </wp:inline>
          </w:drawing>
        </w:r>
        <w:r>
          <w:rPr>
            <w:noProof/>
            <w:lang w:val="de-DE" w:eastAsia="de-DE"/>
          </w:rPr>
          <w:tab/>
        </w:r>
        <w:r>
          <w:rPr>
            <w:noProof/>
            <w:lang w:val="de-DE" w:eastAsia="de-DE"/>
          </w:rPr>
          <w:drawing>
            <wp:inline distT="0" distB="0" distL="0" distR="0" wp14:anchorId="258A0A9A" wp14:editId="3BC572F0">
              <wp:extent cx="1819910" cy="880110"/>
              <wp:effectExtent l="19050" t="0" r="8890" b="0"/>
              <wp:docPr id="267" name="Bild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6"/>
                      <a:srcRect/>
                      <a:stretch>
                        <a:fillRect/>
                      </a:stretch>
                    </pic:blipFill>
                    <pic:spPr bwMode="auto">
                      <a:xfrm>
                        <a:off x="0" y="0"/>
                        <a:ext cx="1819910" cy="880110"/>
                      </a:xfrm>
                      <a:prstGeom prst="rect">
                        <a:avLst/>
                      </a:prstGeom>
                      <a:noFill/>
                      <a:ln w="9525">
                        <a:noFill/>
                        <a:miter lim="800000"/>
                        <a:headEnd/>
                        <a:tailEnd/>
                      </a:ln>
                    </pic:spPr>
                  </pic:pic>
                </a:graphicData>
              </a:graphic>
            </wp:inline>
          </w:drawing>
        </w:r>
      </w:ins>
    </w:p>
    <w:p w14:paraId="517B52FF" w14:textId="77777777" w:rsidR="00ED534E" w:rsidRPr="00AD742C" w:rsidRDefault="00ED534E" w:rsidP="00ED534E">
      <w:pPr>
        <w:keepNext/>
        <w:jc w:val="center"/>
        <w:rPr>
          <w:ins w:id="1369" w:author="Bernd Zeuner [2]" w:date="2023-07-11T11:14:00Z"/>
          <w:noProof/>
          <w:sz w:val="20"/>
          <w:lang w:eastAsia="de-DE"/>
        </w:rPr>
      </w:pPr>
      <w:ins w:id="1370" w:author="Bernd Zeuner [2]" w:date="2023-07-11T11:14:00Z">
        <w:r w:rsidRPr="00AD742C">
          <w:rPr>
            <w:noProof/>
            <w:sz w:val="20"/>
            <w:lang w:eastAsia="de-DE"/>
          </w:rPr>
          <w:t>(Structure on the file system (left</w:t>
        </w:r>
        <w:r>
          <w:rPr>
            <w:noProof/>
            <w:sz w:val="20"/>
            <w:lang w:eastAsia="de-DE"/>
          </w:rPr>
          <w:t xml:space="preserve"> side</w:t>
        </w:r>
        <w:r w:rsidRPr="00AD742C">
          <w:rPr>
            <w:noProof/>
            <w:sz w:val="20"/>
            <w:lang w:eastAsia="de-DE"/>
          </w:rPr>
          <w:t xml:space="preserve">); </w:t>
        </w:r>
        <w:r>
          <w:rPr>
            <w:noProof/>
            <w:sz w:val="20"/>
            <w:lang w:eastAsia="de-DE"/>
          </w:rPr>
          <w:t>s</w:t>
        </w:r>
        <w:r w:rsidRPr="00AD742C">
          <w:rPr>
            <w:noProof/>
            <w:sz w:val="20"/>
            <w:lang w:eastAsia="de-DE"/>
          </w:rPr>
          <w:t xml:space="preserve">tructure in the </w:t>
        </w:r>
        <w:r>
          <w:rPr>
            <w:noProof/>
            <w:sz w:val="20"/>
            <w:lang w:eastAsia="de-DE"/>
          </w:rPr>
          <w:t xml:space="preserve">Papyrus </w:t>
        </w:r>
        <w:r w:rsidRPr="00AD742C">
          <w:rPr>
            <w:noProof/>
            <w:sz w:val="20"/>
            <w:lang w:eastAsia="de-DE"/>
          </w:rPr>
          <w:t>Project Explorer (right</w:t>
        </w:r>
        <w:r>
          <w:rPr>
            <w:noProof/>
            <w:sz w:val="20"/>
            <w:lang w:eastAsia="de-DE"/>
          </w:rPr>
          <w:t xml:space="preserve"> side</w:t>
        </w:r>
        <w:r w:rsidRPr="00AD742C">
          <w:rPr>
            <w:noProof/>
            <w:sz w:val="20"/>
            <w:lang w:eastAsia="de-DE"/>
          </w:rPr>
          <w:t>))</w:t>
        </w:r>
      </w:ins>
    </w:p>
    <w:p w14:paraId="032BCFFD" w14:textId="44B222FF" w:rsidR="00ED534E" w:rsidRDefault="00ED534E" w:rsidP="00ED534E">
      <w:pPr>
        <w:pStyle w:val="FigureCaption"/>
        <w:rPr>
          <w:ins w:id="1371" w:author="Bernd Zeuner [2]" w:date="2023-07-11T11:15:00Z"/>
        </w:rPr>
      </w:pPr>
      <w:bookmarkStart w:id="1372" w:name="_Toc511379086"/>
      <w:bookmarkStart w:id="1373" w:name="_Toc520987263"/>
      <w:ins w:id="1374" w:author="Bernd Zeuner [2]" w:date="2023-07-11T11:14:00Z">
        <w:r>
          <w:t xml:space="preserve">Figure </w:t>
        </w:r>
        <w:r>
          <w:fldChar w:fldCharType="begin"/>
        </w:r>
        <w:r>
          <w:instrText xml:space="preserve"> STYLEREF 1 \s </w:instrText>
        </w:r>
        <w:r>
          <w:fldChar w:fldCharType="separate"/>
        </w:r>
      </w:ins>
      <w:r>
        <w:rPr>
          <w:noProof/>
        </w:rPr>
        <w:t>7</w:t>
      </w:r>
      <w:ins w:id="1375" w:author="Bernd Zeuner [2]" w:date="2023-07-11T11:14:00Z">
        <w:r>
          <w:fldChar w:fldCharType="end"/>
        </w:r>
        <w:r>
          <w:noBreakHyphen/>
        </w:r>
        <w:r>
          <w:fldChar w:fldCharType="begin"/>
        </w:r>
        <w:r>
          <w:instrText xml:space="preserve"> SEQ Figure \* ARABIC \s 1 </w:instrText>
        </w:r>
        <w:r>
          <w:fldChar w:fldCharType="separate"/>
        </w:r>
        <w:r>
          <w:rPr>
            <w:noProof/>
          </w:rPr>
          <w:t>1</w:t>
        </w:r>
        <w:r>
          <w:fldChar w:fldCharType="end"/>
        </w:r>
        <w:r>
          <w:t>: Papyrus File Structure</w:t>
        </w:r>
      </w:ins>
      <w:bookmarkEnd w:id="1372"/>
      <w:bookmarkEnd w:id="1373"/>
    </w:p>
    <w:p w14:paraId="00F55E1E" w14:textId="38CB8905" w:rsidR="00ED534E" w:rsidRPr="000368EF" w:rsidRDefault="00ED534E" w:rsidP="000368EF">
      <w:pPr>
        <w:pStyle w:val="FigureCaption"/>
        <w:spacing w:before="0" w:after="0"/>
        <w:rPr>
          <w:ins w:id="1376" w:author="Bernd Zeuner [2]" w:date="2023-07-11T11:14:00Z"/>
          <w:sz w:val="18"/>
          <w:szCs w:val="14"/>
        </w:rPr>
      </w:pPr>
      <w:ins w:id="1377" w:author="Bernd Zeuner [2]" w:date="2023-07-11T11:15:00Z">
        <w:r w:rsidRPr="000368EF">
          <w:rPr>
            <w:sz w:val="18"/>
            <w:szCs w:val="14"/>
          </w:rPr>
          <w:t>Copy of</w:t>
        </w:r>
      </w:ins>
      <w:ins w:id="1378" w:author="Bernd Zeuner [2]" w:date="2023-07-11T11:16:00Z">
        <w:r w:rsidRPr="000368EF">
          <w:rPr>
            <w:sz w:val="18"/>
            <w:szCs w:val="14"/>
          </w:rPr>
          <w:t xml:space="preserve"> Figure 7</w:t>
        </w:r>
      </w:ins>
      <w:ins w:id="1379" w:author="Bernd Zeuner [2]" w:date="2023-07-11T11:18:00Z">
        <w:r w:rsidR="000368EF">
          <w:rPr>
            <w:sz w:val="18"/>
            <w:szCs w:val="14"/>
          </w:rPr>
          <w:t>-</w:t>
        </w:r>
      </w:ins>
      <w:ins w:id="1380" w:author="Bernd Zeuner [2]" w:date="2023-07-11T11:16:00Z">
        <w:r w:rsidRPr="000368EF">
          <w:rPr>
            <w:sz w:val="18"/>
            <w:szCs w:val="14"/>
          </w:rPr>
          <w:t>4</w:t>
        </w:r>
        <w:r w:rsidR="000368EF" w:rsidRPr="000368EF">
          <w:rPr>
            <w:sz w:val="18"/>
            <w:szCs w:val="14"/>
          </w:rPr>
          <w:t xml:space="preserve"> from TR-515 </w:t>
        </w:r>
        <w:r w:rsidRPr="000368EF">
          <w:rPr>
            <w:sz w:val="18"/>
            <w:szCs w:val="14"/>
          </w:rPr>
          <w:t xml:space="preserve">Papyrus </w:t>
        </w:r>
        <w:r w:rsidR="000368EF" w:rsidRPr="000368EF">
          <w:rPr>
            <w:sz w:val="18"/>
            <w:szCs w:val="14"/>
          </w:rPr>
          <w:t>Guideline</w:t>
        </w:r>
      </w:ins>
      <w:ins w:id="1381" w:author="Bernd Zeuner [2]" w:date="2023-07-11T11:17:00Z">
        <w:r w:rsidR="000368EF" w:rsidRPr="000368EF">
          <w:rPr>
            <w:sz w:val="18"/>
            <w:szCs w:val="14"/>
          </w:rPr>
          <w:t>s</w:t>
        </w:r>
      </w:ins>
    </w:p>
    <w:p w14:paraId="1F07FB65" w14:textId="77777777" w:rsidR="00ED534E" w:rsidRDefault="00ED534E"/>
    <w:p w14:paraId="4D86F806" w14:textId="77777777" w:rsidR="00C43E73" w:rsidRDefault="00C43E73" w:rsidP="00CA746A">
      <w:pPr>
        <w:pStyle w:val="berschrift2"/>
      </w:pPr>
      <w:bookmarkStart w:id="1382" w:name="_Ref396215532"/>
      <w:bookmarkStart w:id="1383" w:name="_Toc397428433"/>
      <w:bookmarkStart w:id="1384" w:name="_Toc410656474"/>
      <w:bookmarkStart w:id="1385" w:name="_Toc516068536"/>
      <w:bookmarkStart w:id="1386" w:name="_Toc79149016"/>
      <w:r>
        <w:t>Model Structure</w:t>
      </w:r>
      <w:bookmarkEnd w:id="1382"/>
      <w:bookmarkEnd w:id="1383"/>
      <w:bookmarkEnd w:id="1384"/>
      <w:bookmarkEnd w:id="1385"/>
      <w:bookmarkEnd w:id="1386"/>
    </w:p>
    <w:p w14:paraId="4DE5E2F5" w14:textId="77777777" w:rsidR="00162989" w:rsidRDefault="00162989" w:rsidP="00CA746A">
      <w:pPr>
        <w:pStyle w:val="berschrift3"/>
      </w:pPr>
      <w:bookmarkStart w:id="1387" w:name="_Toc410656475"/>
      <w:bookmarkStart w:id="1388" w:name="_Ref410657672"/>
      <w:bookmarkStart w:id="1389" w:name="_Toc516068537"/>
      <w:bookmarkStart w:id="1390" w:name="_Toc79149017"/>
      <w:r>
        <w:t>Generic Model Structure</w:t>
      </w:r>
      <w:bookmarkEnd w:id="1387"/>
      <w:bookmarkEnd w:id="1388"/>
      <w:bookmarkEnd w:id="1389"/>
      <w:bookmarkEnd w:id="1390"/>
    </w:p>
    <w:p w14:paraId="0740B69C" w14:textId="6F9343A6" w:rsidR="00162989" w:rsidRDefault="00ED61A2" w:rsidP="00162989">
      <w:r>
        <w:fldChar w:fldCharType="begin"/>
      </w:r>
      <w:r w:rsidR="00162989">
        <w:instrText xml:space="preserve"> REF _Ref394568006 \h </w:instrText>
      </w:r>
      <w:r>
        <w:fldChar w:fldCharType="separate"/>
      </w:r>
      <w:r w:rsidR="000E3F29">
        <w:t xml:space="preserve">Figure </w:t>
      </w:r>
      <w:r w:rsidR="000E3F29">
        <w:rPr>
          <w:noProof/>
        </w:rPr>
        <w:t>7</w:t>
      </w:r>
      <w:r w:rsidR="000E3F29">
        <w:t>.</w:t>
      </w:r>
      <w:r w:rsidR="000E3F29">
        <w:rPr>
          <w:noProof/>
        </w:rPr>
        <w:t>1</w:t>
      </w:r>
      <w:r>
        <w:fldChar w:fldCharType="end"/>
      </w:r>
      <w:r w:rsidR="00162989">
        <w:t xml:space="preserve"> shows a generic Information Model containing a core model and various sub-models A, B, C structured by packages:</w:t>
      </w:r>
    </w:p>
    <w:p w14:paraId="58AA3DD6" w14:textId="77777777" w:rsidR="00162989" w:rsidRDefault="007E5FE4" w:rsidP="00162989">
      <w:pPr>
        <w:jc w:val="center"/>
        <w:rPr>
          <w:noProof/>
          <w:lang w:val="de-DE" w:eastAsia="de-DE"/>
        </w:rPr>
      </w:pPr>
      <w:r>
        <w:rPr>
          <w:noProof/>
          <w:lang w:val="de-DE" w:eastAsia="de-DE"/>
        </w:rPr>
        <w:drawing>
          <wp:inline distT="0" distB="0" distL="0" distR="0" wp14:anchorId="2B8483DA" wp14:editId="15C3088E">
            <wp:extent cx="2133600" cy="4440554"/>
            <wp:effectExtent l="19050" t="0" r="0" b="0"/>
            <wp:docPr id="15"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7"/>
                    <a:srcRect/>
                    <a:stretch>
                      <a:fillRect/>
                    </a:stretch>
                  </pic:blipFill>
                  <pic:spPr bwMode="auto">
                    <a:xfrm>
                      <a:off x="0" y="0"/>
                      <a:ext cx="2137733" cy="4449155"/>
                    </a:xfrm>
                    <a:prstGeom prst="rect">
                      <a:avLst/>
                    </a:prstGeom>
                    <a:noFill/>
                    <a:ln w="9525">
                      <a:noFill/>
                      <a:miter lim="800000"/>
                      <a:headEnd/>
                      <a:tailEnd/>
                    </a:ln>
                  </pic:spPr>
                </pic:pic>
              </a:graphicData>
            </a:graphic>
          </wp:inline>
        </w:drawing>
      </w:r>
      <w:r w:rsidR="00162989">
        <w:rPr>
          <w:noProof/>
          <w:lang w:val="de-DE" w:eastAsia="de-DE"/>
        </w:rPr>
        <w:tab/>
      </w:r>
      <w:r>
        <w:rPr>
          <w:noProof/>
          <w:lang w:val="de-DE" w:eastAsia="de-DE"/>
        </w:rPr>
        <w:drawing>
          <wp:inline distT="0" distB="0" distL="0" distR="0" wp14:anchorId="762BF890" wp14:editId="0FEBA95F">
            <wp:extent cx="3600592" cy="1797607"/>
            <wp:effectExtent l="19050" t="0" r="0" b="0"/>
            <wp:docPr id="1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8"/>
                    <a:srcRect/>
                    <a:stretch>
                      <a:fillRect/>
                    </a:stretch>
                  </pic:blipFill>
                  <pic:spPr bwMode="auto">
                    <a:xfrm>
                      <a:off x="0" y="0"/>
                      <a:ext cx="3600768" cy="1797695"/>
                    </a:xfrm>
                    <a:prstGeom prst="rect">
                      <a:avLst/>
                    </a:prstGeom>
                    <a:noFill/>
                    <a:ln w="9525">
                      <a:noFill/>
                      <a:miter lim="800000"/>
                      <a:headEnd/>
                      <a:tailEnd/>
                    </a:ln>
                  </pic:spPr>
                </pic:pic>
              </a:graphicData>
            </a:graphic>
          </wp:inline>
        </w:drawing>
      </w:r>
    </w:p>
    <w:p w14:paraId="1613194E" w14:textId="56E13327" w:rsidR="00162989" w:rsidRDefault="00162989" w:rsidP="00427868">
      <w:pPr>
        <w:pStyle w:val="FigureCaption"/>
      </w:pPr>
      <w:bookmarkStart w:id="1391" w:name="_Ref394568006"/>
      <w:bookmarkStart w:id="1392" w:name="_Toc409162183"/>
      <w:bookmarkStart w:id="1393" w:name="_Toc516068702"/>
      <w:bookmarkStart w:id="1394" w:name="_Toc79149108"/>
      <w:r>
        <w:t xml:space="preserve">Figure </w:t>
      </w:r>
      <w:r w:rsidR="00ED61A2">
        <w:fldChar w:fldCharType="begin"/>
      </w:r>
      <w:r w:rsidR="001E5868">
        <w:instrText xml:space="preserve"> STYLEREF 1 \s </w:instrText>
      </w:r>
      <w:r w:rsidR="00ED61A2">
        <w:fldChar w:fldCharType="separate"/>
      </w:r>
      <w:r w:rsidR="000E3F29">
        <w:rPr>
          <w:noProof/>
        </w:rPr>
        <w:t>7</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1</w:t>
      </w:r>
      <w:r w:rsidR="00ED61A2">
        <w:fldChar w:fldCharType="end"/>
      </w:r>
      <w:bookmarkEnd w:id="1391"/>
      <w:r>
        <w:t>: Core Model and SubModels</w:t>
      </w:r>
      <w:bookmarkEnd w:id="1392"/>
      <w:bookmarkEnd w:id="1393"/>
      <w:bookmarkEnd w:id="1394"/>
    </w:p>
    <w:p w14:paraId="75BE81A6" w14:textId="72FFF9B3" w:rsidR="00162989" w:rsidRDefault="00162989" w:rsidP="00162989">
      <w:r>
        <w:lastRenderedPageBreak/>
        <w:t>Note:</w:t>
      </w:r>
      <w:r>
        <w:br/>
      </w:r>
      <w:r w:rsidR="00ED61A2">
        <w:fldChar w:fldCharType="begin"/>
      </w:r>
      <w:r>
        <w:instrText xml:space="preserve"> REF _Ref394568006 \h </w:instrText>
      </w:r>
      <w:r w:rsidR="00ED61A2">
        <w:fldChar w:fldCharType="separate"/>
      </w:r>
      <w:r w:rsidR="000E3F29">
        <w:t xml:space="preserve">Figure </w:t>
      </w:r>
      <w:r w:rsidR="000E3F29">
        <w:rPr>
          <w:noProof/>
        </w:rPr>
        <w:t>7</w:t>
      </w:r>
      <w:r w:rsidR="000E3F29">
        <w:t>.</w:t>
      </w:r>
      <w:r w:rsidR="000E3F29">
        <w:rPr>
          <w:noProof/>
        </w:rPr>
        <w:t>1</w:t>
      </w:r>
      <w:r w:rsidR="00ED61A2">
        <w:fldChar w:fldCharType="end"/>
      </w:r>
      <w:r>
        <w:t xml:space="preserve"> shows only the schematic structure of the core and submodels as necessary for these guidelines.</w:t>
      </w:r>
    </w:p>
    <w:p w14:paraId="2880C5FA" w14:textId="77777777" w:rsidR="00162989" w:rsidRDefault="00162989" w:rsidP="00162989">
      <w:r>
        <w:t xml:space="preserve">Each Model can be optionally organized into multiple </w:t>
      </w:r>
      <w:r w:rsidR="00B03E9A">
        <w:t>sub</w:t>
      </w:r>
      <w:r>
        <w:t>mod</w:t>
      </w:r>
      <w:r w:rsidR="00B03E9A">
        <w:t>els</w:t>
      </w:r>
      <w:r>
        <w:t xml:space="preserve">. Each Model or each of its constituent </w:t>
      </w:r>
      <w:r w:rsidR="00B03E9A">
        <w:t>sub</w:t>
      </w:r>
      <w:r>
        <w:t>mod</w:t>
      </w:r>
      <w:r w:rsidR="00B03E9A">
        <w:t>els</w:t>
      </w:r>
      <w:r>
        <w:t xml:space="preserve"> is further divided </w:t>
      </w:r>
      <w:r w:rsidR="00FF6091">
        <w:t xml:space="preserve">– at the bottom level of the hierarchy – </w:t>
      </w:r>
      <w:r>
        <w:t xml:space="preserve">into packages containing </w:t>
      </w:r>
      <w:r w:rsidR="00227AAD">
        <w:t xml:space="preserve">associations, </w:t>
      </w:r>
      <w:r>
        <w:t xml:space="preserve">diagrams, </w:t>
      </w:r>
      <w:r w:rsidR="00FF6091">
        <w:t xml:space="preserve">imports, </w:t>
      </w:r>
      <w:r>
        <w:t xml:space="preserve">object classes, </w:t>
      </w:r>
      <w:r w:rsidR="00227AAD">
        <w:t xml:space="preserve">rules </w:t>
      </w:r>
      <w:r>
        <w:t xml:space="preserve">and type definitions. Submodels </w:t>
      </w:r>
      <w:r w:rsidR="00227AAD">
        <w:t xml:space="preserve">may </w:t>
      </w:r>
      <w:r>
        <w:t>contain in addition package</w:t>
      </w:r>
      <w:r w:rsidR="00227AAD">
        <w:t>s</w:t>
      </w:r>
      <w:r>
        <w:t xml:space="preserve"> for (UML</w:t>
      </w:r>
      <w:r w:rsidR="00D3523F">
        <w:t>-</w:t>
      </w:r>
      <w:r>
        <w:t>) interfaces (and their operations)</w:t>
      </w:r>
      <w:r w:rsidR="00B64F20">
        <w:t xml:space="preserve"> and notifications</w:t>
      </w:r>
      <w:r>
        <w:t>.</w:t>
      </w:r>
    </w:p>
    <w:p w14:paraId="6F37C748" w14:textId="77777777" w:rsidR="00162989" w:rsidRDefault="00162989"/>
    <w:p w14:paraId="49E50F97" w14:textId="77777777" w:rsidR="00162989" w:rsidRDefault="00162989" w:rsidP="00CA746A">
      <w:pPr>
        <w:pStyle w:val="berschrift3"/>
      </w:pPr>
      <w:bookmarkStart w:id="1395" w:name="_Toc410656476"/>
      <w:bookmarkStart w:id="1396" w:name="_Ref433644587"/>
      <w:bookmarkStart w:id="1397" w:name="_Ref459292028"/>
      <w:bookmarkStart w:id="1398" w:name="_Ref506456398"/>
      <w:bookmarkStart w:id="1399" w:name="_Toc516068538"/>
      <w:bookmarkStart w:id="1400" w:name="_Toc79149018"/>
      <w:r>
        <w:t>Model Structure</w:t>
      </w:r>
      <w:bookmarkEnd w:id="1395"/>
      <w:bookmarkEnd w:id="1396"/>
      <w:bookmarkEnd w:id="1397"/>
      <w:bookmarkEnd w:id="1398"/>
      <w:bookmarkEnd w:id="1399"/>
      <w:bookmarkEnd w:id="1400"/>
    </w:p>
    <w:p w14:paraId="7393E633" w14:textId="77777777" w:rsidR="00162989" w:rsidRDefault="00C43E73" w:rsidP="00162989">
      <w:r>
        <w:t xml:space="preserve">The Information Model is structured into a Common Information Model and additional Specific Views which are </w:t>
      </w:r>
      <w:r w:rsidR="00C56521" w:rsidRPr="00C56521">
        <w:t>based on the Core Model</w:t>
      </w:r>
      <w:r>
        <w:t>.</w:t>
      </w:r>
      <w:r w:rsidR="0013546B">
        <w:t xml:space="preserve"> </w:t>
      </w:r>
      <w:r w:rsidR="00C56521" w:rsidRPr="00C56521">
        <w:t xml:space="preserve">Specific models may also be added by other SDOs. </w:t>
      </w:r>
      <w:r w:rsidR="00C56521">
        <w:t>A</w:t>
      </w:r>
      <w:r w:rsidR="0038056B">
        <w:t xml:space="preserve"> Core</w:t>
      </w:r>
      <w:r w:rsidR="00162989">
        <w:t xml:space="preserve"> Modeling team </w:t>
      </w:r>
      <w:r w:rsidR="0038056B" w:rsidRPr="00C56521">
        <w:t xml:space="preserve">(with members from many SDOs) </w:t>
      </w:r>
      <w:r w:rsidR="00162989">
        <w:t xml:space="preserve">defines </w:t>
      </w:r>
      <w:r w:rsidR="0038056B" w:rsidRPr="00C56521">
        <w:t xml:space="preserve">and maintains </w:t>
      </w:r>
      <w:r w:rsidR="00162989">
        <w:t xml:space="preserve">the generic functions </w:t>
      </w:r>
      <w:r w:rsidR="0038056B">
        <w:t>in the Core Model</w:t>
      </w:r>
      <w:r w:rsidR="00162989">
        <w:t>.</w:t>
      </w:r>
    </w:p>
    <w:p w14:paraId="0BF32446" w14:textId="77777777" w:rsidR="008F76FF" w:rsidRDefault="00F700AF" w:rsidP="001C3526">
      <w:pPr>
        <w:jc w:val="center"/>
      </w:pPr>
      <w:r>
        <w:object w:dxaOrig="7097" w:dyaOrig="5321" w14:anchorId="5ECD5B21">
          <v:shape id="_x0000_i1029" type="#_x0000_t75" style="width:465.75pt;height:210pt" o:ole="">
            <v:imagedata r:id="rId169" o:title="" croptop="9046f" cropbottom="20307f" cropleft="1247f" cropright="3880f"/>
          </v:shape>
          <o:OLEObject Type="Embed" ProgID="PowerPoint.Slide.12" ShapeID="_x0000_i1029" DrawAspect="Content" ObjectID="_1754475795" r:id="rId170"/>
        </w:object>
      </w:r>
    </w:p>
    <w:p w14:paraId="09C33AB8" w14:textId="74630A3B" w:rsidR="00C43E73" w:rsidRDefault="00C43E73" w:rsidP="00427868">
      <w:pPr>
        <w:pStyle w:val="FigureCaption"/>
      </w:pPr>
      <w:bookmarkStart w:id="1401" w:name="_Ref396211465"/>
      <w:bookmarkStart w:id="1402" w:name="_Toc409163011"/>
      <w:bookmarkStart w:id="1403" w:name="_Toc410656477"/>
      <w:bookmarkStart w:id="1404" w:name="_Toc516068703"/>
      <w:bookmarkStart w:id="1405" w:name="_Toc79149109"/>
      <w:r>
        <w:t xml:space="preserve">Figure </w:t>
      </w:r>
      <w:r w:rsidR="00ED61A2">
        <w:fldChar w:fldCharType="begin"/>
      </w:r>
      <w:r>
        <w:instrText xml:space="preserve"> STYLEREF 1 \s </w:instrText>
      </w:r>
      <w:r w:rsidR="00ED61A2">
        <w:fldChar w:fldCharType="separate"/>
      </w:r>
      <w:r w:rsidR="000E3F29">
        <w:rPr>
          <w:noProof/>
        </w:rPr>
        <w:t>7</w:t>
      </w:r>
      <w:r w:rsidR="00ED61A2">
        <w:fldChar w:fldCharType="end"/>
      </w:r>
      <w:r>
        <w:t>.</w:t>
      </w:r>
      <w:r w:rsidR="00ED61A2">
        <w:fldChar w:fldCharType="begin"/>
      </w:r>
      <w:r>
        <w:instrText xml:space="preserve"> SEQ Figure \* ARABIC \s 1 </w:instrText>
      </w:r>
      <w:r w:rsidR="00ED61A2">
        <w:fldChar w:fldCharType="separate"/>
      </w:r>
      <w:r w:rsidR="000E3F29">
        <w:rPr>
          <w:noProof/>
        </w:rPr>
        <w:t>2</w:t>
      </w:r>
      <w:r w:rsidR="00ED61A2">
        <w:fldChar w:fldCharType="end"/>
      </w:r>
      <w:bookmarkEnd w:id="1401"/>
      <w:r>
        <w:t>: Model Structure</w:t>
      </w:r>
      <w:bookmarkEnd w:id="1402"/>
      <w:bookmarkEnd w:id="1403"/>
      <w:r w:rsidR="00227AAD">
        <w:t xml:space="preserve"> (snapshot)</w:t>
      </w:r>
      <w:bookmarkEnd w:id="1404"/>
      <w:bookmarkEnd w:id="1405"/>
    </w:p>
    <w:p w14:paraId="75E79207" w14:textId="65EBAC04" w:rsidR="00AC4506" w:rsidRPr="00C360C2" w:rsidRDefault="00AC4506" w:rsidP="00AC4506">
      <w:pPr>
        <w:rPr>
          <w:color w:val="auto"/>
          <w:lang w:eastAsia="en-US"/>
        </w:rPr>
      </w:pPr>
      <w:r w:rsidRPr="00C360C2">
        <w:rPr>
          <w:iCs/>
          <w:color w:val="auto"/>
          <w:lang w:eastAsia="en-US"/>
        </w:rPr>
        <w:t xml:space="preserve">In order to reduce clutter, the UML artefacts are grouped in </w:t>
      </w:r>
      <w:r w:rsidR="004C6771" w:rsidRPr="00C360C2">
        <w:rPr>
          <w:color w:val="auto"/>
        </w:rPr>
        <w:t>pre-defined packages</w:t>
      </w:r>
      <w:r w:rsidRPr="00C360C2">
        <w:rPr>
          <w:iCs/>
          <w:color w:val="auto"/>
          <w:lang w:eastAsia="en-US"/>
        </w:rPr>
        <w:t xml:space="preserve"> instead of having all kinds of the various artefacts mashed up at the same level. This provides a human friendly structure for the model. This structure accelerates the manual search for specific kinds of artefacts</w:t>
      </w:r>
      <w:r w:rsidR="004C6771" w:rsidRPr="00C360C2">
        <w:rPr>
          <w:color w:val="auto"/>
        </w:rPr>
        <w:t>.</w:t>
      </w:r>
      <w:bookmarkStart w:id="1406" w:name="_Hlk506446742"/>
    </w:p>
    <w:bookmarkEnd w:id="1406"/>
    <w:p w14:paraId="21B05B8B" w14:textId="2BA019A3" w:rsidR="00C43E73" w:rsidRDefault="00D10FB7" w:rsidP="00C43E73">
      <w:r>
        <w:t>Note:</w:t>
      </w:r>
      <w:r w:rsidR="0013546B">
        <w:t xml:space="preserve"> Not all </w:t>
      </w:r>
      <w:r>
        <w:t xml:space="preserve">pre-defined </w:t>
      </w:r>
      <w:r w:rsidR="0013546B">
        <w:t>packages need to be established</w:t>
      </w:r>
      <w:r w:rsidRPr="00D10FB7">
        <w:t xml:space="preserve"> </w:t>
      </w:r>
      <w:r>
        <w:t>in a particular model instance</w:t>
      </w:r>
      <w:r w:rsidR="0013546B">
        <w:t xml:space="preserve">. </w:t>
      </w:r>
      <w:r w:rsidR="00B03E9A">
        <w:t xml:space="preserve">Additional packages can be added when needed. </w:t>
      </w:r>
      <w:r w:rsidR="00ED61A2">
        <w:fldChar w:fldCharType="begin"/>
      </w:r>
      <w:r w:rsidR="0013546B">
        <w:instrText xml:space="preserve"> REF _Ref396211633 \h </w:instrText>
      </w:r>
      <w:r w:rsidR="00ED61A2">
        <w:fldChar w:fldCharType="separate"/>
      </w:r>
      <w:r w:rsidR="000E3F29">
        <w:t xml:space="preserve">Figure </w:t>
      </w:r>
      <w:r w:rsidR="000E3F29">
        <w:rPr>
          <w:noProof/>
        </w:rPr>
        <w:t>7</w:t>
      </w:r>
      <w:r w:rsidR="000E3F29">
        <w:t>.</w:t>
      </w:r>
      <w:r w:rsidR="000E3F29">
        <w:rPr>
          <w:noProof/>
        </w:rPr>
        <w:t>3</w:t>
      </w:r>
      <w:r w:rsidR="00ED61A2">
        <w:fldChar w:fldCharType="end"/>
      </w:r>
      <w:r w:rsidR="0013546B">
        <w:t xml:space="preserve"> s</w:t>
      </w:r>
      <w:r w:rsidR="004D01EE">
        <w:t>hows the pre-defined packages</w:t>
      </w:r>
      <w:r>
        <w:t xml:space="preserve"> at the bottom level of the CoreNetworkModel</w:t>
      </w:r>
      <w:r w:rsidR="004D01EE">
        <w:t>.</w:t>
      </w:r>
    </w:p>
    <w:p w14:paraId="05B4ADE7" w14:textId="77777777" w:rsidR="0013546B" w:rsidRDefault="0013546B" w:rsidP="00C43E73"/>
    <w:p w14:paraId="7F80388D" w14:textId="77777777" w:rsidR="006D677F" w:rsidRDefault="0049180B" w:rsidP="006D677F">
      <w:pPr>
        <w:jc w:val="center"/>
      </w:pPr>
      <w:r>
        <w:object w:dxaOrig="7097" w:dyaOrig="5321" w14:anchorId="072DF4FB">
          <v:shape id="_x0000_i1030" type="#_x0000_t75" style="width:462pt;height:105pt" o:ole="">
            <v:imagedata r:id="rId171" o:title="" croptop="22891f" cropbottom="27138f" cropleft="1663f" cropright="12608f"/>
          </v:shape>
          <o:OLEObject Type="Embed" ProgID="PowerPoint.Slide.12" ShapeID="_x0000_i1030" DrawAspect="Content" ObjectID="_1754475796" r:id="rId172"/>
        </w:object>
      </w:r>
    </w:p>
    <w:p w14:paraId="75067DEB" w14:textId="1BDBB705" w:rsidR="0013546B" w:rsidRDefault="0013546B" w:rsidP="00427868">
      <w:pPr>
        <w:pStyle w:val="FigureCaption"/>
      </w:pPr>
      <w:bookmarkStart w:id="1407" w:name="_Ref396211633"/>
      <w:bookmarkStart w:id="1408" w:name="_Toc409163012"/>
      <w:bookmarkStart w:id="1409" w:name="_Toc410656478"/>
      <w:bookmarkStart w:id="1410" w:name="_Toc516068704"/>
      <w:bookmarkStart w:id="1411" w:name="_Toc79149110"/>
      <w:r>
        <w:t xml:space="preserve">Figure </w:t>
      </w:r>
      <w:r w:rsidR="00ED61A2">
        <w:fldChar w:fldCharType="begin"/>
      </w:r>
      <w:r>
        <w:instrText xml:space="preserve"> STYLEREF 1 \s </w:instrText>
      </w:r>
      <w:r w:rsidR="00ED61A2">
        <w:fldChar w:fldCharType="separate"/>
      </w:r>
      <w:r w:rsidR="000E3F29">
        <w:rPr>
          <w:noProof/>
        </w:rPr>
        <w:t>7</w:t>
      </w:r>
      <w:r w:rsidR="00ED61A2">
        <w:fldChar w:fldCharType="end"/>
      </w:r>
      <w:r>
        <w:t>.</w:t>
      </w:r>
      <w:r w:rsidR="00ED61A2">
        <w:fldChar w:fldCharType="begin"/>
      </w:r>
      <w:r>
        <w:instrText xml:space="preserve"> SEQ Figure \* ARABIC \s 1 </w:instrText>
      </w:r>
      <w:r w:rsidR="00ED61A2">
        <w:fldChar w:fldCharType="separate"/>
      </w:r>
      <w:r w:rsidR="000E3F29">
        <w:rPr>
          <w:noProof/>
        </w:rPr>
        <w:t>3</w:t>
      </w:r>
      <w:r w:rsidR="00ED61A2">
        <w:fldChar w:fldCharType="end"/>
      </w:r>
      <w:bookmarkEnd w:id="1407"/>
      <w:r>
        <w:t xml:space="preserve">: </w:t>
      </w:r>
      <w:r w:rsidR="004D01EE">
        <w:t xml:space="preserve">Pre-defined Packages </w:t>
      </w:r>
      <w:r w:rsidR="00B03E9A">
        <w:t>at</w:t>
      </w:r>
      <w:r w:rsidR="0049180B">
        <w:t xml:space="preserve"> the B</w:t>
      </w:r>
      <w:r w:rsidR="0049180B" w:rsidRPr="0049180B">
        <w:t xml:space="preserve">ottom </w:t>
      </w:r>
      <w:r w:rsidR="0049180B">
        <w:t>L</w:t>
      </w:r>
      <w:r w:rsidR="0049180B" w:rsidRPr="0049180B">
        <w:t xml:space="preserve">evel of </w:t>
      </w:r>
      <w:r w:rsidR="0049180B">
        <w:t>each</w:t>
      </w:r>
      <w:r w:rsidR="004D01EE">
        <w:t xml:space="preserve"> UML Mod</w:t>
      </w:r>
      <w:r w:rsidR="00D10FB7">
        <w:t>el</w:t>
      </w:r>
      <w:bookmarkEnd w:id="1408"/>
      <w:bookmarkEnd w:id="1409"/>
      <w:r w:rsidR="00D10FB7">
        <w:br/>
        <w:t>(Example)</w:t>
      </w:r>
      <w:bookmarkEnd w:id="1410"/>
      <w:bookmarkEnd w:id="1411"/>
    </w:p>
    <w:p w14:paraId="15199496" w14:textId="77777777" w:rsidR="0013546B" w:rsidRDefault="0013546B" w:rsidP="006D6F80"/>
    <w:p w14:paraId="11660DD8" w14:textId="77777777" w:rsidR="00F411A8" w:rsidRDefault="001C3083" w:rsidP="00CA746A">
      <w:pPr>
        <w:pStyle w:val="berschrift2"/>
        <w:rPr>
          <w:lang w:eastAsia="de-DE"/>
        </w:rPr>
      </w:pPr>
      <w:bookmarkStart w:id="1412" w:name="_Ref399942982"/>
      <w:bookmarkStart w:id="1413" w:name="_Toc410656480"/>
      <w:bookmarkStart w:id="1414" w:name="_Toc516068539"/>
      <w:bookmarkStart w:id="1415" w:name="_Toc79149019"/>
      <w:r>
        <w:rPr>
          <w:lang w:eastAsia="de-DE"/>
        </w:rPr>
        <w:t xml:space="preserve">Flexible Attribute Assignment </w:t>
      </w:r>
      <w:r w:rsidR="008D2A5E">
        <w:rPr>
          <w:lang w:eastAsia="de-DE"/>
        </w:rPr>
        <w:t>to Classes</w:t>
      </w:r>
      <w:bookmarkEnd w:id="1412"/>
      <w:bookmarkEnd w:id="1413"/>
      <w:bookmarkEnd w:id="1414"/>
      <w:bookmarkEnd w:id="1415"/>
    </w:p>
    <w:p w14:paraId="132DD8A9" w14:textId="77777777" w:rsidR="008D2A5E" w:rsidRDefault="008D2A5E" w:rsidP="008D2A5E">
      <w:pPr>
        <w:rPr>
          <w:lang w:eastAsia="de-DE"/>
        </w:rPr>
      </w:pPr>
      <w:r>
        <w:rPr>
          <w:lang w:eastAsia="de-DE"/>
        </w:rPr>
        <w:t>Since it is not possible to add attributes once an instance has been created, it is necessary to differentiate case (a) where attributes are assembled before the instance is created, and case (b) where further attributes (functions) are added after the instance is created.</w:t>
      </w:r>
    </w:p>
    <w:p w14:paraId="60DD7FEB" w14:textId="1A6355BA" w:rsidR="001C3083" w:rsidRDefault="008D2A5E" w:rsidP="001C3083">
      <w:pPr>
        <w:rPr>
          <w:lang w:eastAsia="de-DE"/>
        </w:rPr>
      </w:pPr>
      <w:r>
        <w:rPr>
          <w:lang w:eastAsia="de-DE"/>
        </w:rPr>
        <w:t xml:space="preserve">For case (a), attributes are grouped in classes called “Pacs” and are associated to the base class </w:t>
      </w:r>
      <w:r w:rsidR="001C3083">
        <w:rPr>
          <w:lang w:eastAsia="de-DE"/>
        </w:rPr>
        <w:t>using a conditional composition association</w:t>
      </w:r>
      <w:r w:rsidR="00466165">
        <w:rPr>
          <w:lang w:eastAsia="de-DE"/>
        </w:rPr>
        <w:t xml:space="preserve"> (see </w:t>
      </w:r>
      <w:r w:rsidR="00E0152F">
        <w:rPr>
          <w:lang w:eastAsia="de-DE"/>
        </w:rPr>
        <w:t>clause</w:t>
      </w:r>
      <w:r w:rsidR="00466165">
        <w:rPr>
          <w:lang w:eastAsia="de-DE"/>
        </w:rPr>
        <w:t xml:space="preserve"> </w:t>
      </w:r>
      <w:r w:rsidR="00ED61A2">
        <w:rPr>
          <w:lang w:eastAsia="de-DE"/>
        </w:rPr>
        <w:fldChar w:fldCharType="begin"/>
      </w:r>
      <w:r w:rsidR="00466165">
        <w:rPr>
          <w:lang w:eastAsia="de-DE"/>
        </w:rPr>
        <w:instrText xml:space="preserve"> REF _Ref399942736 \r \h </w:instrText>
      </w:r>
      <w:r w:rsidR="00ED61A2">
        <w:rPr>
          <w:lang w:eastAsia="de-DE"/>
        </w:rPr>
      </w:r>
      <w:r w:rsidR="00ED61A2">
        <w:rPr>
          <w:lang w:eastAsia="de-DE"/>
        </w:rPr>
        <w:fldChar w:fldCharType="separate"/>
      </w:r>
      <w:r w:rsidR="000E3F29">
        <w:rPr>
          <w:lang w:eastAsia="de-DE"/>
        </w:rPr>
        <w:t>7.4</w:t>
      </w:r>
      <w:r w:rsidR="00ED61A2">
        <w:rPr>
          <w:lang w:eastAsia="de-DE"/>
        </w:rPr>
        <w:fldChar w:fldCharType="end"/>
      </w:r>
      <w:r w:rsidR="00466165">
        <w:rPr>
          <w:lang w:eastAsia="de-DE"/>
        </w:rPr>
        <w:t xml:space="preserve"> below)</w:t>
      </w:r>
      <w:r w:rsidR="001C3083">
        <w:rPr>
          <w:lang w:eastAsia="de-DE"/>
        </w:rPr>
        <w:t>.</w:t>
      </w:r>
    </w:p>
    <w:p w14:paraId="2C8140E0" w14:textId="77777777" w:rsidR="001C3083" w:rsidRDefault="001C3083" w:rsidP="001C3083">
      <w:pPr>
        <w:rPr>
          <w:lang w:eastAsia="de-DE"/>
        </w:rPr>
      </w:pPr>
      <w:r>
        <w:rPr>
          <w:lang w:eastAsia="de-DE"/>
        </w:rPr>
        <w:t>An example for (a) is a specific LTP instance which has specific Pacs associated</w:t>
      </w:r>
      <w:r w:rsidR="00B21519">
        <w:rPr>
          <w:lang w:eastAsia="de-DE"/>
        </w:rPr>
        <w:t>,</w:t>
      </w:r>
      <w:r>
        <w:rPr>
          <w:lang w:eastAsia="de-DE"/>
        </w:rPr>
        <w:t xml:space="preserve"> based on the functions that this LTP supports. Once the LTP is created, it is no longer possible to add further attributes or remove attributes.</w:t>
      </w:r>
    </w:p>
    <w:p w14:paraId="75A2976E" w14:textId="77777777" w:rsidR="008D2A5E" w:rsidRDefault="008D2A5E" w:rsidP="008D2A5E">
      <w:pPr>
        <w:rPr>
          <w:lang w:eastAsia="de-DE"/>
        </w:rPr>
      </w:pPr>
      <w:r>
        <w:rPr>
          <w:lang w:eastAsia="de-DE"/>
        </w:rPr>
        <w:sym w:font="Wingdings" w:char="F0E0"/>
      </w:r>
      <w:r>
        <w:rPr>
          <w:lang w:eastAsia="de-DE"/>
        </w:rPr>
        <w:t xml:space="preserve"> Instances are (automatically) created as an assembly of the base object plus a list of Pacs (depending on the supported functionality).</w:t>
      </w:r>
    </w:p>
    <w:p w14:paraId="799850CB" w14:textId="77777777" w:rsidR="008D2A5E" w:rsidRDefault="008D2A5E" w:rsidP="008D2A5E">
      <w:pPr>
        <w:rPr>
          <w:lang w:eastAsia="de-DE"/>
        </w:rPr>
      </w:pPr>
      <w:r>
        <w:rPr>
          <w:lang w:eastAsia="de-DE"/>
        </w:rPr>
        <w:t>For case (b), attributes are grouped in “normal” classes and are associated to the base class using a composition association.</w:t>
      </w:r>
    </w:p>
    <w:p w14:paraId="63606312" w14:textId="77777777" w:rsidR="008D2A5E" w:rsidRDefault="008D2A5E" w:rsidP="008D2A5E">
      <w:pPr>
        <w:rPr>
          <w:lang w:eastAsia="de-DE"/>
        </w:rPr>
      </w:pPr>
      <w:r>
        <w:rPr>
          <w:lang w:eastAsia="de-DE"/>
        </w:rPr>
        <w:t>An example for (b) is a specific, already existing LTP instance which will be configured to do performance monitoring (PM). In this case an additional PM instance (created on the basis of the corresponding class (i.e., not Pac)) is separately instantiated and associated to the already existing LTP. Note that it is also possible to remove the PM instance from the LTP afterwards without impacting the life cycle of the base LTP instance.</w:t>
      </w:r>
    </w:p>
    <w:p w14:paraId="03C595F7" w14:textId="77777777" w:rsidR="008D2A5E" w:rsidRDefault="008D2A5E" w:rsidP="008D2A5E">
      <w:pPr>
        <w:rPr>
          <w:lang w:eastAsia="de-DE"/>
        </w:rPr>
      </w:pPr>
      <w:r>
        <w:rPr>
          <w:lang w:eastAsia="de-DE"/>
        </w:rPr>
        <w:sym w:font="Wingdings" w:char="F0E0"/>
      </w:r>
      <w:r>
        <w:rPr>
          <w:lang w:eastAsia="de-DE"/>
        </w:rPr>
        <w:t xml:space="preserve"> Instances are created on an explicit request and associated to already existing instances (depending on the requested additional functionality).</w:t>
      </w:r>
    </w:p>
    <w:p w14:paraId="4E16D1D6" w14:textId="77777777" w:rsidR="001C3083" w:rsidRDefault="006A56AE" w:rsidP="001C3083">
      <w:pPr>
        <w:jc w:val="center"/>
        <w:rPr>
          <w:noProof/>
          <w:lang w:val="de-DE" w:eastAsia="de-DE"/>
        </w:rPr>
      </w:pPr>
      <w:r>
        <w:rPr>
          <w:noProof/>
          <w:lang w:val="de-DE" w:eastAsia="de-DE"/>
        </w:rPr>
        <w:lastRenderedPageBreak/>
        <w:drawing>
          <wp:inline distT="0" distB="0" distL="0" distR="0" wp14:anchorId="091BFB8E" wp14:editId="118E3D2C">
            <wp:extent cx="5943600" cy="1830124"/>
            <wp:effectExtent l="19050" t="0" r="0" b="0"/>
            <wp:docPr id="57"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3"/>
                    <a:srcRect/>
                    <a:stretch>
                      <a:fillRect/>
                    </a:stretch>
                  </pic:blipFill>
                  <pic:spPr bwMode="auto">
                    <a:xfrm>
                      <a:off x="0" y="0"/>
                      <a:ext cx="5943600" cy="1830124"/>
                    </a:xfrm>
                    <a:prstGeom prst="rect">
                      <a:avLst/>
                    </a:prstGeom>
                    <a:noFill/>
                    <a:ln w="9525">
                      <a:noFill/>
                      <a:miter lim="800000"/>
                      <a:headEnd/>
                      <a:tailEnd/>
                    </a:ln>
                  </pic:spPr>
                </pic:pic>
              </a:graphicData>
            </a:graphic>
          </wp:inline>
        </w:drawing>
      </w:r>
    </w:p>
    <w:p w14:paraId="5C7CE5EB" w14:textId="5677DDD4" w:rsidR="001C3083" w:rsidRDefault="001C3083" w:rsidP="00427868">
      <w:pPr>
        <w:pStyle w:val="FigureCaption"/>
      </w:pPr>
      <w:bookmarkStart w:id="1416" w:name="_Ref410734712"/>
      <w:bookmarkStart w:id="1417" w:name="_Toc409163013"/>
      <w:bookmarkStart w:id="1418" w:name="_Toc410656481"/>
      <w:bookmarkStart w:id="1419" w:name="_Toc516068705"/>
      <w:bookmarkStart w:id="1420" w:name="_Toc79149111"/>
      <w:r>
        <w:t xml:space="preserve">Figure </w:t>
      </w:r>
      <w:r w:rsidR="00ED61A2">
        <w:fldChar w:fldCharType="begin"/>
      </w:r>
      <w:r>
        <w:instrText xml:space="preserve"> STYLEREF 1 \s </w:instrText>
      </w:r>
      <w:r w:rsidR="00ED61A2">
        <w:fldChar w:fldCharType="separate"/>
      </w:r>
      <w:r w:rsidR="000E3F29">
        <w:rPr>
          <w:noProof/>
        </w:rPr>
        <w:t>7</w:t>
      </w:r>
      <w:r w:rsidR="00ED61A2">
        <w:fldChar w:fldCharType="end"/>
      </w:r>
      <w:r>
        <w:t>.</w:t>
      </w:r>
      <w:r w:rsidR="00ED61A2">
        <w:fldChar w:fldCharType="begin"/>
      </w:r>
      <w:r>
        <w:instrText xml:space="preserve"> SEQ Figure \* ARABIC \s 1 </w:instrText>
      </w:r>
      <w:r w:rsidR="00ED61A2">
        <w:fldChar w:fldCharType="separate"/>
      </w:r>
      <w:r w:rsidR="000E3F29">
        <w:rPr>
          <w:noProof/>
        </w:rPr>
        <w:t>4</w:t>
      </w:r>
      <w:r w:rsidR="00ED61A2">
        <w:fldChar w:fldCharType="end"/>
      </w:r>
      <w:bookmarkEnd w:id="1416"/>
      <w:r>
        <w:t xml:space="preserve">: </w:t>
      </w:r>
      <w:r w:rsidRPr="00F942DB">
        <w:t xml:space="preserve">Flexible Attribute Assignment </w:t>
      </w:r>
      <w:r w:rsidR="008D2A5E" w:rsidRPr="00F942DB">
        <w:t>to Classes</w:t>
      </w:r>
      <w:bookmarkEnd w:id="1417"/>
      <w:bookmarkEnd w:id="1418"/>
      <w:bookmarkEnd w:id="1419"/>
      <w:bookmarkEnd w:id="1420"/>
    </w:p>
    <w:p w14:paraId="3E8D46C8" w14:textId="77777777" w:rsidR="001C3083" w:rsidRDefault="001C3083" w:rsidP="001C3083">
      <w:pPr>
        <w:rPr>
          <w:lang w:eastAsia="de-DE"/>
        </w:rPr>
      </w:pPr>
    </w:p>
    <w:p w14:paraId="4CE13B66" w14:textId="77777777" w:rsidR="00F411A8" w:rsidRDefault="00466165" w:rsidP="00CA746A">
      <w:pPr>
        <w:pStyle w:val="berschrift2"/>
      </w:pPr>
      <w:bookmarkStart w:id="1421" w:name="_Toc397428434"/>
      <w:bookmarkStart w:id="1422" w:name="_Ref399941786"/>
      <w:bookmarkStart w:id="1423" w:name="_Ref399942736"/>
      <w:bookmarkStart w:id="1424" w:name="_Toc410656482"/>
      <w:bookmarkStart w:id="1425" w:name="_Toc516068540"/>
      <w:bookmarkStart w:id="1426" w:name="_Toc79149020"/>
      <w:r>
        <w:t>Use of Conditional Packages</w:t>
      </w:r>
      <w:bookmarkEnd w:id="1421"/>
      <w:bookmarkEnd w:id="1422"/>
      <w:bookmarkEnd w:id="1423"/>
      <w:bookmarkEnd w:id="1424"/>
      <w:bookmarkEnd w:id="1425"/>
      <w:bookmarkEnd w:id="1426"/>
    </w:p>
    <w:p w14:paraId="77B0A29A" w14:textId="77777777" w:rsidR="008D2A5E" w:rsidRDefault="008D2A5E" w:rsidP="008D2A5E">
      <w:r>
        <w:t xml:space="preserve">Conditional packages are used to enhance (core) classes </w:t>
      </w:r>
      <w:r w:rsidRPr="00FB2E72">
        <w:t>/ interfaces</w:t>
      </w:r>
      <w:r>
        <w:t xml:space="preserve"> with additional attributes </w:t>
      </w:r>
      <w:r w:rsidRPr="00FB2E72">
        <w:t>/ operations</w:t>
      </w:r>
      <w:r>
        <w:t xml:space="preserve"> on a conditional basis. The attributes / operations are defined in special classes called packages.</w:t>
      </w:r>
    </w:p>
    <w:p w14:paraId="4E5AD306" w14:textId="22AE7B19" w:rsidR="00AC0087" w:rsidRDefault="005C5D4A" w:rsidP="00AC0087">
      <w:pPr>
        <w:jc w:val="center"/>
      </w:pPr>
      <w:del w:id="1427" w:author="Bernd Zeuner [2]" w:date="2022-11-25T12:06:00Z">
        <w:r w:rsidDel="00FD10DE">
          <w:rPr>
            <w:noProof/>
            <w:lang w:val="de-DE" w:eastAsia="de-DE"/>
          </w:rPr>
          <w:drawing>
            <wp:inline distT="0" distB="0" distL="0" distR="0" wp14:anchorId="18CD7882" wp14:editId="16DFA7C3">
              <wp:extent cx="5210175" cy="2181225"/>
              <wp:effectExtent l="19050" t="0" r="9525" b="0"/>
              <wp:docPr id="10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4"/>
                      <a:srcRect/>
                      <a:stretch>
                        <a:fillRect/>
                      </a:stretch>
                    </pic:blipFill>
                    <pic:spPr bwMode="auto">
                      <a:xfrm>
                        <a:off x="0" y="0"/>
                        <a:ext cx="5210175" cy="2181225"/>
                      </a:xfrm>
                      <a:prstGeom prst="rect">
                        <a:avLst/>
                      </a:prstGeom>
                      <a:noFill/>
                      <a:ln w="9525">
                        <a:noFill/>
                        <a:miter lim="800000"/>
                        <a:headEnd/>
                        <a:tailEnd/>
                      </a:ln>
                    </pic:spPr>
                  </pic:pic>
                </a:graphicData>
              </a:graphic>
            </wp:inline>
          </w:drawing>
        </w:r>
      </w:del>
      <w:ins w:id="1428" w:author="Bernd Zeuner [2]" w:date="2022-11-25T12:07:00Z">
        <w:r w:rsidR="00FD10DE" w:rsidRPr="00FD10DE">
          <w:rPr>
            <w:noProof/>
          </w:rPr>
          <w:drawing>
            <wp:inline distT="0" distB="0" distL="0" distR="0" wp14:anchorId="1AB526A8" wp14:editId="72CE7288">
              <wp:extent cx="5943600" cy="1915160"/>
              <wp:effectExtent l="0" t="0" r="0" b="889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3600" cy="1915160"/>
                      </a:xfrm>
                      <a:prstGeom prst="rect">
                        <a:avLst/>
                      </a:prstGeom>
                    </pic:spPr>
                  </pic:pic>
                </a:graphicData>
              </a:graphic>
            </wp:inline>
          </w:drawing>
        </w:r>
      </w:ins>
    </w:p>
    <w:p w14:paraId="0D5E685F" w14:textId="5FE26ED8" w:rsidR="00AC0087" w:rsidRDefault="00AC0087" w:rsidP="00427868">
      <w:pPr>
        <w:pStyle w:val="FigureCaption"/>
      </w:pPr>
      <w:bookmarkStart w:id="1429" w:name="_Ref120270515"/>
      <w:bookmarkStart w:id="1430" w:name="_Toc399842979"/>
      <w:bookmarkStart w:id="1431" w:name="_Toc409163014"/>
      <w:bookmarkStart w:id="1432" w:name="_Toc410656483"/>
      <w:bookmarkStart w:id="1433" w:name="_Toc516068706"/>
      <w:bookmarkStart w:id="1434" w:name="_Toc79149112"/>
      <w:r>
        <w:t xml:space="preserve">Figure </w:t>
      </w:r>
      <w:r w:rsidR="00ED61A2">
        <w:fldChar w:fldCharType="begin"/>
      </w:r>
      <w:r>
        <w:instrText xml:space="preserve"> STYLEREF 1 \s </w:instrText>
      </w:r>
      <w:r w:rsidR="00ED61A2">
        <w:fldChar w:fldCharType="separate"/>
      </w:r>
      <w:r w:rsidR="00FD10DE">
        <w:rPr>
          <w:noProof/>
        </w:rPr>
        <w:t>7</w:t>
      </w:r>
      <w:r w:rsidR="00ED61A2">
        <w:fldChar w:fldCharType="end"/>
      </w:r>
      <w:r>
        <w:t>.</w:t>
      </w:r>
      <w:r w:rsidR="00ED61A2">
        <w:fldChar w:fldCharType="begin"/>
      </w:r>
      <w:r>
        <w:instrText xml:space="preserve"> SEQ Figure \* ARABIC \s 1 </w:instrText>
      </w:r>
      <w:r w:rsidR="00ED61A2">
        <w:fldChar w:fldCharType="separate"/>
      </w:r>
      <w:r w:rsidR="00FD10DE">
        <w:rPr>
          <w:noProof/>
        </w:rPr>
        <w:t>5</w:t>
      </w:r>
      <w:r w:rsidR="00ED61A2">
        <w:fldChar w:fldCharType="end"/>
      </w:r>
      <w:bookmarkEnd w:id="1429"/>
      <w:r>
        <w:t xml:space="preserve">: </w:t>
      </w:r>
      <w:r w:rsidR="008D2A5E">
        <w:t>Enhancing C</w:t>
      </w:r>
      <w:r w:rsidR="008D2A5E" w:rsidRPr="00FA34D6">
        <w:t xml:space="preserve">lasses </w:t>
      </w:r>
      <w:r w:rsidR="002474B6">
        <w:t>U</w:t>
      </w:r>
      <w:r w:rsidRPr="00FA34D6">
        <w:t xml:space="preserve">sing </w:t>
      </w:r>
      <w:r w:rsidR="002474B6">
        <w:t>C</w:t>
      </w:r>
      <w:r w:rsidRPr="00FA34D6">
        <w:t xml:space="preserve">onditional </w:t>
      </w:r>
      <w:r w:rsidR="002474B6">
        <w:t>P</w:t>
      </w:r>
      <w:r w:rsidRPr="00FA34D6">
        <w:t>ackages</w:t>
      </w:r>
      <w:bookmarkEnd w:id="1430"/>
      <w:bookmarkEnd w:id="1431"/>
      <w:bookmarkEnd w:id="1432"/>
      <w:bookmarkEnd w:id="1433"/>
      <w:bookmarkEnd w:id="1434"/>
    </w:p>
    <w:p w14:paraId="79D6BA28" w14:textId="40E61769" w:rsidR="00AC0087" w:rsidRDefault="00AC0087" w:rsidP="00AC0087">
      <w:r>
        <w:t xml:space="preserve">Package names follow the same rules as defined </w:t>
      </w:r>
      <w:r w:rsidR="008D2A5E">
        <w:t xml:space="preserve">for </w:t>
      </w:r>
      <w:proofErr w:type="gramStart"/>
      <w:r w:rsidR="008D2A5E">
        <w:t>classes</w:t>
      </w:r>
      <w:r>
        <w:t>;</w:t>
      </w:r>
      <w:proofErr w:type="gramEnd"/>
      <w:r>
        <w:t xml:space="preserve"> i.e., UCC.</w:t>
      </w:r>
      <w:r>
        <w:br/>
        <w:t>The role name of the navigable end pointing to the package follow</w:t>
      </w:r>
      <w:r w:rsidR="00B21519">
        <w:t>s</w:t>
      </w:r>
      <w:r>
        <w:t xml:space="preserve"> the same rules as defined for </w:t>
      </w:r>
      <w:r w:rsidR="009C2E3B" w:rsidRPr="009C2E3B">
        <w:t xml:space="preserve">role names in section </w:t>
      </w:r>
      <w:r w:rsidR="00ED61A2">
        <w:fldChar w:fldCharType="begin"/>
      </w:r>
      <w:r w:rsidR="009C2E3B">
        <w:instrText xml:space="preserve"> REF _Ref481681257 \r \h </w:instrText>
      </w:r>
      <w:r w:rsidR="00ED61A2">
        <w:fldChar w:fldCharType="separate"/>
      </w:r>
      <w:r w:rsidR="000E3F29">
        <w:t>5.4.3</w:t>
      </w:r>
      <w:r w:rsidR="00ED61A2">
        <w:fldChar w:fldCharType="end"/>
      </w:r>
      <w:r>
        <w:t>; i.e., LCC</w:t>
      </w:r>
      <w:r w:rsidR="009C2E3B" w:rsidRPr="009C2E3B">
        <w:t xml:space="preserve"> with an “_” prefix</w:t>
      </w:r>
      <w:r>
        <w:t>.</w:t>
      </w:r>
    </w:p>
    <w:p w14:paraId="3DB092D5" w14:textId="77777777" w:rsidR="000768A1" w:rsidRDefault="000768A1" w:rsidP="009831CB"/>
    <w:p w14:paraId="39FDCA6C" w14:textId="707892EA" w:rsidR="00563203" w:rsidRDefault="00563203" w:rsidP="00CA746A">
      <w:pPr>
        <w:pStyle w:val="berschrift2"/>
      </w:pPr>
      <w:bookmarkStart w:id="1435" w:name="_Ref120273004"/>
      <w:bookmarkStart w:id="1436" w:name="_Toc397428435"/>
      <w:bookmarkStart w:id="1437" w:name="_Ref399941798"/>
      <w:bookmarkStart w:id="1438" w:name="_Toc410656484"/>
      <w:bookmarkStart w:id="1439" w:name="_Ref433630605"/>
      <w:bookmarkStart w:id="1440" w:name="_Toc516068541"/>
      <w:bookmarkStart w:id="1441" w:name="_Ref520797494"/>
      <w:bookmarkStart w:id="1442" w:name="_Ref520986311"/>
      <w:bookmarkStart w:id="1443" w:name="_Toc79149021"/>
      <w:r>
        <w:t xml:space="preserve">Use of </w:t>
      </w:r>
      <w:ins w:id="1444" w:author="Bernd Zeuner [2]" w:date="2022-11-25T12:09:00Z">
        <w:r w:rsidR="00FD10DE">
          <w:t>Constraints</w:t>
        </w:r>
      </w:ins>
      <w:bookmarkEnd w:id="1435"/>
      <w:del w:id="1445" w:author="Bernd Zeuner [2]" w:date="2022-11-25T12:09:00Z">
        <w:r w:rsidDel="00FD10DE">
          <w:delText>XOR</w:delText>
        </w:r>
      </w:del>
      <w:bookmarkEnd w:id="1436"/>
      <w:bookmarkEnd w:id="1437"/>
      <w:bookmarkEnd w:id="1438"/>
      <w:bookmarkEnd w:id="1439"/>
      <w:bookmarkEnd w:id="1440"/>
      <w:bookmarkEnd w:id="1441"/>
      <w:bookmarkEnd w:id="1442"/>
      <w:bookmarkEnd w:id="1443"/>
    </w:p>
    <w:p w14:paraId="584B714B" w14:textId="14AFF018" w:rsidR="0010360D" w:rsidRPr="00BA2E87" w:rsidRDefault="00243122" w:rsidP="00BA2E87">
      <w:bookmarkStart w:id="1446" w:name="_Toc458778330"/>
      <w:bookmarkStart w:id="1447" w:name="_Toc516068542"/>
      <w:bookmarkStart w:id="1448" w:name="_Ref399836497"/>
      <w:bookmarkStart w:id="1449" w:name="_Toc399842258"/>
      <w:bookmarkStart w:id="1450" w:name="_Toc410656485"/>
      <w:commentRangeStart w:id="1451"/>
      <w:r w:rsidRPr="00BA2E87">
        <w:t xml:space="preserve"> </w:t>
      </w:r>
      <w:bookmarkStart w:id="1452" w:name="_Toc520986560"/>
      <w:bookmarkStart w:id="1453" w:name="_Toc531171345"/>
      <w:commentRangeEnd w:id="1451"/>
      <w:r w:rsidR="0010360D" w:rsidRPr="00BA2E87">
        <w:commentReference w:id="1451"/>
      </w:r>
      <w:bookmarkEnd w:id="1446"/>
      <w:bookmarkEnd w:id="1447"/>
      <w:bookmarkEnd w:id="1452"/>
      <w:bookmarkEnd w:id="1453"/>
    </w:p>
    <w:p w14:paraId="61461ED7" w14:textId="77777777" w:rsidR="00AC0087" w:rsidRPr="004D3741" w:rsidRDefault="00AC0087" w:rsidP="009E05D2">
      <w:pPr>
        <w:pStyle w:val="berschrift3"/>
        <w:rPr>
          <w:lang w:val="en-GB"/>
        </w:rPr>
      </w:pPr>
      <w:bookmarkStart w:id="1454" w:name="_Toc311121693"/>
      <w:bookmarkStart w:id="1455" w:name="_Toc332778576"/>
      <w:bookmarkStart w:id="1456" w:name="_Toc79149022"/>
      <w:bookmarkEnd w:id="1448"/>
      <w:bookmarkEnd w:id="1449"/>
      <w:bookmarkEnd w:id="1450"/>
      <w:r w:rsidRPr="004D3741">
        <w:rPr>
          <w:lang w:val="en-GB"/>
        </w:rPr>
        <w:lastRenderedPageBreak/>
        <w:t>Description</w:t>
      </w:r>
      <w:bookmarkEnd w:id="1454"/>
      <w:bookmarkEnd w:id="1455"/>
      <w:bookmarkEnd w:id="1456"/>
    </w:p>
    <w:p w14:paraId="4CD1FCD4" w14:textId="4208435F" w:rsidR="00A12736" w:rsidRDefault="00A12736" w:rsidP="00A12736">
      <w:pPr>
        <w:rPr>
          <w:ins w:id="1457" w:author="Bernd Zeuner [2]" w:date="2022-11-25T12:37:00Z"/>
          <w:lang w:val="en-GB"/>
        </w:rPr>
      </w:pPr>
      <w:ins w:id="1458" w:author="Bernd Zeuner [2]" w:date="2022-11-25T12:37:00Z">
        <w:r>
          <w:rPr>
            <w:lang w:val="en-GB"/>
          </w:rPr>
          <w:t xml:space="preserve">From </w:t>
        </w:r>
      </w:ins>
      <w:ins w:id="1459" w:author="Bernd Zeuner [2]" w:date="2022-11-25T12:38:00Z">
        <w:r>
          <w:rPr>
            <w:lang w:val="en-GB"/>
          </w:rPr>
          <w:fldChar w:fldCharType="begin"/>
        </w:r>
        <w:r>
          <w:rPr>
            <w:lang w:val="en-GB"/>
          </w:rPr>
          <w:instrText xml:space="preserve"> REF _Ref459304942 \r \h </w:instrText>
        </w:r>
      </w:ins>
      <w:r>
        <w:rPr>
          <w:lang w:val="en-GB"/>
        </w:rPr>
      </w:r>
      <w:r>
        <w:rPr>
          <w:lang w:val="en-GB"/>
        </w:rPr>
        <w:fldChar w:fldCharType="separate"/>
      </w:r>
      <w:ins w:id="1460" w:author="Bernd Zeuner [2]" w:date="2022-11-25T12:38:00Z">
        <w:r>
          <w:rPr>
            <w:lang w:val="en-GB"/>
          </w:rPr>
          <w:t>[3]</w:t>
        </w:r>
        <w:r>
          <w:rPr>
            <w:lang w:val="en-GB"/>
          </w:rPr>
          <w:fldChar w:fldCharType="end"/>
        </w:r>
      </w:ins>
      <w:ins w:id="1461" w:author="Bernd Zeuner [2]" w:date="2022-11-25T12:37:00Z">
        <w:r>
          <w:rPr>
            <w:lang w:val="en-GB"/>
          </w:rPr>
          <w:t>: “</w:t>
        </w:r>
        <w:r w:rsidRPr="00A12736">
          <w:rPr>
            <w:i/>
            <w:iCs/>
            <w:lang w:val="en-GB"/>
          </w:rPr>
          <w:t>A Constraint is an assertion that indicates a restriction that must be satisfied by any valid realization of the model</w:t>
        </w:r>
      </w:ins>
      <w:ins w:id="1462" w:author="Bernd Zeuner [2]" w:date="2022-11-25T12:38:00Z">
        <w:r>
          <w:rPr>
            <w:i/>
            <w:iCs/>
            <w:lang w:val="en-GB"/>
          </w:rPr>
          <w:t xml:space="preserve"> </w:t>
        </w:r>
      </w:ins>
      <w:ins w:id="1463" w:author="Bernd Zeuner [2]" w:date="2022-11-25T12:37:00Z">
        <w:r w:rsidRPr="00A12736">
          <w:rPr>
            <w:i/>
            <w:iCs/>
            <w:lang w:val="en-GB"/>
          </w:rPr>
          <w:t>containing the Constraint. A Constraint is attached to a set of constrainedElements, and it represents additional semantic</w:t>
        </w:r>
      </w:ins>
      <w:ins w:id="1464" w:author="Bernd Zeuner [2]" w:date="2022-11-25T12:39:00Z">
        <w:r>
          <w:rPr>
            <w:i/>
            <w:iCs/>
            <w:lang w:val="en-GB"/>
          </w:rPr>
          <w:t xml:space="preserve"> </w:t>
        </w:r>
      </w:ins>
      <w:ins w:id="1465" w:author="Bernd Zeuner [2]" w:date="2022-11-25T12:37:00Z">
        <w:r w:rsidRPr="00A12736">
          <w:rPr>
            <w:i/>
            <w:iCs/>
            <w:lang w:val="en-GB"/>
          </w:rPr>
          <w:t>information about those Elements.</w:t>
        </w:r>
        <w:r>
          <w:rPr>
            <w:lang w:val="en-GB"/>
          </w:rPr>
          <w:t>”</w:t>
        </w:r>
      </w:ins>
    </w:p>
    <w:p w14:paraId="45D74A8C" w14:textId="5AAED22B" w:rsidR="00FD10DE" w:rsidRDefault="00A04D02" w:rsidP="00AC0087">
      <w:pPr>
        <w:rPr>
          <w:ins w:id="1466" w:author="Bernd Zeuner [2]" w:date="2022-11-25T12:11:00Z"/>
          <w:lang w:val="en-GB"/>
        </w:rPr>
      </w:pPr>
      <w:r>
        <w:rPr>
          <w:lang w:val="en-GB"/>
        </w:rPr>
        <w:t xml:space="preserve">The UML Constraint artefact is used </w:t>
      </w:r>
      <w:r w:rsidR="00A75966">
        <w:rPr>
          <w:lang w:val="en-GB"/>
        </w:rPr>
        <w:t xml:space="preserve">to model </w:t>
      </w:r>
      <w:ins w:id="1467" w:author="Bernd Zeuner [2]" w:date="2022-11-25T12:09:00Z">
        <w:r w:rsidR="00FD10DE">
          <w:rPr>
            <w:lang w:val="en-GB"/>
          </w:rPr>
          <w:t xml:space="preserve">various restrictions </w:t>
        </w:r>
      </w:ins>
      <w:ins w:id="1468" w:author="Bernd Zeuner [2]" w:date="2022-11-25T12:11:00Z">
        <w:r w:rsidR="00FD10DE">
          <w:rPr>
            <w:lang w:val="en-GB"/>
          </w:rPr>
          <w:t xml:space="preserve">between a set of </w:t>
        </w:r>
      </w:ins>
      <w:ins w:id="1469" w:author="Bernd Zeuner [2]" w:date="2022-11-25T12:12:00Z">
        <w:r w:rsidR="00C61680">
          <w:rPr>
            <w:lang w:val="en-GB"/>
          </w:rPr>
          <w:t>associations,</w:t>
        </w:r>
      </w:ins>
      <w:ins w:id="1470" w:author="Bernd Zeuner [2]" w:date="2022-11-25T12:11:00Z">
        <w:r w:rsidR="00FD10DE">
          <w:rPr>
            <w:lang w:val="en-GB"/>
          </w:rPr>
          <w:t xml:space="preserve"> e.g., </w:t>
        </w:r>
      </w:ins>
      <w:ins w:id="1471" w:author="Bernd Zeuner [2]" w:date="2022-11-25T12:12:00Z">
        <w:r w:rsidR="00FD10DE">
          <w:rPr>
            <w:lang w:val="en-GB"/>
          </w:rPr>
          <w:t xml:space="preserve">xor, </w:t>
        </w:r>
        <w:r w:rsidR="00C61680">
          <w:rPr>
            <w:lang w:val="en-GB"/>
          </w:rPr>
          <w:t>spiral, loop</w:t>
        </w:r>
      </w:ins>
      <w:ins w:id="1472" w:author="Bernd Zeuner [2]" w:date="2022-11-25T13:42:00Z">
        <w:r w:rsidR="0093495C">
          <w:rPr>
            <w:lang w:val="en-GB"/>
          </w:rPr>
          <w:t xml:space="preserve">, </w:t>
        </w:r>
        <w:r w:rsidR="0093495C" w:rsidRPr="0093495C">
          <w:rPr>
            <w:lang w:val="en-GB"/>
          </w:rPr>
          <w:t>REFERENCE_DEPENDENCY</w:t>
        </w:r>
      </w:ins>
      <w:ins w:id="1473" w:author="Bernd Zeuner [2]" w:date="2022-11-25T12:12:00Z">
        <w:r w:rsidR="00C61680">
          <w:rPr>
            <w:lang w:val="en-GB"/>
          </w:rPr>
          <w:t>.</w:t>
        </w:r>
      </w:ins>
    </w:p>
    <w:p w14:paraId="77942C2C" w14:textId="3C81196F" w:rsidR="00974F86" w:rsidDel="00800E42" w:rsidRDefault="00A04D02" w:rsidP="00AC0087">
      <w:pPr>
        <w:rPr>
          <w:moveFrom w:id="1474" w:author="Bernd Zeuner [2]" w:date="2022-11-25T12:46:00Z"/>
          <w:lang w:val="en-GB"/>
        </w:rPr>
      </w:pPr>
      <w:moveFromRangeStart w:id="1475" w:author="Bernd Zeuner [2]" w:date="2022-11-25T12:46:00Z" w:name="move120272819"/>
      <w:moveFrom w:id="1476" w:author="Bernd Zeuner [2]" w:date="2022-11-25T12:46:00Z">
        <w:r w:rsidDel="00800E42">
          <w:rPr>
            <w:lang w:val="en-GB"/>
          </w:rPr>
          <w:t xml:space="preserve">“Exclusive Or” (xor) restrictions </w:t>
        </w:r>
        <w:r w:rsidR="00A75966" w:rsidDel="00800E42">
          <w:rPr>
            <w:lang w:val="en-GB"/>
          </w:rPr>
          <w:t xml:space="preserve">between </w:t>
        </w:r>
        <w:r w:rsidR="00AE73BF" w:rsidDel="00800E42">
          <w:rPr>
            <w:lang w:val="en-GB"/>
          </w:rPr>
          <w:t xml:space="preserve">a set of </w:t>
        </w:r>
        <w:r w:rsidR="00A75966" w:rsidDel="00800E42">
          <w:rPr>
            <w:lang w:val="en-GB"/>
          </w:rPr>
          <w:t>associations.</w:t>
        </w:r>
        <w:r w:rsidR="001B6A03" w:rsidDel="00800E42">
          <w:rPr>
            <w:lang w:val="en-GB"/>
          </w:rPr>
          <w:t xml:space="preserve"> </w:t>
        </w:r>
        <w:r w:rsidR="00AE73BF" w:rsidDel="00800E42">
          <w:rPr>
            <w:lang w:val="en-GB"/>
          </w:rPr>
          <w:t>O</w:t>
        </w:r>
        <w:r w:rsidR="001B6A03" w:rsidDel="00800E42">
          <w:rPr>
            <w:lang w:val="en-GB"/>
          </w:rPr>
          <w:t>nly one of the associations is active in the instantiated model at given point in time.</w:t>
        </w:r>
        <w:r w:rsidR="00AE73BF" w:rsidRPr="00AE73BF" w:rsidDel="00800E42">
          <w:rPr>
            <w:lang w:val="en-GB"/>
          </w:rPr>
          <w:t xml:space="preserve"> </w:t>
        </w:r>
        <w:r w:rsidR="005D175F" w:rsidDel="00800E42">
          <w:rPr>
            <w:lang w:val="en-GB"/>
          </w:rPr>
          <w:t xml:space="preserve">One end of all related associations </w:t>
        </w:r>
        <w:r w:rsidR="00E519C1" w:rsidDel="00800E42">
          <w:rPr>
            <w:lang w:val="en-GB"/>
          </w:rPr>
          <w:t>needs</w:t>
        </w:r>
        <w:r w:rsidR="00AE73BF" w:rsidDel="00800E42">
          <w:rPr>
            <w:lang w:val="en-GB"/>
          </w:rPr>
          <w:t xml:space="preserve"> to </w:t>
        </w:r>
        <w:r w:rsidR="005D175F" w:rsidDel="00800E42">
          <w:rPr>
            <w:lang w:val="en-GB"/>
          </w:rPr>
          <w:t xml:space="preserve">be assigned to a common </w:t>
        </w:r>
        <w:r w:rsidR="00AE73BF" w:rsidDel="00800E42">
          <w:rPr>
            <w:lang w:val="en-GB"/>
          </w:rPr>
          <w:t xml:space="preserve">artefact (e.g., object class, data type) </w:t>
        </w:r>
        <w:r w:rsidR="005D175F" w:rsidDel="00800E42">
          <w:rPr>
            <w:lang w:val="en-GB"/>
          </w:rPr>
          <w:t xml:space="preserve">which is the </w:t>
        </w:r>
        <w:r w:rsidR="00AE73BF" w:rsidDel="00800E42">
          <w:rPr>
            <w:rFonts w:cs="Times New Roman"/>
            <w:lang w:val="en-GB"/>
          </w:rPr>
          <w:t>«context» of the Constraint.</w:t>
        </w:r>
      </w:moveFrom>
    </w:p>
    <w:p w14:paraId="1DCC9EC1" w14:textId="011753F2" w:rsidR="001B7FAE" w:rsidDel="00800E42" w:rsidRDefault="008D5D77" w:rsidP="00AC0087">
      <w:pPr>
        <w:rPr>
          <w:moveFrom w:id="1477" w:author="Bernd Zeuner [2]" w:date="2022-11-25T12:46:00Z"/>
          <w:lang w:val="en-GB"/>
        </w:rPr>
      </w:pPr>
      <w:moveFrom w:id="1478" w:author="Bernd Zeuner [2]" w:date="2022-11-25T12:46:00Z">
        <w:r w:rsidDel="00800E42">
          <w:rPr>
            <w:lang w:val="en-GB"/>
          </w:rPr>
          <w:t xml:space="preserve">The xor choice can either be defined directly attached to the containing class/data type (see </w:t>
        </w:r>
        <w:r w:rsidR="005062FB" w:rsidDel="00800E42">
          <w:rPr>
            <w:lang w:val="en-GB"/>
          </w:rPr>
          <w:t xml:space="preserve">Choice3Choice in </w:t>
        </w:r>
        <w:r w:rsidR="005062FB" w:rsidDel="00800E42">
          <w:rPr>
            <w:lang w:val="en-GB"/>
          </w:rPr>
          <w:fldChar w:fldCharType="begin"/>
        </w:r>
        <w:r w:rsidR="005062FB" w:rsidDel="00800E42">
          <w:rPr>
            <w:lang w:val="en-GB"/>
          </w:rPr>
          <w:instrText xml:space="preserve"> REF _Ref520793105 \h </w:instrText>
        </w:r>
      </w:moveFrom>
      <w:del w:id="1479" w:author="Bernd Zeuner [2]" w:date="2022-11-25T12:46:00Z">
        <w:r w:rsidR="005062FB" w:rsidDel="00800E42">
          <w:rPr>
            <w:lang w:val="en-GB"/>
          </w:rPr>
        </w:r>
      </w:del>
      <w:moveFrom w:id="1480" w:author="Bernd Zeuner [2]" w:date="2022-11-25T12:46:00Z">
        <w:r w:rsidR="005062FB" w:rsidDel="00800E42">
          <w:rPr>
            <w:lang w:val="en-GB"/>
          </w:rPr>
          <w:fldChar w:fldCharType="separate"/>
        </w:r>
        <w:r w:rsidR="000E3F29" w:rsidDel="00800E42">
          <w:t xml:space="preserve">Figure </w:t>
        </w:r>
        <w:r w:rsidR="000E3F29" w:rsidDel="00800E42">
          <w:rPr>
            <w:noProof/>
          </w:rPr>
          <w:t>7</w:t>
        </w:r>
        <w:r w:rsidR="000E3F29" w:rsidDel="00800E42">
          <w:t>.</w:t>
        </w:r>
        <w:r w:rsidR="000E3F29" w:rsidDel="00800E42">
          <w:rPr>
            <w:noProof/>
          </w:rPr>
          <w:t>9</w:t>
        </w:r>
        <w:r w:rsidR="005062FB" w:rsidDel="00800E42">
          <w:rPr>
            <w:lang w:val="en-GB"/>
          </w:rPr>
          <w:fldChar w:fldCharType="end"/>
        </w:r>
        <w:r w:rsidDel="00800E42">
          <w:rPr>
            <w:lang w:val="en-GB"/>
          </w:rPr>
          <w:t xml:space="preserve">) or indirectly by attaching the choice to a separate data type (see </w:t>
        </w:r>
        <w:r w:rsidR="005062FB" w:rsidDel="00800E42">
          <w:rPr>
            <w:lang w:val="en-GB"/>
          </w:rPr>
          <w:t xml:space="preserve">Choice1DataType in </w:t>
        </w:r>
        <w:r w:rsidR="005062FB" w:rsidDel="00800E42">
          <w:rPr>
            <w:lang w:val="en-GB"/>
          </w:rPr>
          <w:fldChar w:fldCharType="begin"/>
        </w:r>
        <w:r w:rsidR="005062FB" w:rsidDel="00800E42">
          <w:rPr>
            <w:lang w:val="en-GB"/>
          </w:rPr>
          <w:instrText xml:space="preserve"> REF _Ref520793105 \h </w:instrText>
        </w:r>
      </w:moveFrom>
      <w:del w:id="1481" w:author="Bernd Zeuner [2]" w:date="2022-11-25T12:46:00Z">
        <w:r w:rsidR="005062FB" w:rsidDel="00800E42">
          <w:rPr>
            <w:lang w:val="en-GB"/>
          </w:rPr>
        </w:r>
      </w:del>
      <w:moveFrom w:id="1482" w:author="Bernd Zeuner [2]" w:date="2022-11-25T12:46:00Z">
        <w:r w:rsidR="005062FB" w:rsidDel="00800E42">
          <w:rPr>
            <w:lang w:val="en-GB"/>
          </w:rPr>
          <w:fldChar w:fldCharType="separate"/>
        </w:r>
        <w:r w:rsidR="000E3F29" w:rsidDel="00800E42">
          <w:t xml:space="preserve">Figure </w:t>
        </w:r>
        <w:r w:rsidR="000E3F29" w:rsidDel="00800E42">
          <w:rPr>
            <w:noProof/>
          </w:rPr>
          <w:t>7</w:t>
        </w:r>
        <w:r w:rsidR="000E3F29" w:rsidDel="00800E42">
          <w:t>.</w:t>
        </w:r>
        <w:r w:rsidR="000E3F29" w:rsidDel="00800E42">
          <w:rPr>
            <w:noProof/>
          </w:rPr>
          <w:t>9</w:t>
        </w:r>
        <w:r w:rsidR="005062FB" w:rsidDel="00800E42">
          <w:rPr>
            <w:lang w:val="en-GB"/>
          </w:rPr>
          <w:fldChar w:fldCharType="end"/>
        </w:r>
        <w:r w:rsidDel="00800E42">
          <w:rPr>
            <w:lang w:val="en-GB"/>
          </w:rPr>
          <w:t>) which makes it usable in many places of the model.</w:t>
        </w:r>
        <w:r w:rsidDel="00800E42">
          <w:rPr>
            <w:lang w:val="en-GB"/>
          </w:rPr>
          <w:br/>
          <w:t xml:space="preserve">The default choice can be defined by </w:t>
        </w:r>
        <w:r w:rsidR="005062FB" w:rsidDel="00800E42">
          <w:rPr>
            <w:lang w:val="en-GB"/>
          </w:rPr>
          <w:t xml:space="preserve">adding the Boolean typed default value “true” to the </w:t>
        </w:r>
        <w:r w:rsidR="00D91DF1" w:rsidDel="00800E42">
          <w:rPr>
            <w:lang w:val="en-GB"/>
          </w:rPr>
          <w:t>default</w:t>
        </w:r>
        <w:r w:rsidR="005062FB" w:rsidDel="00800E42">
          <w:rPr>
            <w:lang w:val="en-GB"/>
          </w:rPr>
          <w:t xml:space="preserve"> navigable attribute</w:t>
        </w:r>
        <w:r w:rsidR="00DB37C2" w:rsidDel="00800E42">
          <w:rPr>
            <w:lang w:val="en-GB"/>
          </w:rPr>
          <w:t xml:space="preserve"> (see Choice1DataType in </w:t>
        </w:r>
        <w:r w:rsidR="00DB37C2" w:rsidDel="00800E42">
          <w:rPr>
            <w:lang w:val="en-GB"/>
          </w:rPr>
          <w:fldChar w:fldCharType="begin"/>
        </w:r>
        <w:r w:rsidR="00DB37C2" w:rsidDel="00800E42">
          <w:rPr>
            <w:lang w:val="en-GB"/>
          </w:rPr>
          <w:instrText xml:space="preserve"> REF _Ref520793105 \h </w:instrText>
        </w:r>
      </w:moveFrom>
      <w:del w:id="1483" w:author="Bernd Zeuner [2]" w:date="2022-11-25T12:46:00Z">
        <w:r w:rsidR="00DB37C2" w:rsidDel="00800E42">
          <w:rPr>
            <w:lang w:val="en-GB"/>
          </w:rPr>
        </w:r>
      </w:del>
      <w:moveFrom w:id="1484" w:author="Bernd Zeuner [2]" w:date="2022-11-25T12:46:00Z">
        <w:r w:rsidR="00DB37C2" w:rsidDel="00800E42">
          <w:rPr>
            <w:lang w:val="en-GB"/>
          </w:rPr>
          <w:fldChar w:fldCharType="separate"/>
        </w:r>
        <w:r w:rsidR="000E3F29" w:rsidDel="00800E42">
          <w:t xml:space="preserve">Figure </w:t>
        </w:r>
        <w:r w:rsidR="000E3F29" w:rsidDel="00800E42">
          <w:rPr>
            <w:noProof/>
          </w:rPr>
          <w:t>7</w:t>
        </w:r>
        <w:r w:rsidR="000E3F29" w:rsidDel="00800E42">
          <w:t>.</w:t>
        </w:r>
        <w:r w:rsidR="000E3F29" w:rsidDel="00800E42">
          <w:rPr>
            <w:noProof/>
          </w:rPr>
          <w:t>9</w:t>
        </w:r>
        <w:r w:rsidR="00DB37C2" w:rsidDel="00800E42">
          <w:rPr>
            <w:lang w:val="en-GB"/>
          </w:rPr>
          <w:fldChar w:fldCharType="end"/>
        </w:r>
        <w:r w:rsidR="00DB37C2" w:rsidDel="00800E42">
          <w:rPr>
            <w:lang w:val="en-GB"/>
          </w:rPr>
          <w:t>)</w:t>
        </w:r>
        <w:r w:rsidR="005062FB" w:rsidDel="00800E42">
          <w:rPr>
            <w:lang w:val="en-GB"/>
          </w:rPr>
          <w:t>.</w:t>
        </w:r>
      </w:moveFrom>
    </w:p>
    <w:p w14:paraId="680131D6" w14:textId="07311D58" w:rsidR="00AC0087" w:rsidRPr="004D3741" w:rsidRDefault="00EE281D" w:rsidP="009E05D2">
      <w:pPr>
        <w:pStyle w:val="berschrift3"/>
        <w:rPr>
          <w:lang w:val="en-GB"/>
        </w:rPr>
      </w:pPr>
      <w:bookmarkStart w:id="1485" w:name="_Toc520986562"/>
      <w:bookmarkStart w:id="1486" w:name="_Toc520986563"/>
      <w:bookmarkStart w:id="1487" w:name="_Toc311121694"/>
      <w:bookmarkStart w:id="1488" w:name="_Toc332778577"/>
      <w:bookmarkStart w:id="1489" w:name="_Toc79149023"/>
      <w:bookmarkEnd w:id="1485"/>
      <w:bookmarkEnd w:id="1486"/>
      <w:moveFromRangeEnd w:id="1475"/>
      <w:ins w:id="1490" w:author="Bernd Zeuner [2]" w:date="2022-11-25T12:17:00Z">
        <w:r>
          <w:rPr>
            <w:lang w:val="en-GB"/>
          </w:rPr>
          <w:t xml:space="preserve">Notation </w:t>
        </w:r>
      </w:ins>
      <w:r w:rsidR="00AC0087" w:rsidRPr="004D3741">
        <w:rPr>
          <w:lang w:val="en-GB"/>
        </w:rPr>
        <w:t>Example</w:t>
      </w:r>
      <w:bookmarkEnd w:id="1487"/>
      <w:bookmarkEnd w:id="1488"/>
      <w:r w:rsidR="007B305E">
        <w:rPr>
          <w:lang w:val="en-GB"/>
        </w:rPr>
        <w:t>s</w:t>
      </w:r>
      <w:bookmarkEnd w:id="1489"/>
    </w:p>
    <w:p w14:paraId="441ED88B" w14:textId="14AD12F9" w:rsidR="0093495C" w:rsidRDefault="0093495C" w:rsidP="00800E42">
      <w:pPr>
        <w:rPr>
          <w:ins w:id="1491" w:author="Bernd Zeuner [2]" w:date="2022-11-25T13:43:00Z"/>
        </w:rPr>
      </w:pPr>
      <w:ins w:id="1492" w:author="Bernd Zeuner [2]" w:date="2022-11-25T13:44:00Z">
        <w:r>
          <w:fldChar w:fldCharType="begin"/>
        </w:r>
        <w:r>
          <w:instrText xml:space="preserve"> REF _Ref517176918 \h </w:instrText>
        </w:r>
      </w:ins>
      <w:r>
        <w:fldChar w:fldCharType="separate"/>
      </w:r>
      <w:ins w:id="1493" w:author="Bernd Zeuner [2]" w:date="2022-11-25T13:44:00Z">
        <w:r>
          <w:t xml:space="preserve">Figure </w:t>
        </w:r>
        <w:r>
          <w:rPr>
            <w:noProof/>
          </w:rPr>
          <w:t>5</w:t>
        </w:r>
        <w:r>
          <w:t>.</w:t>
        </w:r>
        <w:r>
          <w:rPr>
            <w:noProof/>
          </w:rPr>
          <w:t>20</w:t>
        </w:r>
        <w:r>
          <w:fldChar w:fldCharType="end"/>
        </w:r>
        <w:r>
          <w:t xml:space="preserve"> shows an example w</w:t>
        </w:r>
      </w:ins>
      <w:ins w:id="1494" w:author="Bernd Zeuner [2]" w:date="2022-11-25T13:45:00Z">
        <w:r>
          <w:t xml:space="preserve">hich uses xor and </w:t>
        </w:r>
        <w:r>
          <w:rPr>
            <w:lang w:eastAsia="de-DE"/>
          </w:rPr>
          <w:t>REFERENCE_DEPENDENCY constraints.</w:t>
        </w:r>
      </w:ins>
    </w:p>
    <w:p w14:paraId="10E1BAD5" w14:textId="7FC1AD35" w:rsidR="00AC0087" w:rsidRPr="00DA036B" w:rsidDel="00800E42" w:rsidRDefault="00AC0087">
      <w:pPr>
        <w:rPr>
          <w:del w:id="1495" w:author="Bernd Zeuner [2]" w:date="2022-11-25T12:47:00Z"/>
          <w:lang w:val="en-GB"/>
        </w:rPr>
      </w:pPr>
      <w:r w:rsidRPr="00DA036B">
        <w:t>The figure</w:t>
      </w:r>
      <w:r w:rsidR="00243122">
        <w:t>s</w:t>
      </w:r>
      <w:r w:rsidRPr="00DA036B">
        <w:t xml:space="preserve"> below show </w:t>
      </w:r>
      <w:r w:rsidR="00243122">
        <w:t>various examples on how the {xor} constraint can be used</w:t>
      </w:r>
      <w:r w:rsidRPr="00DA036B">
        <w:t>.</w:t>
      </w:r>
      <w:ins w:id="1496" w:author="Bernd Zeuner [2]" w:date="2022-11-25T12:47:00Z">
        <w:r w:rsidR="00800E42">
          <w:t xml:space="preserve"> </w:t>
        </w:r>
      </w:ins>
    </w:p>
    <w:p w14:paraId="1360BA38" w14:textId="600FC558" w:rsidR="00800E42" w:rsidRDefault="00800E42" w:rsidP="00800E42">
      <w:pPr>
        <w:rPr>
          <w:moveTo w:id="1497" w:author="Bernd Zeuner [2]" w:date="2022-11-25T12:46:00Z"/>
          <w:lang w:val="en-GB"/>
        </w:rPr>
      </w:pPr>
      <w:moveToRangeStart w:id="1498" w:author="Bernd Zeuner [2]" w:date="2022-11-25T12:46:00Z" w:name="move120272819"/>
      <w:moveTo w:id="1499" w:author="Bernd Zeuner [2]" w:date="2022-11-25T12:46:00Z">
        <w:del w:id="1500" w:author="Bernd Zeuner [2]" w:date="2022-11-25T12:46:00Z">
          <w:r w:rsidDel="00800E42">
            <w:rPr>
              <w:lang w:val="en-GB"/>
            </w:rPr>
            <w:delText>“Exclusive Or” (xor) restrictions between a set of associati</w:delText>
          </w:r>
        </w:del>
        <w:del w:id="1501" w:author="Bernd Zeuner [2]" w:date="2022-11-25T12:47:00Z">
          <w:r w:rsidDel="00800E42">
            <w:rPr>
              <w:lang w:val="en-GB"/>
            </w:rPr>
            <w:delText xml:space="preserve">ons. </w:delText>
          </w:r>
        </w:del>
        <w:r>
          <w:rPr>
            <w:lang w:val="en-GB"/>
          </w:rPr>
          <w:t xml:space="preserve">Only one of the associations is active in the instantiated model at </w:t>
        </w:r>
      </w:moveTo>
      <w:ins w:id="1502" w:author="Bernd Zeuner [2]" w:date="2022-11-25T12:47:00Z">
        <w:r>
          <w:rPr>
            <w:lang w:val="en-GB"/>
          </w:rPr>
          <w:t xml:space="preserve">a </w:t>
        </w:r>
      </w:ins>
      <w:moveTo w:id="1503" w:author="Bernd Zeuner [2]" w:date="2022-11-25T12:46:00Z">
        <w:r>
          <w:rPr>
            <w:lang w:val="en-GB"/>
          </w:rPr>
          <w:t>given point in time.</w:t>
        </w:r>
        <w:del w:id="1504" w:author="Bernd Zeuner [2]" w:date="2022-11-25T12:48:00Z">
          <w:r w:rsidRPr="00AE73BF" w:rsidDel="00800E42">
            <w:rPr>
              <w:lang w:val="en-GB"/>
            </w:rPr>
            <w:delText xml:space="preserve"> </w:delText>
          </w:r>
          <w:r w:rsidDel="00800E42">
            <w:rPr>
              <w:lang w:val="en-GB"/>
            </w:rPr>
            <w:delText xml:space="preserve">One end of all related associations needs to be assigned to a common artefact (e.g., object class, data type) which is the </w:delText>
          </w:r>
          <w:r w:rsidDel="00800E42">
            <w:rPr>
              <w:rFonts w:cs="Times New Roman"/>
              <w:lang w:val="en-GB"/>
            </w:rPr>
            <w:delText>«context» of the Constraint.</w:delText>
          </w:r>
        </w:del>
      </w:moveTo>
    </w:p>
    <w:p w14:paraId="00D4B669" w14:textId="77777777" w:rsidR="00800E42" w:rsidRDefault="00800E42" w:rsidP="00800E42">
      <w:pPr>
        <w:rPr>
          <w:moveTo w:id="1505" w:author="Bernd Zeuner [2]" w:date="2022-11-25T12:46:00Z"/>
          <w:lang w:val="en-GB"/>
        </w:rPr>
      </w:pPr>
      <w:moveTo w:id="1506" w:author="Bernd Zeuner [2]" w:date="2022-11-25T12:46:00Z">
        <w:r>
          <w:rPr>
            <w:lang w:val="en-GB"/>
          </w:rPr>
          <w:t xml:space="preserve">The </w:t>
        </w:r>
        <w:proofErr w:type="spellStart"/>
        <w:r>
          <w:rPr>
            <w:lang w:val="en-GB"/>
          </w:rPr>
          <w:t>xor</w:t>
        </w:r>
        <w:proofErr w:type="spellEnd"/>
        <w:r>
          <w:rPr>
            <w:lang w:val="en-GB"/>
          </w:rPr>
          <w:t xml:space="preserve"> choice can either be defined directly attached to the containing class/data type (see Choice3Choice in </w:t>
        </w:r>
        <w:r>
          <w:rPr>
            <w:lang w:val="en-GB"/>
          </w:rPr>
          <w:fldChar w:fldCharType="begin"/>
        </w:r>
        <w:r>
          <w:rPr>
            <w:lang w:val="en-GB"/>
          </w:rPr>
          <w:instrText xml:space="preserve"> REF _Ref520793105 \h </w:instrText>
        </w:r>
      </w:moveTo>
      <w:r>
        <w:rPr>
          <w:lang w:val="en-GB"/>
        </w:rPr>
      </w:r>
      <w:moveTo w:id="1507" w:author="Bernd Zeuner [2]" w:date="2022-11-25T12:46:00Z">
        <w:r>
          <w:rPr>
            <w:lang w:val="en-GB"/>
          </w:rPr>
          <w:fldChar w:fldCharType="separate"/>
        </w:r>
        <w:r>
          <w:t xml:space="preserve">Figure </w:t>
        </w:r>
        <w:r>
          <w:rPr>
            <w:noProof/>
          </w:rPr>
          <w:t>7</w:t>
        </w:r>
        <w:r>
          <w:t>.</w:t>
        </w:r>
        <w:r>
          <w:rPr>
            <w:noProof/>
          </w:rPr>
          <w:t>9</w:t>
        </w:r>
        <w:r>
          <w:rPr>
            <w:lang w:val="en-GB"/>
          </w:rPr>
          <w:fldChar w:fldCharType="end"/>
        </w:r>
        <w:r>
          <w:rPr>
            <w:lang w:val="en-GB"/>
          </w:rPr>
          <w:t xml:space="preserve">) or indirectly by attaching the choice to a separate data type (see Choice1DataType in </w:t>
        </w:r>
        <w:r>
          <w:rPr>
            <w:lang w:val="en-GB"/>
          </w:rPr>
          <w:fldChar w:fldCharType="begin"/>
        </w:r>
        <w:r>
          <w:rPr>
            <w:lang w:val="en-GB"/>
          </w:rPr>
          <w:instrText xml:space="preserve"> REF _Ref520793105 \h </w:instrText>
        </w:r>
      </w:moveTo>
      <w:r>
        <w:rPr>
          <w:lang w:val="en-GB"/>
        </w:rPr>
      </w:r>
      <w:moveTo w:id="1508" w:author="Bernd Zeuner [2]" w:date="2022-11-25T12:46:00Z">
        <w:r>
          <w:rPr>
            <w:lang w:val="en-GB"/>
          </w:rPr>
          <w:fldChar w:fldCharType="separate"/>
        </w:r>
        <w:r>
          <w:t xml:space="preserve">Figure </w:t>
        </w:r>
        <w:r>
          <w:rPr>
            <w:noProof/>
          </w:rPr>
          <w:t>7</w:t>
        </w:r>
        <w:r>
          <w:t>.</w:t>
        </w:r>
        <w:r>
          <w:rPr>
            <w:noProof/>
          </w:rPr>
          <w:t>9</w:t>
        </w:r>
        <w:r>
          <w:rPr>
            <w:lang w:val="en-GB"/>
          </w:rPr>
          <w:fldChar w:fldCharType="end"/>
        </w:r>
        <w:r>
          <w:rPr>
            <w:lang w:val="en-GB"/>
          </w:rPr>
          <w:t>) which makes it usable in many places of the model.</w:t>
        </w:r>
        <w:r>
          <w:rPr>
            <w:lang w:val="en-GB"/>
          </w:rPr>
          <w:br/>
          <w:t xml:space="preserve">The default choice can be defined by adding the Boolean typed default value “true” to the default navigable attribute (see Choice1DataType in </w:t>
        </w:r>
        <w:r>
          <w:rPr>
            <w:lang w:val="en-GB"/>
          </w:rPr>
          <w:fldChar w:fldCharType="begin"/>
        </w:r>
        <w:r>
          <w:rPr>
            <w:lang w:val="en-GB"/>
          </w:rPr>
          <w:instrText xml:space="preserve"> REF _Ref520793105 \h </w:instrText>
        </w:r>
      </w:moveTo>
      <w:r>
        <w:rPr>
          <w:lang w:val="en-GB"/>
        </w:rPr>
      </w:r>
      <w:moveTo w:id="1509" w:author="Bernd Zeuner [2]" w:date="2022-11-25T12:46:00Z">
        <w:r>
          <w:rPr>
            <w:lang w:val="en-GB"/>
          </w:rPr>
          <w:fldChar w:fldCharType="separate"/>
        </w:r>
        <w:r>
          <w:t xml:space="preserve">Figure </w:t>
        </w:r>
        <w:r>
          <w:rPr>
            <w:noProof/>
          </w:rPr>
          <w:t>7</w:t>
        </w:r>
        <w:r>
          <w:t>.</w:t>
        </w:r>
        <w:r>
          <w:rPr>
            <w:noProof/>
          </w:rPr>
          <w:t>9</w:t>
        </w:r>
        <w:r>
          <w:rPr>
            <w:lang w:val="en-GB"/>
          </w:rPr>
          <w:fldChar w:fldCharType="end"/>
        </w:r>
        <w:r>
          <w:rPr>
            <w:lang w:val="en-GB"/>
          </w:rPr>
          <w:t>).</w:t>
        </w:r>
      </w:moveTo>
    </w:p>
    <w:moveToRangeEnd w:id="1498"/>
    <w:p w14:paraId="3EC939EC" w14:textId="3DC4EF5C" w:rsidR="00AC0087" w:rsidRPr="00457617" w:rsidRDefault="005D175F" w:rsidP="00AC0087">
      <w:pPr>
        <w:jc w:val="center"/>
        <w:rPr>
          <w:lang w:val="en-GB"/>
        </w:rPr>
      </w:pPr>
      <w:r w:rsidRPr="005D175F">
        <w:rPr>
          <w:noProof/>
          <w:lang w:val="en-GB"/>
        </w:rPr>
        <w:drawing>
          <wp:inline distT="0" distB="0" distL="0" distR="0" wp14:anchorId="7914443A" wp14:editId="198A5D1C">
            <wp:extent cx="4353533" cy="2924583"/>
            <wp:effectExtent l="0" t="0" r="9525"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353533" cy="2924583"/>
                    </a:xfrm>
                    <a:prstGeom prst="rect">
                      <a:avLst/>
                    </a:prstGeom>
                  </pic:spPr>
                </pic:pic>
              </a:graphicData>
            </a:graphic>
          </wp:inline>
        </w:drawing>
      </w:r>
      <w:r w:rsidRPr="005D175F" w:rsidDel="00243122">
        <w:rPr>
          <w:lang w:val="en-GB"/>
        </w:rPr>
        <w:t xml:space="preserve"> </w:t>
      </w:r>
    </w:p>
    <w:p w14:paraId="48BFE395" w14:textId="07672C06" w:rsidR="00AC0087" w:rsidRDefault="00AC0087" w:rsidP="00427868">
      <w:pPr>
        <w:pStyle w:val="FigureCaption"/>
      </w:pPr>
      <w:bookmarkStart w:id="1510" w:name="_Toc399842980"/>
      <w:bookmarkStart w:id="1511" w:name="_Toc409163015"/>
      <w:bookmarkStart w:id="1512" w:name="_Toc410656486"/>
      <w:bookmarkStart w:id="1513" w:name="_Toc516068707"/>
      <w:bookmarkStart w:id="1514" w:name="_Toc79149113"/>
      <w:bookmarkStart w:id="1515" w:name="_Toc388949606"/>
      <w:r>
        <w:t xml:space="preserve">Figure </w:t>
      </w:r>
      <w:r w:rsidR="00ED61A2">
        <w:fldChar w:fldCharType="begin"/>
      </w:r>
      <w:r>
        <w:instrText xml:space="preserve"> STYLEREF 1 \s </w:instrText>
      </w:r>
      <w:r w:rsidR="00ED61A2">
        <w:fldChar w:fldCharType="separate"/>
      </w:r>
      <w:r w:rsidR="000E3F29">
        <w:rPr>
          <w:noProof/>
        </w:rPr>
        <w:t>7</w:t>
      </w:r>
      <w:r w:rsidR="00ED61A2">
        <w:fldChar w:fldCharType="end"/>
      </w:r>
      <w:r>
        <w:t>.</w:t>
      </w:r>
      <w:r w:rsidR="00ED61A2">
        <w:fldChar w:fldCharType="begin"/>
      </w:r>
      <w:r>
        <w:instrText xml:space="preserve"> SEQ Figure \* ARABIC \s 1 </w:instrText>
      </w:r>
      <w:r w:rsidR="00ED61A2">
        <w:fldChar w:fldCharType="separate"/>
      </w:r>
      <w:r w:rsidR="000E3F29">
        <w:rPr>
          <w:noProof/>
        </w:rPr>
        <w:t>6</w:t>
      </w:r>
      <w:r w:rsidR="00ED61A2">
        <w:fldChar w:fldCharType="end"/>
      </w:r>
      <w:r>
        <w:t xml:space="preserve">: </w:t>
      </w:r>
      <w:r w:rsidR="002474B6">
        <w:t xml:space="preserve">{xor} </w:t>
      </w:r>
      <w:r w:rsidR="005F57E1">
        <w:t xml:space="preserve">Alternative </w:t>
      </w:r>
      <w:r w:rsidR="00A57E21">
        <w:t>Example</w:t>
      </w:r>
      <w:bookmarkEnd w:id="1510"/>
      <w:bookmarkEnd w:id="1511"/>
      <w:bookmarkEnd w:id="1512"/>
      <w:bookmarkEnd w:id="1513"/>
      <w:bookmarkEnd w:id="1514"/>
    </w:p>
    <w:p w14:paraId="690F742D" w14:textId="5F6BFE9B" w:rsidR="005F57E1" w:rsidRPr="00457617" w:rsidRDefault="005D175F" w:rsidP="005F57E1">
      <w:pPr>
        <w:jc w:val="center"/>
        <w:rPr>
          <w:lang w:val="en-GB"/>
        </w:rPr>
      </w:pPr>
      <w:bookmarkStart w:id="1516" w:name="_Toc311121695"/>
      <w:bookmarkStart w:id="1517" w:name="_Toc332778578"/>
      <w:bookmarkEnd w:id="1515"/>
      <w:r w:rsidRPr="005D175F">
        <w:rPr>
          <w:noProof/>
          <w:lang w:val="en-GB"/>
        </w:rPr>
        <w:lastRenderedPageBreak/>
        <w:drawing>
          <wp:inline distT="0" distB="0" distL="0" distR="0" wp14:anchorId="4D136D2E" wp14:editId="7D5054A0">
            <wp:extent cx="3934374" cy="2886478"/>
            <wp:effectExtent l="0" t="0" r="9525" b="952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934374" cy="2886478"/>
                    </a:xfrm>
                    <a:prstGeom prst="rect">
                      <a:avLst/>
                    </a:prstGeom>
                  </pic:spPr>
                </pic:pic>
              </a:graphicData>
            </a:graphic>
          </wp:inline>
        </w:drawing>
      </w:r>
    </w:p>
    <w:p w14:paraId="10E8D631" w14:textId="14920484" w:rsidR="005F57E1" w:rsidRPr="009E05D2" w:rsidRDefault="005F57E1" w:rsidP="005F57E1">
      <w:pPr>
        <w:pStyle w:val="FigureCaption"/>
        <w:rPr>
          <w:lang w:val="fr-FR"/>
        </w:rPr>
      </w:pPr>
      <w:bookmarkStart w:id="1518" w:name="_Toc79149114"/>
      <w:r w:rsidRPr="009E05D2">
        <w:rPr>
          <w:lang w:val="fr-FR"/>
        </w:rPr>
        <w:t xml:space="preserve">Figure </w:t>
      </w:r>
      <w:r w:rsidRPr="005F57E1">
        <w:fldChar w:fldCharType="begin"/>
      </w:r>
      <w:r w:rsidRPr="009E05D2">
        <w:rPr>
          <w:lang w:val="fr-FR"/>
        </w:rPr>
        <w:instrText xml:space="preserve"> STYLEREF 1 \s </w:instrText>
      </w:r>
      <w:r w:rsidRPr="005F57E1">
        <w:fldChar w:fldCharType="separate"/>
      </w:r>
      <w:r w:rsidR="000E3F29">
        <w:rPr>
          <w:noProof/>
          <w:lang w:val="fr-FR"/>
        </w:rPr>
        <w:t>7</w:t>
      </w:r>
      <w:r w:rsidRPr="005F57E1">
        <w:fldChar w:fldCharType="end"/>
      </w:r>
      <w:r w:rsidRPr="009E05D2">
        <w:rPr>
          <w:lang w:val="fr-FR"/>
        </w:rPr>
        <w:t>.</w:t>
      </w:r>
      <w:r w:rsidRPr="005F57E1">
        <w:fldChar w:fldCharType="begin"/>
      </w:r>
      <w:r w:rsidRPr="009E05D2">
        <w:rPr>
          <w:lang w:val="fr-FR"/>
        </w:rPr>
        <w:instrText xml:space="preserve"> SEQ Figure \* ARABIC \s 1 </w:instrText>
      </w:r>
      <w:r w:rsidRPr="005F57E1">
        <w:fldChar w:fldCharType="separate"/>
      </w:r>
      <w:r w:rsidR="000E3F29">
        <w:rPr>
          <w:noProof/>
          <w:lang w:val="fr-FR"/>
        </w:rPr>
        <w:t>7</w:t>
      </w:r>
      <w:r w:rsidRPr="005F57E1">
        <w:fldChar w:fldCharType="end"/>
      </w:r>
      <w:r w:rsidRPr="009E05D2">
        <w:rPr>
          <w:lang w:val="fr-FR"/>
        </w:rPr>
        <w:t>: {xor} Probable Cause Type Example</w:t>
      </w:r>
      <w:bookmarkEnd w:id="1518"/>
    </w:p>
    <w:p w14:paraId="46EEC38C" w14:textId="7FC5EA0C" w:rsidR="00A57E21" w:rsidRPr="00457617" w:rsidRDefault="005D175F" w:rsidP="00A57E21">
      <w:pPr>
        <w:jc w:val="center"/>
        <w:rPr>
          <w:lang w:val="en-GB"/>
        </w:rPr>
      </w:pPr>
      <w:r w:rsidRPr="005D175F">
        <w:rPr>
          <w:noProof/>
          <w:lang w:val="en-GB"/>
        </w:rPr>
        <w:drawing>
          <wp:inline distT="0" distB="0" distL="0" distR="0" wp14:anchorId="3258D108" wp14:editId="1457F58D">
            <wp:extent cx="3572374" cy="2886478"/>
            <wp:effectExtent l="0" t="0" r="9525" b="952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572374" cy="2886478"/>
                    </a:xfrm>
                    <a:prstGeom prst="rect">
                      <a:avLst/>
                    </a:prstGeom>
                  </pic:spPr>
                </pic:pic>
              </a:graphicData>
            </a:graphic>
          </wp:inline>
        </w:drawing>
      </w:r>
      <w:del w:id="1519" w:author="Bernd Zeuner [2]" w:date="2023-06-02T15:26:00Z">
        <w:r w:rsidRPr="005D175F" w:rsidDel="000C49E0">
          <w:rPr>
            <w:lang w:val="en-GB"/>
          </w:rPr>
          <w:delText xml:space="preserve"> </w:delText>
        </w:r>
      </w:del>
    </w:p>
    <w:p w14:paraId="50D0A6C1" w14:textId="75E0AE59" w:rsidR="00A57E21" w:rsidRDefault="00A57E21" w:rsidP="00A57E21">
      <w:pPr>
        <w:pStyle w:val="FigureCaption"/>
      </w:pPr>
      <w:bookmarkStart w:id="1520" w:name="_Ref517184709"/>
      <w:bookmarkStart w:id="1521" w:name="_Toc79149115"/>
      <w:r>
        <w:t xml:space="preserve">Figure </w:t>
      </w:r>
      <w:r w:rsidR="00902AAB">
        <w:rPr>
          <w:noProof/>
        </w:rPr>
        <w:fldChar w:fldCharType="begin"/>
      </w:r>
      <w:r w:rsidR="00902AAB">
        <w:rPr>
          <w:noProof/>
        </w:rPr>
        <w:instrText xml:space="preserve"> STYLEREF 1 \s </w:instrText>
      </w:r>
      <w:r w:rsidR="00902AAB">
        <w:rPr>
          <w:noProof/>
        </w:rPr>
        <w:fldChar w:fldCharType="separate"/>
      </w:r>
      <w:r w:rsidR="000E3F29">
        <w:rPr>
          <w:noProof/>
        </w:rPr>
        <w:t>7</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0E3F29">
        <w:rPr>
          <w:noProof/>
        </w:rPr>
        <w:t>8</w:t>
      </w:r>
      <w:r w:rsidR="00902AAB">
        <w:rPr>
          <w:noProof/>
        </w:rPr>
        <w:fldChar w:fldCharType="end"/>
      </w:r>
      <w:bookmarkEnd w:id="1520"/>
      <w:r>
        <w:t xml:space="preserve">: {xor} </w:t>
      </w:r>
      <w:r w:rsidR="00607FD9">
        <w:t xml:space="preserve">Parent / Child </w:t>
      </w:r>
      <w:r>
        <w:t>Example</w:t>
      </w:r>
      <w:bookmarkEnd w:id="1521"/>
    </w:p>
    <w:p w14:paraId="0A58E6F3" w14:textId="226E92E3" w:rsidR="005F57E1" w:rsidRPr="00457617" w:rsidRDefault="005D175F" w:rsidP="005F57E1">
      <w:pPr>
        <w:jc w:val="center"/>
        <w:rPr>
          <w:lang w:val="en-GB"/>
        </w:rPr>
      </w:pPr>
      <w:r w:rsidRPr="005D175F">
        <w:rPr>
          <w:noProof/>
          <w:lang w:val="en-GB"/>
        </w:rPr>
        <w:lastRenderedPageBreak/>
        <w:drawing>
          <wp:inline distT="0" distB="0" distL="0" distR="0" wp14:anchorId="0705E2FD" wp14:editId="53179EBA">
            <wp:extent cx="5943600" cy="620141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943600" cy="6201410"/>
                    </a:xfrm>
                    <a:prstGeom prst="rect">
                      <a:avLst/>
                    </a:prstGeom>
                  </pic:spPr>
                </pic:pic>
              </a:graphicData>
            </a:graphic>
          </wp:inline>
        </w:drawing>
      </w:r>
    </w:p>
    <w:p w14:paraId="0FA0AB15" w14:textId="766AE42B" w:rsidR="005F57E1" w:rsidRDefault="005F57E1" w:rsidP="005F57E1">
      <w:pPr>
        <w:pStyle w:val="FigureCaption"/>
      </w:pPr>
      <w:bookmarkStart w:id="1522" w:name="_Ref520793105"/>
      <w:bookmarkStart w:id="1523" w:name="_Toc79149116"/>
      <w:r>
        <w:t xml:space="preserve">Figure </w:t>
      </w:r>
      <w:r w:rsidR="00902AAB">
        <w:rPr>
          <w:noProof/>
        </w:rPr>
        <w:fldChar w:fldCharType="begin"/>
      </w:r>
      <w:r w:rsidR="00902AAB">
        <w:rPr>
          <w:noProof/>
        </w:rPr>
        <w:instrText xml:space="preserve"> STYLEREF 1 \s </w:instrText>
      </w:r>
      <w:r w:rsidR="00902AAB">
        <w:rPr>
          <w:noProof/>
        </w:rPr>
        <w:fldChar w:fldCharType="separate"/>
      </w:r>
      <w:r w:rsidR="000E3F29">
        <w:rPr>
          <w:noProof/>
        </w:rPr>
        <w:t>7</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0E3F29">
        <w:rPr>
          <w:noProof/>
        </w:rPr>
        <w:t>9</w:t>
      </w:r>
      <w:r w:rsidR="00902AAB">
        <w:rPr>
          <w:noProof/>
        </w:rPr>
        <w:fldChar w:fldCharType="end"/>
      </w:r>
      <w:bookmarkEnd w:id="1522"/>
      <w:r>
        <w:t xml:space="preserve">: </w:t>
      </w:r>
      <w:r w:rsidR="00607FD9">
        <w:t xml:space="preserve">Multi Level </w:t>
      </w:r>
      <w:r>
        <w:t>{xor} Example</w:t>
      </w:r>
      <w:bookmarkEnd w:id="1523"/>
    </w:p>
    <w:p w14:paraId="7D1C5BBC" w14:textId="4A43EA9D" w:rsidR="00D63A35" w:rsidRPr="00457617" w:rsidRDefault="00A64BF7" w:rsidP="00D63A35">
      <w:pPr>
        <w:jc w:val="center"/>
        <w:rPr>
          <w:ins w:id="1524" w:author="Bernd Zeuner [2]" w:date="2023-06-02T12:22:00Z"/>
          <w:lang w:val="en-GB"/>
        </w:rPr>
      </w:pPr>
      <w:bookmarkStart w:id="1525" w:name="_Toc79149024"/>
      <w:ins w:id="1526" w:author="Bernd Zeuner [2]" w:date="2023-06-02T15:39:00Z">
        <w:r w:rsidRPr="00A64BF7">
          <w:rPr>
            <w:noProof/>
            <w:lang w:val="en-GB"/>
          </w:rPr>
          <w:drawing>
            <wp:inline distT="0" distB="0" distL="0" distR="0" wp14:anchorId="2A8C6307" wp14:editId="66BFBCC9">
              <wp:extent cx="3715268" cy="1371791"/>
              <wp:effectExtent l="0" t="0" r="0"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715268" cy="1371791"/>
                      </a:xfrm>
                      <a:prstGeom prst="rect">
                        <a:avLst/>
                      </a:prstGeom>
                    </pic:spPr>
                  </pic:pic>
                </a:graphicData>
              </a:graphic>
            </wp:inline>
          </w:drawing>
        </w:r>
      </w:ins>
    </w:p>
    <w:p w14:paraId="43F82F70" w14:textId="701EF167" w:rsidR="00D63A35" w:rsidRDefault="00D63A35" w:rsidP="00D63A35">
      <w:pPr>
        <w:pStyle w:val="FigureCaption"/>
        <w:rPr>
          <w:ins w:id="1527" w:author="Bernd Zeuner [2]" w:date="2023-06-02T12:22:00Z"/>
        </w:rPr>
      </w:pPr>
      <w:bookmarkStart w:id="1528" w:name="_Ref136601147"/>
      <w:ins w:id="1529" w:author="Bernd Zeuner [2]" w:date="2023-06-02T12:22:00Z">
        <w:r>
          <w:lastRenderedPageBreak/>
          <w:t xml:space="preserve">Figure </w:t>
        </w:r>
        <w:r>
          <w:rPr>
            <w:noProof/>
          </w:rPr>
          <w:fldChar w:fldCharType="begin"/>
        </w:r>
        <w:r>
          <w:rPr>
            <w:noProof/>
          </w:rPr>
          <w:instrText xml:space="preserve"> STYLEREF 1 \s </w:instrText>
        </w:r>
        <w:r>
          <w:rPr>
            <w:noProof/>
          </w:rPr>
          <w:fldChar w:fldCharType="separate"/>
        </w:r>
      </w:ins>
      <w:r>
        <w:rPr>
          <w:noProof/>
        </w:rPr>
        <w:t>7</w:t>
      </w:r>
      <w:ins w:id="1530" w:author="Bernd Zeuner [2]" w:date="2023-06-02T12:22:00Z">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10</w:t>
        </w:r>
        <w:r>
          <w:rPr>
            <w:noProof/>
          </w:rPr>
          <w:fldChar w:fldCharType="end"/>
        </w:r>
        <w:bookmarkEnd w:id="1528"/>
        <w:r>
          <w:t>: {</w:t>
        </w:r>
      </w:ins>
      <w:ins w:id="1531" w:author="Bernd Zeuner [2]" w:date="2023-06-02T12:23:00Z">
        <w:r>
          <w:t>spiral</w:t>
        </w:r>
      </w:ins>
      <w:ins w:id="1532" w:author="Bernd Zeuner [2]" w:date="2023-06-02T12:22:00Z">
        <w:r>
          <w:t xml:space="preserve">} </w:t>
        </w:r>
      </w:ins>
      <w:ins w:id="1533" w:author="Bernd Zeuner [2]" w:date="2023-06-02T12:24:00Z">
        <w:r>
          <w:t xml:space="preserve">Constraint </w:t>
        </w:r>
      </w:ins>
      <w:ins w:id="1534" w:author="Bernd Zeuner [2]" w:date="2023-06-02T12:22:00Z">
        <w:r>
          <w:t>Example</w:t>
        </w:r>
      </w:ins>
    </w:p>
    <w:p w14:paraId="1519A2F5" w14:textId="73A5A7F7" w:rsidR="00E565D7" w:rsidRDefault="00E565D7" w:rsidP="00E565D7">
      <w:pPr>
        <w:rPr>
          <w:ins w:id="1535" w:author="Bernd Zeuner [2]" w:date="2023-06-02T15:31:00Z"/>
        </w:rPr>
      </w:pPr>
      <w:ins w:id="1536" w:author="Bernd Zeuner [2]" w:date="2023-06-02T15:28:00Z">
        <w:r>
          <w:rPr>
            <w:lang w:val="en-GB"/>
          </w:rPr>
          <w:t xml:space="preserve">Note: In the </w:t>
        </w:r>
        <w:r>
          <w:t>{</w:t>
        </w:r>
      </w:ins>
      <w:ins w:id="1537" w:author="Bernd Zeuner [2]" w:date="2023-06-02T15:29:00Z">
        <w:r>
          <w:t>spiral</w:t>
        </w:r>
      </w:ins>
      <w:ins w:id="1538" w:author="Bernd Zeuner [2]" w:date="2023-06-02T15:28:00Z">
        <w:r>
          <w:t xml:space="preserve">} constraint example above </w:t>
        </w:r>
      </w:ins>
      <w:ins w:id="1539" w:author="Bernd Zeuner [2]" w:date="2023-06-02T15:31:00Z">
        <w:r>
          <w:t xml:space="preserve">two </w:t>
        </w:r>
        <w:r w:rsidRPr="00D95AA3">
          <w:rPr>
            <w:b/>
            <w:bCs/>
          </w:rPr>
          <w:t>different</w:t>
        </w:r>
        <w:r>
          <w:t xml:space="preserve"> Equipment instances and one Holder instance are involved</w:t>
        </w:r>
        <w:r w:rsidR="005C2786">
          <w:t>.</w:t>
        </w:r>
      </w:ins>
    </w:p>
    <w:p w14:paraId="6AE2DC6D" w14:textId="3694E9B8" w:rsidR="0029262D" w:rsidRPr="00457617" w:rsidRDefault="00A64BF7" w:rsidP="0029262D">
      <w:pPr>
        <w:jc w:val="center"/>
        <w:rPr>
          <w:ins w:id="1540" w:author="Bernd Zeuner [2]" w:date="2023-06-02T12:26:00Z"/>
          <w:lang w:val="en-GB"/>
        </w:rPr>
      </w:pPr>
      <w:ins w:id="1541" w:author="Bernd Zeuner [2]" w:date="2023-06-02T15:37:00Z">
        <w:r w:rsidRPr="00A64BF7">
          <w:rPr>
            <w:noProof/>
            <w:lang w:val="en-GB"/>
          </w:rPr>
          <w:drawing>
            <wp:inline distT="0" distB="0" distL="0" distR="0" wp14:anchorId="09D6F789" wp14:editId="16E30562">
              <wp:extent cx="3762900" cy="1362265"/>
              <wp:effectExtent l="0" t="0" r="9525" b="9525"/>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762900" cy="1362265"/>
                      </a:xfrm>
                      <a:prstGeom prst="rect">
                        <a:avLst/>
                      </a:prstGeom>
                    </pic:spPr>
                  </pic:pic>
                </a:graphicData>
              </a:graphic>
            </wp:inline>
          </w:drawing>
        </w:r>
      </w:ins>
    </w:p>
    <w:p w14:paraId="1C2F397C" w14:textId="4FF14D68" w:rsidR="0029262D" w:rsidRDefault="0029262D" w:rsidP="0029262D">
      <w:pPr>
        <w:pStyle w:val="FigureCaption"/>
        <w:rPr>
          <w:ins w:id="1542" w:author="Bernd Zeuner [2]" w:date="2023-06-02T12:26:00Z"/>
        </w:rPr>
      </w:pPr>
      <w:ins w:id="1543" w:author="Bernd Zeuner [2]" w:date="2023-06-02T12:26:00Z">
        <w:r>
          <w:t xml:space="preserve">Figure </w:t>
        </w:r>
        <w:r>
          <w:rPr>
            <w:noProof/>
          </w:rPr>
          <w:fldChar w:fldCharType="begin"/>
        </w:r>
        <w:r>
          <w:rPr>
            <w:noProof/>
          </w:rPr>
          <w:instrText xml:space="preserve"> STYLEREF 1 \s </w:instrText>
        </w:r>
        <w:r>
          <w:rPr>
            <w:noProof/>
          </w:rPr>
          <w:fldChar w:fldCharType="separate"/>
        </w:r>
      </w:ins>
      <w:r>
        <w:rPr>
          <w:noProof/>
        </w:rPr>
        <w:t>7</w:t>
      </w:r>
      <w:ins w:id="1544" w:author="Bernd Zeuner [2]" w:date="2023-06-02T12:26:00Z">
        <w:r>
          <w:rPr>
            <w:noProof/>
          </w:rPr>
          <w:fldChar w:fldCharType="end"/>
        </w:r>
        <w:r>
          <w:t>.</w:t>
        </w:r>
        <w:r>
          <w:rPr>
            <w:noProof/>
          </w:rPr>
          <w:fldChar w:fldCharType="begin"/>
        </w:r>
        <w:r>
          <w:rPr>
            <w:noProof/>
          </w:rPr>
          <w:instrText xml:space="preserve"> SEQ Figure \* ARABIC \s 1 </w:instrText>
        </w:r>
        <w:r>
          <w:rPr>
            <w:noProof/>
          </w:rPr>
          <w:fldChar w:fldCharType="separate"/>
        </w:r>
      </w:ins>
      <w:ins w:id="1545" w:author="Bernd Zeuner [2]" w:date="2023-06-02T12:27:00Z">
        <w:r>
          <w:rPr>
            <w:noProof/>
          </w:rPr>
          <w:t>11</w:t>
        </w:r>
      </w:ins>
      <w:ins w:id="1546" w:author="Bernd Zeuner [2]" w:date="2023-06-02T12:26:00Z">
        <w:r>
          <w:rPr>
            <w:noProof/>
          </w:rPr>
          <w:fldChar w:fldCharType="end"/>
        </w:r>
        <w:r>
          <w:t>: {loop} Constraint Example</w:t>
        </w:r>
      </w:ins>
    </w:p>
    <w:p w14:paraId="1F16E51E" w14:textId="62C39B24" w:rsidR="000C49E0" w:rsidRPr="00DA036B" w:rsidRDefault="00E565D7" w:rsidP="000C49E0">
      <w:pPr>
        <w:rPr>
          <w:ins w:id="1547" w:author="Bernd Zeuner [2]" w:date="2023-06-02T15:26:00Z"/>
          <w:lang w:val="en-GB"/>
        </w:rPr>
      </w:pPr>
      <w:ins w:id="1548" w:author="Bernd Zeuner [2]" w:date="2023-06-02T15:27:00Z">
        <w:r>
          <w:rPr>
            <w:lang w:val="en-GB"/>
          </w:rPr>
          <w:t xml:space="preserve">Note: </w:t>
        </w:r>
      </w:ins>
      <w:ins w:id="1549" w:author="Bernd Zeuner [2]" w:date="2023-06-02T15:26:00Z">
        <w:r>
          <w:rPr>
            <w:lang w:val="en-GB"/>
          </w:rPr>
          <w:t xml:space="preserve">In the </w:t>
        </w:r>
        <w:r>
          <w:t>{loop} constraint example above both associations are between the sam</w:t>
        </w:r>
      </w:ins>
      <w:ins w:id="1550" w:author="Bernd Zeuner [2]" w:date="2023-06-02T15:27:00Z">
        <w:r>
          <w:t xml:space="preserve">e pair of </w:t>
        </w:r>
      </w:ins>
      <w:ins w:id="1551" w:author="Bernd Zeuner [2]" w:date="2023-06-02T15:28:00Z">
        <w:r>
          <w:t xml:space="preserve">object </w:t>
        </w:r>
      </w:ins>
      <w:ins w:id="1552" w:author="Bernd Zeuner [2]" w:date="2023-06-02T15:27:00Z">
        <w:r>
          <w:t xml:space="preserve">instances </w:t>
        </w:r>
      </w:ins>
      <w:ins w:id="1553" w:author="Bernd Zeuner [2]" w:date="2023-06-02T15:28:00Z">
        <w:r>
          <w:t>(same Equipment instance and same Holder instance)</w:t>
        </w:r>
      </w:ins>
      <w:ins w:id="1554" w:author="Bernd Zeuner [2]" w:date="2023-06-02T15:27:00Z">
        <w:r>
          <w:t>.</w:t>
        </w:r>
      </w:ins>
    </w:p>
    <w:p w14:paraId="048AA499" w14:textId="619D83F4" w:rsidR="00AC0087" w:rsidRPr="004D3741" w:rsidRDefault="00EE281D" w:rsidP="009E05D2">
      <w:pPr>
        <w:pStyle w:val="berschrift3"/>
        <w:rPr>
          <w:lang w:val="en-GB"/>
        </w:rPr>
      </w:pPr>
      <w:ins w:id="1555" w:author="Bernd Zeuner [2]" w:date="2022-11-25T12:17:00Z">
        <w:r>
          <w:rPr>
            <w:lang w:val="en-GB"/>
          </w:rPr>
          <w:t>Properties</w:t>
        </w:r>
      </w:ins>
      <w:del w:id="1556" w:author="Bernd Zeuner [2]" w:date="2022-11-25T12:17:00Z">
        <w:r w:rsidR="00AC0087" w:rsidRPr="004D3741" w:rsidDel="00EE281D">
          <w:rPr>
            <w:lang w:val="en-GB"/>
          </w:rPr>
          <w:delText>Name style</w:delText>
        </w:r>
      </w:del>
      <w:bookmarkEnd w:id="1516"/>
      <w:bookmarkEnd w:id="1517"/>
      <w:bookmarkEnd w:id="1525"/>
    </w:p>
    <w:p w14:paraId="1719BA25" w14:textId="56A72EBC" w:rsidR="00EE281D" w:rsidRDefault="00EE281D" w:rsidP="00EE281D">
      <w:pPr>
        <w:rPr>
          <w:ins w:id="1557" w:author="Bernd Zeuner [2]" w:date="2022-11-25T12:18:00Z"/>
          <w:lang w:eastAsia="de-DE"/>
        </w:rPr>
      </w:pPr>
      <w:bookmarkStart w:id="1558" w:name="_Toc410656487"/>
      <w:ins w:id="1559" w:author="Bernd Zeuner [2]" w:date="2022-11-25T12:18:00Z">
        <w:r>
          <w:rPr>
            <w:lang w:eastAsia="de-DE"/>
          </w:rPr>
          <w:t>A constraint has the following properties:</w:t>
        </w:r>
      </w:ins>
    </w:p>
    <w:p w14:paraId="0EDFA9A8" w14:textId="719C588B" w:rsidR="00EE281D" w:rsidRDefault="00EE281D" w:rsidP="00EE281D">
      <w:pPr>
        <w:pStyle w:val="Listenabsatz"/>
        <w:numPr>
          <w:ilvl w:val="0"/>
          <w:numId w:val="2"/>
        </w:numPr>
        <w:rPr>
          <w:ins w:id="1560" w:author="Bernd Zeuner [2]" w:date="2022-11-25T12:18:00Z"/>
          <w:lang w:eastAsia="de-DE"/>
        </w:rPr>
      </w:pPr>
      <w:ins w:id="1561" w:author="Bernd Zeuner [2]" w:date="2022-11-25T12:18:00Z">
        <w:r>
          <w:rPr>
            <w:lang w:eastAsia="de-DE"/>
          </w:rPr>
          <w:t>Name</w:t>
        </w:r>
        <w:r>
          <w:rPr>
            <w:lang w:eastAsia="de-DE"/>
          </w:rPr>
          <w:br/>
          <w:t xml:space="preserve">Follows Upper Camel Case (UCC) style and is unique across all </w:t>
        </w:r>
      </w:ins>
      <w:ins w:id="1562" w:author="Bernd Zeuner [2]" w:date="2022-11-25T12:28:00Z">
        <w:r w:rsidR="00321FA4">
          <w:rPr>
            <w:lang w:eastAsia="de-DE"/>
          </w:rPr>
          <w:t>constraint</w:t>
        </w:r>
      </w:ins>
      <w:ins w:id="1563" w:author="Bernd Zeuner [2]" w:date="2022-11-25T12:18:00Z">
        <w:r>
          <w:rPr>
            <w:lang w:eastAsia="de-DE"/>
          </w:rPr>
          <w:t xml:space="preserve"> names defined in the whole model.</w:t>
        </w:r>
      </w:ins>
      <w:del w:id="1564" w:author="Bernd Zeuner [2]" w:date="2022-11-25T15:34:00Z">
        <w:r w:rsidR="00321FA4" w:rsidDel="00F43F3B">
          <w:rPr>
            <w:lang w:val="en-GB"/>
          </w:rPr>
          <w:delText xml:space="preserve">The name of the {xor} constraint is </w:delText>
        </w:r>
      </w:del>
      <w:del w:id="1565" w:author="Bernd Zeuner [2]" w:date="2022-11-25T12:30:00Z">
        <w:r w:rsidR="00321FA4" w:rsidDel="00321FA4">
          <w:rPr>
            <w:lang w:val="en-GB"/>
          </w:rPr>
          <w:delText xml:space="preserve">written in UCC and </w:delText>
        </w:r>
      </w:del>
      <w:del w:id="1566" w:author="Bernd Zeuner [2]" w:date="2022-11-25T15:34:00Z">
        <w:r w:rsidR="00321FA4" w:rsidDel="00F43F3B">
          <w:rPr>
            <w:lang w:val="en-GB"/>
          </w:rPr>
          <w:delText>appended by “Choice”</w:delText>
        </w:r>
        <w:r w:rsidR="00321FA4" w:rsidRPr="00DA036B" w:rsidDel="00F43F3B">
          <w:rPr>
            <w:lang w:val="en-GB"/>
          </w:rPr>
          <w:delText>.</w:delText>
        </w:r>
      </w:del>
    </w:p>
    <w:p w14:paraId="357C4D60" w14:textId="46A62B39" w:rsidR="00EE281D" w:rsidRDefault="00321FA4" w:rsidP="00EE281D">
      <w:pPr>
        <w:pStyle w:val="Listenabsatz"/>
        <w:numPr>
          <w:ilvl w:val="0"/>
          <w:numId w:val="2"/>
        </w:numPr>
        <w:rPr>
          <w:ins w:id="1567" w:author="Bernd Zeuner [2]" w:date="2022-11-25T12:33:00Z"/>
          <w:lang w:eastAsia="de-DE"/>
        </w:rPr>
      </w:pPr>
      <w:ins w:id="1568" w:author="Bernd Zeuner [2]" w:date="2022-11-25T12:30:00Z">
        <w:r>
          <w:rPr>
            <w:lang w:eastAsia="de-DE"/>
          </w:rPr>
          <w:t>Context</w:t>
        </w:r>
      </w:ins>
      <w:ins w:id="1569" w:author="Bernd Zeuner [2]" w:date="2022-11-25T12:18:00Z">
        <w:r w:rsidR="00EE281D">
          <w:rPr>
            <w:lang w:eastAsia="de-DE"/>
          </w:rPr>
          <w:br/>
        </w:r>
      </w:ins>
      <w:ins w:id="1570" w:author="Bernd Zeuner [2]" w:date="2022-11-25T12:43:00Z">
        <w:r w:rsidR="00380DDD">
          <w:rPr>
            <w:lang w:eastAsia="de-DE"/>
          </w:rPr>
          <w:t xml:space="preserve">Is </w:t>
        </w:r>
      </w:ins>
      <w:ins w:id="1571" w:author="Bernd Zeuner [2]" w:date="2022-11-25T12:30:00Z">
        <w:r>
          <w:rPr>
            <w:lang w:eastAsia="de-DE"/>
          </w:rPr>
          <w:t xml:space="preserve">set to the </w:t>
        </w:r>
      </w:ins>
      <w:ins w:id="1572" w:author="Bernd Zeuner [2]" w:date="2022-11-25T12:31:00Z">
        <w:r>
          <w:rPr>
            <w:lang w:eastAsia="de-DE"/>
          </w:rPr>
          <w:t xml:space="preserve">artefact that is </w:t>
        </w:r>
      </w:ins>
      <w:ins w:id="1573" w:author="Bernd Zeuner [2]" w:date="2022-11-25T12:33:00Z">
        <w:r>
          <w:rPr>
            <w:lang w:eastAsia="de-DE"/>
          </w:rPr>
          <w:t>restricted</w:t>
        </w:r>
      </w:ins>
      <w:ins w:id="1574" w:author="Bernd Zeuner [2]" w:date="2022-11-25T12:18:00Z">
        <w:r w:rsidR="00EE281D">
          <w:rPr>
            <w:lang w:eastAsia="de-DE"/>
          </w:rPr>
          <w:t>.</w:t>
        </w:r>
      </w:ins>
    </w:p>
    <w:p w14:paraId="250738ED" w14:textId="5D0E15D8" w:rsidR="00A12736" w:rsidRDefault="00A12736" w:rsidP="00EE281D">
      <w:pPr>
        <w:pStyle w:val="Listenabsatz"/>
        <w:numPr>
          <w:ilvl w:val="0"/>
          <w:numId w:val="2"/>
        </w:numPr>
        <w:rPr>
          <w:ins w:id="1575" w:author="Bernd Zeuner [2]" w:date="2022-11-25T12:41:00Z"/>
          <w:lang w:eastAsia="de-DE"/>
        </w:rPr>
      </w:pPr>
      <w:ins w:id="1576" w:author="Bernd Zeuner [2]" w:date="2022-11-25T12:33:00Z">
        <w:r>
          <w:rPr>
            <w:lang w:eastAsia="de-DE"/>
          </w:rPr>
          <w:t>Constrained element</w:t>
        </w:r>
        <w:r>
          <w:rPr>
            <w:lang w:eastAsia="de-DE"/>
          </w:rPr>
          <w:br/>
        </w:r>
      </w:ins>
      <w:ins w:id="1577" w:author="Bernd Zeuner [2]" w:date="2022-11-25T12:43:00Z">
        <w:r w:rsidR="00380DDD">
          <w:rPr>
            <w:lang w:eastAsia="de-DE"/>
          </w:rPr>
          <w:t>L</w:t>
        </w:r>
      </w:ins>
      <w:ins w:id="1578" w:author="Bernd Zeuner [2]" w:date="2022-11-25T12:34:00Z">
        <w:r>
          <w:rPr>
            <w:lang w:eastAsia="de-DE"/>
          </w:rPr>
          <w:t>ist</w:t>
        </w:r>
      </w:ins>
      <w:ins w:id="1579" w:author="Bernd Zeuner [2]" w:date="2022-11-25T12:43:00Z">
        <w:r w:rsidR="00380DDD">
          <w:rPr>
            <w:lang w:eastAsia="de-DE"/>
          </w:rPr>
          <w:t>s</w:t>
        </w:r>
      </w:ins>
      <w:ins w:id="1580" w:author="Bernd Zeuner [2]" w:date="2022-11-25T12:34:00Z">
        <w:r>
          <w:rPr>
            <w:lang w:eastAsia="de-DE"/>
          </w:rPr>
          <w:t xml:space="preserve"> all artefacts </w:t>
        </w:r>
      </w:ins>
      <w:ins w:id="1581" w:author="Bernd Zeuner [2]" w:date="2022-11-25T12:41:00Z">
        <w:r w:rsidR="00380DDD">
          <w:rPr>
            <w:lang w:eastAsia="de-DE"/>
          </w:rPr>
          <w:t>that act as restrictions.</w:t>
        </w:r>
      </w:ins>
    </w:p>
    <w:p w14:paraId="64ADCBD4" w14:textId="28573C58" w:rsidR="00380DDD" w:rsidRDefault="00380DDD" w:rsidP="00EE281D">
      <w:pPr>
        <w:pStyle w:val="Listenabsatz"/>
        <w:numPr>
          <w:ilvl w:val="0"/>
          <w:numId w:val="2"/>
        </w:numPr>
        <w:rPr>
          <w:ins w:id="1582" w:author="Bernd Zeuner [2]" w:date="2022-11-25T12:18:00Z"/>
          <w:lang w:eastAsia="de-DE"/>
        </w:rPr>
      </w:pPr>
      <w:ins w:id="1583" w:author="Bernd Zeuner [2]" w:date="2022-11-25T12:41:00Z">
        <w:r>
          <w:rPr>
            <w:lang w:eastAsia="de-DE"/>
          </w:rPr>
          <w:t>Specification</w:t>
        </w:r>
        <w:r>
          <w:rPr>
            <w:lang w:eastAsia="de-DE"/>
          </w:rPr>
          <w:br/>
        </w:r>
      </w:ins>
      <w:ins w:id="1584" w:author="Bernd Zeuner [2]" w:date="2022-11-25T13:54:00Z">
        <w:r w:rsidR="00D53D94">
          <w:rPr>
            <w:lang w:eastAsia="de-DE"/>
          </w:rPr>
          <w:t>The name f</w:t>
        </w:r>
      </w:ins>
      <w:ins w:id="1585" w:author="Bernd Zeuner [2]" w:date="2022-11-25T13:53:00Z">
        <w:r w:rsidR="00D53D94">
          <w:rPr>
            <w:lang w:eastAsia="de-DE"/>
          </w:rPr>
          <w:t xml:space="preserve">ollows </w:t>
        </w:r>
      </w:ins>
      <w:ins w:id="1586" w:author="Bernd Zeuner [2]" w:date="2022-11-25T15:52:00Z">
        <w:r w:rsidR="001749FF">
          <w:rPr>
            <w:lang w:eastAsia="de-DE"/>
          </w:rPr>
          <w:t>Lower Camel Case (LCC)</w:t>
        </w:r>
      </w:ins>
      <w:ins w:id="1587" w:author="Bernd Zeuner [2]" w:date="2022-11-25T13:53:00Z">
        <w:r w:rsidR="00D53D94">
          <w:rPr>
            <w:lang w:eastAsia="de-DE"/>
          </w:rPr>
          <w:t xml:space="preserve"> and i</w:t>
        </w:r>
      </w:ins>
      <w:ins w:id="1588" w:author="Bernd Zeuner [2]" w:date="2022-11-25T12:43:00Z">
        <w:r>
          <w:rPr>
            <w:lang w:eastAsia="de-DE"/>
          </w:rPr>
          <w:t>denti</w:t>
        </w:r>
      </w:ins>
      <w:ins w:id="1589" w:author="Bernd Zeuner [2]" w:date="2022-11-25T12:44:00Z">
        <w:r>
          <w:rPr>
            <w:lang w:eastAsia="de-DE"/>
          </w:rPr>
          <w:t xml:space="preserve">fies the kind of the constraint, e.g., </w:t>
        </w:r>
        <w:r w:rsidR="00800E42">
          <w:rPr>
            <w:lang w:val="en-GB"/>
          </w:rPr>
          <w:t>xor, spiral, loop</w:t>
        </w:r>
      </w:ins>
      <w:ins w:id="1590" w:author="Bernd Zeuner [2]" w:date="2022-11-25T13:52:00Z">
        <w:r w:rsidR="00D53D94">
          <w:rPr>
            <w:lang w:val="en-GB"/>
          </w:rPr>
          <w:t xml:space="preserve">, </w:t>
        </w:r>
      </w:ins>
      <w:ins w:id="1591" w:author="Bernd Zeuner [2]" w:date="2022-11-25T15:50:00Z">
        <w:r w:rsidR="001749FF">
          <w:rPr>
            <w:lang w:val="en-GB"/>
          </w:rPr>
          <w:t>refDependency</w:t>
        </w:r>
      </w:ins>
      <w:ins w:id="1592" w:author="Bernd Zeuner [2]" w:date="2022-11-25T15:52:00Z">
        <w:r w:rsidR="001749FF">
          <w:rPr>
            <w:lang w:val="en-GB"/>
          </w:rPr>
          <w:t>.</w:t>
        </w:r>
      </w:ins>
    </w:p>
    <w:bookmarkEnd w:id="1558"/>
    <w:p w14:paraId="08231A25" w14:textId="77777777" w:rsidR="00AC0087" w:rsidRPr="00DA036B" w:rsidRDefault="00AC0087" w:rsidP="00AC0087">
      <w:pPr>
        <w:rPr>
          <w:lang w:val="en-GB"/>
        </w:rPr>
      </w:pPr>
    </w:p>
    <w:p w14:paraId="45AEA36E" w14:textId="3F99E94E" w:rsidR="00AC0087" w:rsidRPr="00DA036B" w:rsidRDefault="00B264AA" w:rsidP="00CA746A">
      <w:pPr>
        <w:pStyle w:val="berschrift3"/>
        <w:rPr>
          <w:lang w:val="en-GB"/>
        </w:rPr>
      </w:pPr>
      <w:bookmarkStart w:id="1593" w:name="_Toc388949568"/>
      <w:bookmarkStart w:id="1594" w:name="_Toc399842259"/>
      <w:bookmarkStart w:id="1595" w:name="_Toc410656488"/>
      <w:bookmarkStart w:id="1596" w:name="_Toc516068543"/>
      <w:bookmarkStart w:id="1597" w:name="_Toc79149025"/>
      <w:r w:rsidRPr="005212A1">
        <w:rPr>
          <w:color w:val="BFBFBF" w:themeColor="background1" w:themeShade="BF"/>
          <w:lang w:val="en-GB"/>
        </w:rPr>
        <w:t>«Choice»</w:t>
      </w:r>
      <w:bookmarkEnd w:id="1593"/>
      <w:bookmarkEnd w:id="1594"/>
      <w:bookmarkEnd w:id="1595"/>
      <w:bookmarkEnd w:id="1596"/>
      <w:r w:rsidR="00574BC8" w:rsidRPr="005212A1">
        <w:rPr>
          <w:color w:val="BFBFBF" w:themeColor="background1" w:themeShade="BF"/>
          <w:lang w:val="en-GB"/>
        </w:rPr>
        <w:t xml:space="preserve"> </w:t>
      </w:r>
      <w:r w:rsidR="00574BC8" w:rsidRPr="003653BB">
        <w:rPr>
          <w:color w:val="FF0000"/>
          <w:lang w:val="en-GB"/>
        </w:rPr>
        <w:t>(Obsolete)</w:t>
      </w:r>
      <w:bookmarkEnd w:id="1597"/>
    </w:p>
    <w:p w14:paraId="57C09052" w14:textId="77777777" w:rsidR="00AC0087" w:rsidRPr="005212A1" w:rsidRDefault="00AC0087" w:rsidP="00CA746A">
      <w:pPr>
        <w:pStyle w:val="berschrift4"/>
        <w:rPr>
          <w:color w:val="BFBFBF" w:themeColor="background1" w:themeShade="BF"/>
          <w:lang w:val="en-GB"/>
        </w:rPr>
      </w:pPr>
      <w:r w:rsidRPr="005212A1">
        <w:rPr>
          <w:color w:val="BFBFBF" w:themeColor="background1" w:themeShade="BF"/>
          <w:lang w:val="en-GB"/>
        </w:rPr>
        <w:t>Description</w:t>
      </w:r>
    </w:p>
    <w:p w14:paraId="116D8012"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The «</w:t>
      </w:r>
      <w:r w:rsidR="00004DBE" w:rsidRPr="005212A1">
        <w:rPr>
          <w:color w:val="BFBFBF" w:themeColor="background1" w:themeShade="BF"/>
          <w:lang w:val="en-GB"/>
        </w:rPr>
        <w:t>C</w:t>
      </w:r>
      <w:r w:rsidRPr="005212A1">
        <w:rPr>
          <w:color w:val="BFBFBF" w:themeColor="background1" w:themeShade="BF"/>
          <w:lang w:val="en-GB"/>
        </w:rPr>
        <w:t>hoice» stereotype represents one of a set of classes (when used as an information model element) or one of a set of data types (when used as an operations model element).</w:t>
      </w:r>
    </w:p>
    <w:p w14:paraId="30D6E3B1" w14:textId="2E54D55A" w:rsidR="00AC0087" w:rsidRPr="005212A1" w:rsidRDefault="00AC0087" w:rsidP="00AC0087">
      <w:pPr>
        <w:rPr>
          <w:color w:val="BFBFBF" w:themeColor="background1" w:themeShade="BF"/>
          <w:lang w:val="en-GB"/>
        </w:rPr>
      </w:pPr>
      <w:r w:rsidRPr="005212A1">
        <w:rPr>
          <w:color w:val="BFBFBF" w:themeColor="background1" w:themeShade="BF"/>
          <w:lang w:val="en-GB"/>
        </w:rPr>
        <w:t>This stereotype property, e.g., one out of a set of possible alternatives, is identical to the {</w:t>
      </w:r>
      <w:proofErr w:type="spellStart"/>
      <w:r w:rsidRPr="005212A1">
        <w:rPr>
          <w:color w:val="BFBFBF" w:themeColor="background1" w:themeShade="BF"/>
          <w:lang w:val="en-GB"/>
        </w:rPr>
        <w:t>xor</w:t>
      </w:r>
      <w:proofErr w:type="spellEnd"/>
      <w:r w:rsidRPr="005212A1">
        <w:rPr>
          <w:color w:val="BFBFBF" w:themeColor="background1" w:themeShade="BF"/>
          <w:lang w:val="en-GB"/>
        </w:rPr>
        <w:t xml:space="preserve">} constraint (see </w:t>
      </w:r>
      <w:r w:rsidR="008C64B6" w:rsidRPr="005212A1">
        <w:rPr>
          <w:color w:val="BFBFBF" w:themeColor="background1" w:themeShade="BF"/>
          <w:lang w:val="en-GB"/>
        </w:rPr>
        <w:fldChar w:fldCharType="begin"/>
      </w:r>
      <w:r w:rsidR="008C64B6" w:rsidRPr="005212A1">
        <w:rPr>
          <w:color w:val="BFBFBF" w:themeColor="background1" w:themeShade="BF"/>
          <w:lang w:val="en-GB"/>
        </w:rPr>
        <w:instrText xml:space="preserve"> REF _Ref520986311 \r \h </w:instrText>
      </w:r>
      <w:r w:rsidR="008C64B6" w:rsidRPr="005212A1">
        <w:rPr>
          <w:color w:val="BFBFBF" w:themeColor="background1" w:themeShade="BF"/>
          <w:lang w:val="en-GB"/>
        </w:rPr>
      </w:r>
      <w:r w:rsidR="008C64B6" w:rsidRPr="005212A1">
        <w:rPr>
          <w:color w:val="BFBFBF" w:themeColor="background1" w:themeShade="BF"/>
          <w:lang w:val="en-GB"/>
        </w:rPr>
        <w:fldChar w:fldCharType="separate"/>
      </w:r>
      <w:r w:rsidR="000E3F29" w:rsidRPr="005212A1">
        <w:rPr>
          <w:color w:val="BFBFBF" w:themeColor="background1" w:themeShade="BF"/>
          <w:lang w:val="en-GB"/>
        </w:rPr>
        <w:t>7.5</w:t>
      </w:r>
      <w:r w:rsidR="008C64B6" w:rsidRPr="005212A1">
        <w:rPr>
          <w:color w:val="BFBFBF" w:themeColor="background1" w:themeShade="BF"/>
          <w:lang w:val="en-GB"/>
        </w:rPr>
        <w:fldChar w:fldCharType="end"/>
      </w:r>
      <w:r w:rsidRPr="005212A1">
        <w:rPr>
          <w:color w:val="BFBFBF" w:themeColor="background1" w:themeShade="BF"/>
          <w:lang w:val="en-GB"/>
        </w:rPr>
        <w:t>).</w:t>
      </w:r>
    </w:p>
    <w:p w14:paraId="3EE9DD22" w14:textId="77777777" w:rsidR="00AC0087" w:rsidRPr="005212A1" w:rsidRDefault="00AC0087" w:rsidP="00CA746A">
      <w:pPr>
        <w:pStyle w:val="berschrift4"/>
        <w:rPr>
          <w:color w:val="BFBFBF" w:themeColor="background1" w:themeShade="BF"/>
          <w:lang w:val="en-GB"/>
        </w:rPr>
      </w:pPr>
      <w:r w:rsidRPr="005212A1">
        <w:rPr>
          <w:color w:val="BFBFBF" w:themeColor="background1" w:themeShade="BF"/>
          <w:lang w:val="en-GB"/>
        </w:rPr>
        <w:t>Example</w:t>
      </w:r>
    </w:p>
    <w:p w14:paraId="2CD54768"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Sometimes the specific kind of class cannot be determined at model specification time. In order to support such scenario, the specification is done by listing all possible classes.</w:t>
      </w:r>
    </w:p>
    <w:p w14:paraId="0D212365" w14:textId="77777777" w:rsidR="00AC0087" w:rsidRPr="005212A1" w:rsidRDefault="00AC0087" w:rsidP="00AC0087">
      <w:pPr>
        <w:rPr>
          <w:color w:val="BFBFBF" w:themeColor="background1" w:themeShade="BF"/>
          <w:lang w:val="en-GB"/>
        </w:rPr>
      </w:pPr>
      <w:r w:rsidRPr="005212A1">
        <w:rPr>
          <w:color w:val="BFBFBF" w:themeColor="background1" w:themeShade="BF"/>
          <w:lang w:val="en-GB"/>
        </w:rPr>
        <w:lastRenderedPageBreak/>
        <w:t>The following diagram lists 3 possible classes. It also shows a «</w:t>
      </w:r>
      <w:r w:rsidR="008D2A5E" w:rsidRPr="005212A1">
        <w:rPr>
          <w:color w:val="BFBFBF" w:themeColor="background1" w:themeShade="BF"/>
          <w:lang w:val="en-GB"/>
        </w:rPr>
        <w:t xml:space="preserve"> Choice, OpenModelClass</w:t>
      </w:r>
      <w:r w:rsidRPr="005212A1">
        <w:rPr>
          <w:color w:val="BFBFBF" w:themeColor="background1" w:themeShade="BF"/>
          <w:lang w:val="en-GB"/>
        </w:rPr>
        <w:t xml:space="preserve">, InformationObjectClass» named SubstituteObjectClass. This scenario indicates that only one of the </w:t>
      </w:r>
      <w:r w:rsidR="008D2A5E" w:rsidRPr="005212A1">
        <w:rPr>
          <w:color w:val="BFBFBF" w:themeColor="background1" w:themeShade="BF"/>
          <w:lang w:val="en-GB"/>
        </w:rPr>
        <w:t xml:space="preserve">three classes </w:t>
      </w:r>
      <w:r w:rsidRPr="005212A1">
        <w:rPr>
          <w:color w:val="BFBFBF" w:themeColor="background1" w:themeShade="BF"/>
          <w:lang w:val="en-GB"/>
        </w:rPr>
        <w:t>named Alternative1ObjectClass, Alternative2ObjectClass, Alterna</w:t>
      </w:r>
      <w:r w:rsidR="00431E9A" w:rsidRPr="005212A1">
        <w:rPr>
          <w:color w:val="BFBFBF" w:themeColor="background1" w:themeShade="BF"/>
          <w:lang w:val="en-GB"/>
        </w:rPr>
        <w:t>tive3ObjectClass shall be realiz</w:t>
      </w:r>
      <w:r w:rsidRPr="005212A1">
        <w:rPr>
          <w:color w:val="BFBFBF" w:themeColor="background1" w:themeShade="BF"/>
          <w:lang w:val="en-GB"/>
        </w:rPr>
        <w:t>ed.</w:t>
      </w:r>
    </w:p>
    <w:p w14:paraId="4B579F86"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The «</w:t>
      </w:r>
      <w:r w:rsidR="00004DBE" w:rsidRPr="005212A1">
        <w:rPr>
          <w:color w:val="BFBFBF" w:themeColor="background1" w:themeShade="BF"/>
          <w:lang w:val="en-GB"/>
        </w:rPr>
        <w:t>C</w:t>
      </w:r>
      <w:r w:rsidRPr="005212A1">
        <w:rPr>
          <w:color w:val="BFBFBF" w:themeColor="background1" w:themeShade="BF"/>
          <w:lang w:val="en-GB"/>
        </w:rPr>
        <w:t>hoice» stereotype represents one of a set of classes when used as an information model element.</w:t>
      </w:r>
    </w:p>
    <w:p w14:paraId="7B8FBC9B" w14:textId="77777777" w:rsidR="00AC0087" w:rsidRPr="005212A1" w:rsidRDefault="0003088F" w:rsidP="00AC0087">
      <w:pPr>
        <w:jc w:val="center"/>
        <w:rPr>
          <w:color w:val="BFBFBF" w:themeColor="background1" w:themeShade="BF"/>
          <w:lang w:val="en-GB"/>
        </w:rPr>
      </w:pPr>
      <w:r w:rsidRPr="005212A1">
        <w:rPr>
          <w:noProof/>
          <w:color w:val="BFBFBF" w:themeColor="background1" w:themeShade="BF"/>
          <w:lang w:val="de-DE" w:eastAsia="de-DE"/>
        </w:rPr>
        <w:drawing>
          <wp:inline distT="0" distB="0" distL="0" distR="0" wp14:anchorId="49994B1C" wp14:editId="18E34AF0">
            <wp:extent cx="4924425" cy="2228850"/>
            <wp:effectExtent l="19050" t="0" r="9525" b="0"/>
            <wp:docPr id="3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2"/>
                    <a:srcRect/>
                    <a:stretch>
                      <a:fillRect/>
                    </a:stretch>
                  </pic:blipFill>
                  <pic:spPr bwMode="auto">
                    <a:xfrm>
                      <a:off x="0" y="0"/>
                      <a:ext cx="4924425" cy="2228850"/>
                    </a:xfrm>
                    <a:prstGeom prst="rect">
                      <a:avLst/>
                    </a:prstGeom>
                    <a:noFill/>
                    <a:ln w="9525">
                      <a:noFill/>
                      <a:miter lim="800000"/>
                      <a:headEnd/>
                      <a:tailEnd/>
                    </a:ln>
                  </pic:spPr>
                </pic:pic>
              </a:graphicData>
            </a:graphic>
          </wp:inline>
        </w:drawing>
      </w:r>
    </w:p>
    <w:p w14:paraId="544379D9" w14:textId="0B71312A" w:rsidR="00AC0087" w:rsidRPr="005212A1" w:rsidRDefault="00AC0087" w:rsidP="00427868">
      <w:pPr>
        <w:pStyle w:val="FigureCaption"/>
        <w:rPr>
          <w:color w:val="BFBFBF" w:themeColor="background1" w:themeShade="BF"/>
        </w:rPr>
      </w:pPr>
      <w:bookmarkStart w:id="1598" w:name="_Ref443298842"/>
      <w:bookmarkStart w:id="1599" w:name="_Toc399842981"/>
      <w:bookmarkStart w:id="1600" w:name="_Toc409163016"/>
      <w:bookmarkStart w:id="1601" w:name="_Toc410656489"/>
      <w:bookmarkStart w:id="1602" w:name="_Toc516068708"/>
      <w:bookmarkStart w:id="1603" w:name="_Toc79149117"/>
      <w:bookmarkStart w:id="1604" w:name="_Toc388949613"/>
      <w:r w:rsidRPr="005212A1">
        <w:rPr>
          <w:color w:val="BFBFBF" w:themeColor="background1" w:themeShade="BF"/>
        </w:rPr>
        <w:t xml:space="preserve">Figure </w:t>
      </w:r>
      <w:r w:rsidR="00ED61A2" w:rsidRPr="005212A1">
        <w:rPr>
          <w:color w:val="BFBFBF" w:themeColor="background1" w:themeShade="BF"/>
        </w:rPr>
        <w:fldChar w:fldCharType="begin"/>
      </w:r>
      <w:r w:rsidRPr="005212A1">
        <w:rPr>
          <w:color w:val="BFBFBF" w:themeColor="background1" w:themeShade="BF"/>
        </w:rPr>
        <w:instrText xml:space="preserve"> STYLEREF 1 \s </w:instrText>
      </w:r>
      <w:r w:rsidR="00ED61A2" w:rsidRPr="005212A1">
        <w:rPr>
          <w:color w:val="BFBFBF" w:themeColor="background1" w:themeShade="BF"/>
        </w:rPr>
        <w:fldChar w:fldCharType="separate"/>
      </w:r>
      <w:r w:rsidR="000E3F29" w:rsidRPr="005212A1">
        <w:rPr>
          <w:noProof/>
          <w:color w:val="BFBFBF" w:themeColor="background1" w:themeShade="BF"/>
        </w:rPr>
        <w:t>7</w:t>
      </w:r>
      <w:r w:rsidR="00ED61A2" w:rsidRPr="005212A1">
        <w:rPr>
          <w:color w:val="BFBFBF" w:themeColor="background1" w:themeShade="BF"/>
        </w:rPr>
        <w:fldChar w:fldCharType="end"/>
      </w:r>
      <w:r w:rsidRPr="005212A1">
        <w:rPr>
          <w:color w:val="BFBFBF" w:themeColor="background1" w:themeShade="BF"/>
        </w:rPr>
        <w:t>.</w:t>
      </w:r>
      <w:r w:rsidR="00ED61A2" w:rsidRPr="005212A1">
        <w:rPr>
          <w:color w:val="BFBFBF" w:themeColor="background1" w:themeShade="BF"/>
        </w:rPr>
        <w:fldChar w:fldCharType="begin"/>
      </w:r>
      <w:r w:rsidRPr="005212A1">
        <w:rPr>
          <w:color w:val="BFBFBF" w:themeColor="background1" w:themeShade="BF"/>
        </w:rPr>
        <w:instrText xml:space="preserve"> SEQ Figure \* ARABIC \s 1 </w:instrText>
      </w:r>
      <w:r w:rsidR="00ED61A2" w:rsidRPr="005212A1">
        <w:rPr>
          <w:color w:val="BFBFBF" w:themeColor="background1" w:themeShade="BF"/>
        </w:rPr>
        <w:fldChar w:fldCharType="separate"/>
      </w:r>
      <w:r w:rsidR="000E3F29" w:rsidRPr="005212A1">
        <w:rPr>
          <w:noProof/>
          <w:color w:val="BFBFBF" w:themeColor="background1" w:themeShade="BF"/>
        </w:rPr>
        <w:t>10</w:t>
      </w:r>
      <w:r w:rsidR="00ED61A2" w:rsidRPr="005212A1">
        <w:rPr>
          <w:color w:val="BFBFBF" w:themeColor="background1" w:themeShade="BF"/>
        </w:rPr>
        <w:fldChar w:fldCharType="end"/>
      </w:r>
      <w:bookmarkEnd w:id="1598"/>
      <w:r w:rsidRPr="005212A1">
        <w:rPr>
          <w:color w:val="BFBFBF" w:themeColor="background1" w:themeShade="BF"/>
        </w:rPr>
        <w:t xml:space="preserve">: Information </w:t>
      </w:r>
      <w:r w:rsidR="002474B6" w:rsidRPr="005212A1">
        <w:rPr>
          <w:color w:val="BFBFBF" w:themeColor="background1" w:themeShade="BF"/>
        </w:rPr>
        <w:t>M</w:t>
      </w:r>
      <w:r w:rsidRPr="005212A1">
        <w:rPr>
          <w:color w:val="BFBFBF" w:themeColor="background1" w:themeShade="BF"/>
        </w:rPr>
        <w:t xml:space="preserve">odel </w:t>
      </w:r>
      <w:r w:rsidR="002474B6" w:rsidRPr="005212A1">
        <w:rPr>
          <w:color w:val="BFBFBF" w:themeColor="background1" w:themeShade="BF"/>
        </w:rPr>
        <w:t>E</w:t>
      </w:r>
      <w:r w:rsidRPr="005212A1">
        <w:rPr>
          <w:color w:val="BFBFBF" w:themeColor="background1" w:themeShade="BF"/>
        </w:rPr>
        <w:t xml:space="preserve">lement </w:t>
      </w:r>
      <w:r w:rsidR="002474B6" w:rsidRPr="005212A1">
        <w:rPr>
          <w:color w:val="BFBFBF" w:themeColor="background1" w:themeShade="BF"/>
        </w:rPr>
        <w:t>E</w:t>
      </w:r>
      <w:r w:rsidRPr="005212A1">
        <w:rPr>
          <w:color w:val="BFBFBF" w:themeColor="background1" w:themeShade="BF"/>
        </w:rPr>
        <w:t xml:space="preserve">xample </w:t>
      </w:r>
      <w:r w:rsidR="002474B6" w:rsidRPr="005212A1">
        <w:rPr>
          <w:color w:val="BFBFBF" w:themeColor="background1" w:themeShade="BF"/>
        </w:rPr>
        <w:t>U</w:t>
      </w:r>
      <w:r w:rsidRPr="005212A1">
        <w:rPr>
          <w:color w:val="BFBFBF" w:themeColor="background1" w:themeShade="BF"/>
        </w:rPr>
        <w:t>sing «</w:t>
      </w:r>
      <w:r w:rsidR="00004DBE" w:rsidRPr="005212A1">
        <w:rPr>
          <w:color w:val="BFBFBF" w:themeColor="background1" w:themeShade="BF"/>
        </w:rPr>
        <w:t>C</w:t>
      </w:r>
      <w:r w:rsidRPr="005212A1">
        <w:rPr>
          <w:color w:val="BFBFBF" w:themeColor="background1" w:themeShade="BF"/>
        </w:rPr>
        <w:t xml:space="preserve">hoice» </w:t>
      </w:r>
      <w:r w:rsidR="002474B6" w:rsidRPr="005212A1">
        <w:rPr>
          <w:color w:val="BFBFBF" w:themeColor="background1" w:themeShade="BF"/>
        </w:rPr>
        <w:t>N</w:t>
      </w:r>
      <w:r w:rsidRPr="005212A1">
        <w:rPr>
          <w:color w:val="BFBFBF" w:themeColor="background1" w:themeShade="BF"/>
        </w:rPr>
        <w:t>otation</w:t>
      </w:r>
      <w:bookmarkEnd w:id="1599"/>
      <w:bookmarkEnd w:id="1600"/>
      <w:bookmarkEnd w:id="1601"/>
      <w:bookmarkEnd w:id="1602"/>
      <w:bookmarkEnd w:id="1603"/>
    </w:p>
    <w:bookmarkEnd w:id="1604"/>
    <w:p w14:paraId="3BA65745"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Sometimes the specific kind of data type cannot be determined at model specification time. In order to support such scenario, the specification is done by listing all possible data types.</w:t>
      </w:r>
    </w:p>
    <w:p w14:paraId="776EB8F2"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The following diagram lists 2 possible data types. It also shows a «</w:t>
      </w:r>
      <w:r w:rsidR="00004DBE" w:rsidRPr="005212A1">
        <w:rPr>
          <w:color w:val="BFBFBF" w:themeColor="background1" w:themeShade="BF"/>
          <w:lang w:val="en-GB"/>
        </w:rPr>
        <w:t>C</w:t>
      </w:r>
      <w:r w:rsidRPr="005212A1">
        <w:rPr>
          <w:color w:val="BFBFBF" w:themeColor="background1" w:themeShade="BF"/>
          <w:lang w:val="en-GB"/>
        </w:rPr>
        <w:t>hoice» named ProbableCause. This scenario indicates that only one of the two «</w:t>
      </w:r>
      <w:r w:rsidR="00004DBE" w:rsidRPr="005212A1">
        <w:rPr>
          <w:color w:val="BFBFBF" w:themeColor="background1" w:themeShade="BF"/>
          <w:lang w:val="en-GB"/>
        </w:rPr>
        <w:t>D</w:t>
      </w:r>
      <w:r w:rsidRPr="005212A1">
        <w:rPr>
          <w:color w:val="BFBFBF" w:themeColor="background1" w:themeShade="BF"/>
          <w:lang w:val="en-GB"/>
        </w:rPr>
        <w:t>ataType» named IntegerProbableCause, Str</w:t>
      </w:r>
      <w:r w:rsidR="00431E9A" w:rsidRPr="005212A1">
        <w:rPr>
          <w:color w:val="BFBFBF" w:themeColor="background1" w:themeShade="BF"/>
          <w:lang w:val="en-GB"/>
        </w:rPr>
        <w:t>ingProbableCause shall be realiz</w:t>
      </w:r>
      <w:r w:rsidRPr="005212A1">
        <w:rPr>
          <w:color w:val="BFBFBF" w:themeColor="background1" w:themeShade="BF"/>
          <w:lang w:val="en-GB"/>
        </w:rPr>
        <w:t>ed.</w:t>
      </w:r>
    </w:p>
    <w:p w14:paraId="6DBA15AC"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The «</w:t>
      </w:r>
      <w:r w:rsidR="00004DBE" w:rsidRPr="005212A1">
        <w:rPr>
          <w:color w:val="BFBFBF" w:themeColor="background1" w:themeShade="BF"/>
          <w:lang w:val="en-GB"/>
        </w:rPr>
        <w:t>C</w:t>
      </w:r>
      <w:r w:rsidRPr="005212A1">
        <w:rPr>
          <w:color w:val="BFBFBF" w:themeColor="background1" w:themeShade="BF"/>
          <w:lang w:val="en-GB"/>
        </w:rPr>
        <w:t>hoice» stereotype represents one of a set of data types when used as an operations model element.</w:t>
      </w:r>
    </w:p>
    <w:p w14:paraId="16DE47C5" w14:textId="77777777" w:rsidR="00AC0087" w:rsidRPr="005212A1" w:rsidRDefault="007E5FE4" w:rsidP="00AC0087">
      <w:pPr>
        <w:jc w:val="center"/>
        <w:rPr>
          <w:color w:val="BFBFBF" w:themeColor="background1" w:themeShade="BF"/>
          <w:lang w:val="en-GB"/>
        </w:rPr>
      </w:pPr>
      <w:r w:rsidRPr="005212A1">
        <w:rPr>
          <w:noProof/>
          <w:color w:val="BFBFBF" w:themeColor="background1" w:themeShade="BF"/>
          <w:lang w:val="de-DE" w:eastAsia="de-DE"/>
        </w:rPr>
        <w:drawing>
          <wp:inline distT="0" distB="0" distL="0" distR="0" wp14:anchorId="62BEA3E4" wp14:editId="46A23F57">
            <wp:extent cx="3838575" cy="2105025"/>
            <wp:effectExtent l="19050" t="0" r="9525" b="0"/>
            <wp:docPr id="178" name="Bild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83"/>
                    <a:srcRect/>
                    <a:stretch>
                      <a:fillRect/>
                    </a:stretch>
                  </pic:blipFill>
                  <pic:spPr bwMode="auto">
                    <a:xfrm>
                      <a:off x="0" y="0"/>
                      <a:ext cx="3838575" cy="2105025"/>
                    </a:xfrm>
                    <a:prstGeom prst="rect">
                      <a:avLst/>
                    </a:prstGeom>
                    <a:noFill/>
                    <a:ln w="9525">
                      <a:noFill/>
                      <a:miter lim="800000"/>
                      <a:headEnd/>
                      <a:tailEnd/>
                    </a:ln>
                  </pic:spPr>
                </pic:pic>
              </a:graphicData>
            </a:graphic>
          </wp:inline>
        </w:drawing>
      </w:r>
    </w:p>
    <w:p w14:paraId="687413C6" w14:textId="48DD2879" w:rsidR="00AC0087" w:rsidRPr="005212A1" w:rsidRDefault="00AC0087" w:rsidP="00427868">
      <w:pPr>
        <w:pStyle w:val="FigureCaption"/>
        <w:rPr>
          <w:color w:val="BFBFBF" w:themeColor="background1" w:themeShade="BF"/>
        </w:rPr>
      </w:pPr>
      <w:bookmarkStart w:id="1605" w:name="_Ref520793094"/>
      <w:bookmarkStart w:id="1606" w:name="_Toc399842982"/>
      <w:bookmarkStart w:id="1607" w:name="_Toc409163017"/>
      <w:bookmarkStart w:id="1608" w:name="_Toc410656490"/>
      <w:bookmarkStart w:id="1609" w:name="_Toc516068709"/>
      <w:bookmarkStart w:id="1610" w:name="_Toc79149118"/>
      <w:bookmarkStart w:id="1611" w:name="_Toc388949614"/>
      <w:r w:rsidRPr="005212A1">
        <w:rPr>
          <w:color w:val="BFBFBF" w:themeColor="background1" w:themeShade="BF"/>
        </w:rPr>
        <w:t xml:space="preserve">Figure </w:t>
      </w:r>
      <w:r w:rsidR="00ED61A2" w:rsidRPr="005212A1">
        <w:rPr>
          <w:color w:val="BFBFBF" w:themeColor="background1" w:themeShade="BF"/>
        </w:rPr>
        <w:fldChar w:fldCharType="begin"/>
      </w:r>
      <w:r w:rsidRPr="005212A1">
        <w:rPr>
          <w:color w:val="BFBFBF" w:themeColor="background1" w:themeShade="BF"/>
        </w:rPr>
        <w:instrText xml:space="preserve"> STYLEREF 1 \s </w:instrText>
      </w:r>
      <w:r w:rsidR="00ED61A2" w:rsidRPr="005212A1">
        <w:rPr>
          <w:color w:val="BFBFBF" w:themeColor="background1" w:themeShade="BF"/>
        </w:rPr>
        <w:fldChar w:fldCharType="separate"/>
      </w:r>
      <w:r w:rsidR="000E3F29" w:rsidRPr="005212A1">
        <w:rPr>
          <w:noProof/>
          <w:color w:val="BFBFBF" w:themeColor="background1" w:themeShade="BF"/>
        </w:rPr>
        <w:t>7</w:t>
      </w:r>
      <w:r w:rsidR="00ED61A2" w:rsidRPr="005212A1">
        <w:rPr>
          <w:color w:val="BFBFBF" w:themeColor="background1" w:themeShade="BF"/>
        </w:rPr>
        <w:fldChar w:fldCharType="end"/>
      </w:r>
      <w:r w:rsidRPr="005212A1">
        <w:rPr>
          <w:color w:val="BFBFBF" w:themeColor="background1" w:themeShade="BF"/>
        </w:rPr>
        <w:t>.</w:t>
      </w:r>
      <w:r w:rsidR="00ED61A2" w:rsidRPr="005212A1">
        <w:rPr>
          <w:color w:val="BFBFBF" w:themeColor="background1" w:themeShade="BF"/>
        </w:rPr>
        <w:fldChar w:fldCharType="begin"/>
      </w:r>
      <w:r w:rsidRPr="005212A1">
        <w:rPr>
          <w:color w:val="BFBFBF" w:themeColor="background1" w:themeShade="BF"/>
        </w:rPr>
        <w:instrText xml:space="preserve"> SEQ Figure \* ARABIC \s 1 </w:instrText>
      </w:r>
      <w:r w:rsidR="00ED61A2" w:rsidRPr="005212A1">
        <w:rPr>
          <w:color w:val="BFBFBF" w:themeColor="background1" w:themeShade="BF"/>
        </w:rPr>
        <w:fldChar w:fldCharType="separate"/>
      </w:r>
      <w:r w:rsidR="000E3F29" w:rsidRPr="005212A1">
        <w:rPr>
          <w:noProof/>
          <w:color w:val="BFBFBF" w:themeColor="background1" w:themeShade="BF"/>
        </w:rPr>
        <w:t>11</w:t>
      </w:r>
      <w:r w:rsidR="00ED61A2" w:rsidRPr="005212A1">
        <w:rPr>
          <w:color w:val="BFBFBF" w:themeColor="background1" w:themeShade="BF"/>
        </w:rPr>
        <w:fldChar w:fldCharType="end"/>
      </w:r>
      <w:bookmarkEnd w:id="1605"/>
      <w:r w:rsidRPr="005212A1">
        <w:rPr>
          <w:color w:val="BFBFBF" w:themeColor="background1" w:themeShade="BF"/>
        </w:rPr>
        <w:t xml:space="preserve">: Operations </w:t>
      </w:r>
      <w:r w:rsidR="002474B6" w:rsidRPr="005212A1">
        <w:rPr>
          <w:color w:val="BFBFBF" w:themeColor="background1" w:themeShade="BF"/>
        </w:rPr>
        <w:t>M</w:t>
      </w:r>
      <w:r w:rsidRPr="005212A1">
        <w:rPr>
          <w:color w:val="BFBFBF" w:themeColor="background1" w:themeShade="BF"/>
        </w:rPr>
        <w:t xml:space="preserve">odel </w:t>
      </w:r>
      <w:r w:rsidR="002474B6" w:rsidRPr="005212A1">
        <w:rPr>
          <w:color w:val="BFBFBF" w:themeColor="background1" w:themeShade="BF"/>
        </w:rPr>
        <w:t>E</w:t>
      </w:r>
      <w:r w:rsidRPr="005212A1">
        <w:rPr>
          <w:color w:val="BFBFBF" w:themeColor="background1" w:themeShade="BF"/>
        </w:rPr>
        <w:t xml:space="preserve">lement </w:t>
      </w:r>
      <w:r w:rsidR="002474B6" w:rsidRPr="005212A1">
        <w:rPr>
          <w:color w:val="BFBFBF" w:themeColor="background1" w:themeShade="BF"/>
        </w:rPr>
        <w:t>E</w:t>
      </w:r>
      <w:r w:rsidRPr="005212A1">
        <w:rPr>
          <w:color w:val="BFBFBF" w:themeColor="background1" w:themeShade="BF"/>
        </w:rPr>
        <w:t xml:space="preserve">xample </w:t>
      </w:r>
      <w:r w:rsidR="002474B6" w:rsidRPr="005212A1">
        <w:rPr>
          <w:color w:val="BFBFBF" w:themeColor="background1" w:themeShade="BF"/>
        </w:rPr>
        <w:t>U</w:t>
      </w:r>
      <w:r w:rsidRPr="005212A1">
        <w:rPr>
          <w:color w:val="BFBFBF" w:themeColor="background1" w:themeShade="BF"/>
        </w:rPr>
        <w:t>sing «</w:t>
      </w:r>
      <w:r w:rsidR="00004DBE" w:rsidRPr="005212A1">
        <w:rPr>
          <w:color w:val="BFBFBF" w:themeColor="background1" w:themeShade="BF"/>
        </w:rPr>
        <w:t>C</w:t>
      </w:r>
      <w:r w:rsidRPr="005212A1">
        <w:rPr>
          <w:color w:val="BFBFBF" w:themeColor="background1" w:themeShade="BF"/>
        </w:rPr>
        <w:t xml:space="preserve">hoice» </w:t>
      </w:r>
      <w:r w:rsidR="002474B6" w:rsidRPr="005212A1">
        <w:rPr>
          <w:color w:val="BFBFBF" w:themeColor="background1" w:themeShade="BF"/>
        </w:rPr>
        <w:t>N</w:t>
      </w:r>
      <w:r w:rsidRPr="005212A1">
        <w:rPr>
          <w:color w:val="BFBFBF" w:themeColor="background1" w:themeShade="BF"/>
        </w:rPr>
        <w:t>otation</w:t>
      </w:r>
      <w:bookmarkEnd w:id="1606"/>
      <w:bookmarkEnd w:id="1607"/>
      <w:bookmarkEnd w:id="1608"/>
      <w:bookmarkEnd w:id="1609"/>
      <w:bookmarkEnd w:id="1610"/>
    </w:p>
    <w:bookmarkEnd w:id="1611"/>
    <w:p w14:paraId="48279082" w14:textId="77777777" w:rsidR="00AC0087" w:rsidRPr="005212A1" w:rsidRDefault="00AC0087" w:rsidP="00AC0087">
      <w:pPr>
        <w:rPr>
          <w:color w:val="BFBFBF" w:themeColor="background1" w:themeShade="BF"/>
          <w:lang w:val="en-GB"/>
        </w:rPr>
      </w:pPr>
      <w:r w:rsidRPr="005212A1">
        <w:rPr>
          <w:color w:val="BFBFBF" w:themeColor="background1" w:themeShade="BF"/>
          <w:lang w:val="en-GB"/>
        </w:rPr>
        <w:lastRenderedPageBreak/>
        <w:t>Sometimes models distinguish between sink/source/bidirectional termination points. A generic class which comprises these three specific classes can be modeled using the «</w:t>
      </w:r>
      <w:r w:rsidR="00004DBE" w:rsidRPr="005212A1">
        <w:rPr>
          <w:color w:val="BFBFBF" w:themeColor="background1" w:themeShade="BF"/>
          <w:lang w:val="en-GB"/>
        </w:rPr>
        <w:t>C</w:t>
      </w:r>
      <w:r w:rsidRPr="005212A1">
        <w:rPr>
          <w:color w:val="BFBFBF" w:themeColor="background1" w:themeShade="BF"/>
          <w:lang w:val="en-GB"/>
        </w:rPr>
        <w:t>hoice» stereotype.</w:t>
      </w:r>
    </w:p>
    <w:p w14:paraId="30DFB58D" w14:textId="77777777" w:rsidR="00AC0087" w:rsidRPr="005212A1" w:rsidRDefault="00CB26A0" w:rsidP="00AC0087">
      <w:pPr>
        <w:jc w:val="center"/>
        <w:rPr>
          <w:color w:val="BFBFBF" w:themeColor="background1" w:themeShade="BF"/>
          <w:lang w:val="en-GB"/>
        </w:rPr>
      </w:pPr>
      <w:r w:rsidRPr="005212A1">
        <w:rPr>
          <w:noProof/>
          <w:color w:val="BFBFBF" w:themeColor="background1" w:themeShade="BF"/>
          <w:lang w:val="de-DE" w:eastAsia="de-DE"/>
        </w:rPr>
        <w:drawing>
          <wp:inline distT="0" distB="0" distL="0" distR="0" wp14:anchorId="5964BA74" wp14:editId="0851E9C8">
            <wp:extent cx="4191000" cy="3352800"/>
            <wp:effectExtent l="19050" t="0" r="0" b="0"/>
            <wp:docPr id="37"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4"/>
                    <a:srcRect/>
                    <a:stretch>
                      <a:fillRect/>
                    </a:stretch>
                  </pic:blipFill>
                  <pic:spPr bwMode="auto">
                    <a:xfrm>
                      <a:off x="0" y="0"/>
                      <a:ext cx="4191000" cy="3352800"/>
                    </a:xfrm>
                    <a:prstGeom prst="rect">
                      <a:avLst/>
                    </a:prstGeom>
                    <a:noFill/>
                    <a:ln w="9525">
                      <a:noFill/>
                      <a:miter lim="800000"/>
                      <a:headEnd/>
                      <a:tailEnd/>
                    </a:ln>
                  </pic:spPr>
                </pic:pic>
              </a:graphicData>
            </a:graphic>
          </wp:inline>
        </w:drawing>
      </w:r>
    </w:p>
    <w:p w14:paraId="1144B266" w14:textId="6C9CBB6F" w:rsidR="00AC0087" w:rsidRPr="005212A1" w:rsidRDefault="00AC0087" w:rsidP="006D6F80">
      <w:pPr>
        <w:pStyle w:val="FigureCaption"/>
        <w:rPr>
          <w:color w:val="BFBFBF" w:themeColor="background1" w:themeShade="BF"/>
        </w:rPr>
      </w:pPr>
      <w:bookmarkStart w:id="1612" w:name="_Toc399842983"/>
      <w:bookmarkStart w:id="1613" w:name="_Toc409163018"/>
      <w:bookmarkStart w:id="1614" w:name="_Toc410656491"/>
      <w:bookmarkStart w:id="1615" w:name="_Toc516068710"/>
      <w:bookmarkStart w:id="1616" w:name="_Toc79149119"/>
      <w:bookmarkStart w:id="1617" w:name="_Toc388949615"/>
      <w:r w:rsidRPr="005212A1">
        <w:rPr>
          <w:color w:val="BFBFBF" w:themeColor="background1" w:themeShade="BF"/>
        </w:rPr>
        <w:t xml:space="preserve">Figure </w:t>
      </w:r>
      <w:r w:rsidR="00ED61A2" w:rsidRPr="005212A1">
        <w:rPr>
          <w:color w:val="BFBFBF" w:themeColor="background1" w:themeShade="BF"/>
        </w:rPr>
        <w:fldChar w:fldCharType="begin"/>
      </w:r>
      <w:r w:rsidRPr="005212A1">
        <w:rPr>
          <w:color w:val="BFBFBF" w:themeColor="background1" w:themeShade="BF"/>
        </w:rPr>
        <w:instrText xml:space="preserve"> STYLEREF 1 \s </w:instrText>
      </w:r>
      <w:r w:rsidR="00ED61A2" w:rsidRPr="005212A1">
        <w:rPr>
          <w:color w:val="BFBFBF" w:themeColor="background1" w:themeShade="BF"/>
        </w:rPr>
        <w:fldChar w:fldCharType="separate"/>
      </w:r>
      <w:r w:rsidR="000E3F29" w:rsidRPr="005212A1">
        <w:rPr>
          <w:noProof/>
          <w:color w:val="BFBFBF" w:themeColor="background1" w:themeShade="BF"/>
        </w:rPr>
        <w:t>7</w:t>
      </w:r>
      <w:r w:rsidR="00ED61A2" w:rsidRPr="005212A1">
        <w:rPr>
          <w:color w:val="BFBFBF" w:themeColor="background1" w:themeShade="BF"/>
        </w:rPr>
        <w:fldChar w:fldCharType="end"/>
      </w:r>
      <w:r w:rsidRPr="005212A1">
        <w:rPr>
          <w:color w:val="BFBFBF" w:themeColor="background1" w:themeShade="BF"/>
        </w:rPr>
        <w:t>.</w:t>
      </w:r>
      <w:r w:rsidR="00ED61A2" w:rsidRPr="005212A1">
        <w:rPr>
          <w:color w:val="BFBFBF" w:themeColor="background1" w:themeShade="BF"/>
        </w:rPr>
        <w:fldChar w:fldCharType="begin"/>
      </w:r>
      <w:r w:rsidRPr="005212A1">
        <w:rPr>
          <w:color w:val="BFBFBF" w:themeColor="background1" w:themeShade="BF"/>
        </w:rPr>
        <w:instrText xml:space="preserve"> SEQ Figure \* ARABIC \s 1 </w:instrText>
      </w:r>
      <w:r w:rsidR="00ED61A2" w:rsidRPr="005212A1">
        <w:rPr>
          <w:color w:val="BFBFBF" w:themeColor="background1" w:themeShade="BF"/>
        </w:rPr>
        <w:fldChar w:fldCharType="separate"/>
      </w:r>
      <w:r w:rsidR="000E3F29" w:rsidRPr="005212A1">
        <w:rPr>
          <w:noProof/>
          <w:color w:val="BFBFBF" w:themeColor="background1" w:themeShade="BF"/>
        </w:rPr>
        <w:t>12</w:t>
      </w:r>
      <w:r w:rsidR="00ED61A2" w:rsidRPr="005212A1">
        <w:rPr>
          <w:color w:val="BFBFBF" w:themeColor="background1" w:themeShade="BF"/>
        </w:rPr>
        <w:fldChar w:fldCharType="end"/>
      </w:r>
      <w:r w:rsidRPr="005212A1">
        <w:rPr>
          <w:color w:val="BFBFBF" w:themeColor="background1" w:themeShade="BF"/>
        </w:rPr>
        <w:t xml:space="preserve">: </w:t>
      </w:r>
      <w:r w:rsidR="002474B6" w:rsidRPr="005212A1">
        <w:rPr>
          <w:color w:val="BFBFBF" w:themeColor="background1" w:themeShade="BF"/>
        </w:rPr>
        <w:t>Sink/S</w:t>
      </w:r>
      <w:r w:rsidRPr="005212A1">
        <w:rPr>
          <w:color w:val="BFBFBF" w:themeColor="background1" w:themeShade="BF"/>
        </w:rPr>
        <w:t>ource/</w:t>
      </w:r>
      <w:r w:rsidR="002474B6" w:rsidRPr="005212A1">
        <w:rPr>
          <w:color w:val="BFBFBF" w:themeColor="background1" w:themeShade="BF"/>
        </w:rPr>
        <w:t>B</w:t>
      </w:r>
      <w:r w:rsidRPr="005212A1">
        <w:rPr>
          <w:color w:val="BFBFBF" w:themeColor="background1" w:themeShade="BF"/>
        </w:rPr>
        <w:t xml:space="preserve">idirectional </w:t>
      </w:r>
      <w:r w:rsidR="002474B6" w:rsidRPr="005212A1">
        <w:rPr>
          <w:color w:val="BFBFBF" w:themeColor="background1" w:themeShade="BF"/>
        </w:rPr>
        <w:t>T</w:t>
      </w:r>
      <w:r w:rsidRPr="005212A1">
        <w:rPr>
          <w:color w:val="BFBFBF" w:themeColor="background1" w:themeShade="BF"/>
        </w:rPr>
        <w:t xml:space="preserve">ermination </w:t>
      </w:r>
      <w:r w:rsidR="002474B6" w:rsidRPr="005212A1">
        <w:rPr>
          <w:color w:val="BFBFBF" w:themeColor="background1" w:themeShade="BF"/>
        </w:rPr>
        <w:t>P</w:t>
      </w:r>
      <w:r w:rsidRPr="005212A1">
        <w:rPr>
          <w:color w:val="BFBFBF" w:themeColor="background1" w:themeShade="BF"/>
        </w:rPr>
        <w:t xml:space="preserve">oints </w:t>
      </w:r>
      <w:r w:rsidR="002474B6" w:rsidRPr="005212A1">
        <w:rPr>
          <w:color w:val="BFBFBF" w:themeColor="background1" w:themeShade="BF"/>
        </w:rPr>
        <w:t>E</w:t>
      </w:r>
      <w:r w:rsidRPr="005212A1">
        <w:rPr>
          <w:color w:val="BFBFBF" w:themeColor="background1" w:themeShade="BF"/>
        </w:rPr>
        <w:t xml:space="preserve">xample </w:t>
      </w:r>
      <w:r w:rsidR="002474B6" w:rsidRPr="005212A1">
        <w:rPr>
          <w:color w:val="BFBFBF" w:themeColor="background1" w:themeShade="BF"/>
        </w:rPr>
        <w:t>U</w:t>
      </w:r>
      <w:r w:rsidRPr="005212A1">
        <w:rPr>
          <w:color w:val="BFBFBF" w:themeColor="background1" w:themeShade="BF"/>
        </w:rPr>
        <w:t>sing «</w:t>
      </w:r>
      <w:r w:rsidR="00004DBE" w:rsidRPr="005212A1">
        <w:rPr>
          <w:color w:val="BFBFBF" w:themeColor="background1" w:themeShade="BF"/>
        </w:rPr>
        <w:t>C</w:t>
      </w:r>
      <w:r w:rsidRPr="005212A1">
        <w:rPr>
          <w:color w:val="BFBFBF" w:themeColor="background1" w:themeShade="BF"/>
        </w:rPr>
        <w:t xml:space="preserve">hoice» </w:t>
      </w:r>
      <w:r w:rsidR="002474B6" w:rsidRPr="005212A1">
        <w:rPr>
          <w:color w:val="BFBFBF" w:themeColor="background1" w:themeShade="BF"/>
        </w:rPr>
        <w:t>N</w:t>
      </w:r>
      <w:r w:rsidRPr="005212A1">
        <w:rPr>
          <w:color w:val="BFBFBF" w:themeColor="background1" w:themeShade="BF"/>
        </w:rPr>
        <w:t>otation</w:t>
      </w:r>
      <w:bookmarkEnd w:id="1612"/>
      <w:bookmarkEnd w:id="1613"/>
      <w:bookmarkEnd w:id="1614"/>
      <w:bookmarkEnd w:id="1615"/>
      <w:bookmarkEnd w:id="1616"/>
    </w:p>
    <w:bookmarkEnd w:id="1617"/>
    <w:p w14:paraId="137CB42C" w14:textId="77777777" w:rsidR="00AC0087" w:rsidRPr="005212A1" w:rsidRDefault="00AC0087" w:rsidP="00CA746A">
      <w:pPr>
        <w:pStyle w:val="berschrift4"/>
        <w:rPr>
          <w:color w:val="BFBFBF" w:themeColor="background1" w:themeShade="BF"/>
          <w:lang w:val="en-GB"/>
        </w:rPr>
      </w:pPr>
      <w:r w:rsidRPr="005212A1">
        <w:rPr>
          <w:color w:val="BFBFBF" w:themeColor="background1" w:themeShade="BF"/>
          <w:lang w:val="en-GB"/>
        </w:rPr>
        <w:t>Name style</w:t>
      </w:r>
    </w:p>
    <w:p w14:paraId="3218A98B" w14:textId="73EA3E1A" w:rsidR="00AC0087" w:rsidRPr="005212A1" w:rsidRDefault="00AC0087" w:rsidP="00B35C5D">
      <w:pPr>
        <w:rPr>
          <w:color w:val="BFBFBF" w:themeColor="background1" w:themeShade="BF"/>
          <w:lang w:val="en-GB"/>
        </w:rPr>
      </w:pPr>
      <w:bookmarkStart w:id="1618" w:name="_Toc410656492"/>
      <w:r w:rsidRPr="005212A1">
        <w:rPr>
          <w:color w:val="BFBFBF" w:themeColor="background1" w:themeShade="BF"/>
          <w:lang w:val="en-GB"/>
        </w:rPr>
        <w:t>For «</w:t>
      </w:r>
      <w:r w:rsidR="00004DBE" w:rsidRPr="005212A1">
        <w:rPr>
          <w:color w:val="BFBFBF" w:themeColor="background1" w:themeShade="BF"/>
          <w:lang w:val="en-GB"/>
        </w:rPr>
        <w:t>C</w:t>
      </w:r>
      <w:r w:rsidRPr="005212A1">
        <w:rPr>
          <w:color w:val="BFBFBF" w:themeColor="background1" w:themeShade="BF"/>
          <w:lang w:val="en-GB"/>
        </w:rPr>
        <w:t>hoice» name, use the same style as «</w:t>
      </w:r>
      <w:proofErr w:type="spellStart"/>
      <w:r w:rsidR="00A80367" w:rsidRPr="005212A1">
        <w:rPr>
          <w:color w:val="BFBFBF" w:themeColor="background1" w:themeShade="BF"/>
          <w:lang w:val="en-GB"/>
        </w:rPr>
        <w:t>OpenModel</w:t>
      </w:r>
      <w:r w:rsidRPr="005212A1">
        <w:rPr>
          <w:color w:val="BFBFBF" w:themeColor="background1" w:themeShade="BF"/>
          <w:lang w:val="en-GB"/>
        </w:rPr>
        <w:t>Class</w:t>
      </w:r>
      <w:proofErr w:type="spellEnd"/>
      <w:r w:rsidRPr="005212A1">
        <w:rPr>
          <w:color w:val="BFBFBF" w:themeColor="background1" w:themeShade="BF"/>
          <w:lang w:val="en-GB"/>
        </w:rPr>
        <w:t xml:space="preserve">» (see </w:t>
      </w:r>
      <w:r w:rsidR="000611BB" w:rsidRPr="005212A1">
        <w:rPr>
          <w:color w:val="BFBFBF" w:themeColor="background1" w:themeShade="BF"/>
        </w:rPr>
        <w:fldChar w:fldCharType="begin"/>
      </w:r>
      <w:r w:rsidR="000611BB" w:rsidRPr="005212A1">
        <w:rPr>
          <w:color w:val="BFBFBF" w:themeColor="background1" w:themeShade="BF"/>
        </w:rPr>
        <w:instrText xml:space="preserve"> REF _Ref394403334 \r \h  \* MERGEFORMAT </w:instrText>
      </w:r>
      <w:r w:rsidR="000611BB" w:rsidRPr="005212A1">
        <w:rPr>
          <w:color w:val="BFBFBF" w:themeColor="background1" w:themeShade="BF"/>
        </w:rPr>
      </w:r>
      <w:r w:rsidR="000611BB" w:rsidRPr="005212A1">
        <w:rPr>
          <w:color w:val="BFBFBF" w:themeColor="background1" w:themeShade="BF"/>
        </w:rPr>
        <w:fldChar w:fldCharType="separate"/>
      </w:r>
      <w:r w:rsidR="000E3F29" w:rsidRPr="005212A1">
        <w:rPr>
          <w:color w:val="BFBFBF" w:themeColor="background1" w:themeShade="BF"/>
          <w:lang w:val="en-GB"/>
        </w:rPr>
        <w:t>5.2.3</w:t>
      </w:r>
      <w:r w:rsidR="000611BB" w:rsidRPr="005212A1">
        <w:rPr>
          <w:color w:val="BFBFBF" w:themeColor="background1" w:themeShade="BF"/>
        </w:rPr>
        <w:fldChar w:fldCharType="end"/>
      </w:r>
      <w:r w:rsidRPr="005212A1">
        <w:rPr>
          <w:color w:val="BFBFBF" w:themeColor="background1" w:themeShade="BF"/>
          <w:lang w:val="en-GB"/>
        </w:rPr>
        <w:t>).</w:t>
      </w:r>
      <w:bookmarkEnd w:id="1618"/>
    </w:p>
    <w:p w14:paraId="772CFDC1" w14:textId="77777777" w:rsidR="00A83A59" w:rsidRDefault="00A83A59" w:rsidP="00A83A59"/>
    <w:p w14:paraId="140FC12A" w14:textId="77777777" w:rsidR="00A83A59" w:rsidRDefault="00A83A59" w:rsidP="00A83A59">
      <w:pPr>
        <w:pStyle w:val="berschrift2"/>
      </w:pPr>
      <w:bookmarkStart w:id="1619" w:name="_Ref458436136"/>
      <w:bookmarkStart w:id="1620" w:name="_Toc516068544"/>
      <w:bookmarkStart w:id="1621" w:name="_Toc79149026"/>
      <w:r>
        <w:t>Proxy Class Modeling</w:t>
      </w:r>
      <w:bookmarkEnd w:id="1619"/>
      <w:bookmarkEnd w:id="1620"/>
      <w:bookmarkEnd w:id="1621"/>
    </w:p>
    <w:p w14:paraId="3B721909" w14:textId="77777777" w:rsidR="00A83A59" w:rsidRDefault="00A83A59" w:rsidP="00A83A59"/>
    <w:p w14:paraId="233751A0" w14:textId="77777777" w:rsidR="008D2A5E" w:rsidRDefault="008D2A5E" w:rsidP="008D2A5E">
      <w:r>
        <w:t xml:space="preserve">There are cases where an attribute or parameter may contain different kinds of classes. This would require an attribute/parameter per kind of class. In order to reduce the number of attributes/parameters it is recommended to define a proxy class and let a single attribute/parameter point to this class. The different kinds of classes </w:t>
      </w:r>
      <w:r w:rsidR="000B7770">
        <w:t>shall</w:t>
      </w:r>
      <w:r>
        <w:t xml:space="preserve"> be inherited from the proxy class.</w:t>
      </w:r>
      <w:r w:rsidR="006366AC" w:rsidRPr="006366AC">
        <w:t xml:space="preserve"> </w:t>
      </w:r>
      <w:r w:rsidR="006366AC">
        <w:t>A</w:t>
      </w:r>
      <w:r w:rsidR="006366AC" w:rsidRPr="006366AC">
        <w:t xml:space="preserve">ll real subclasses inheriting from the abstract superclass (proxy) </w:t>
      </w:r>
      <w:r w:rsidR="000B7770">
        <w:t>shall</w:t>
      </w:r>
      <w:r w:rsidR="006366AC" w:rsidRPr="006366AC">
        <w:t xml:space="preserve"> have the same object key.</w:t>
      </w:r>
    </w:p>
    <w:p w14:paraId="1C433B6C" w14:textId="77777777" w:rsidR="00936631" w:rsidRPr="00DA036B" w:rsidRDefault="00A32DCE" w:rsidP="00936631">
      <w:pPr>
        <w:jc w:val="center"/>
        <w:rPr>
          <w:lang w:val="en-GB"/>
        </w:rPr>
      </w:pPr>
      <w:r>
        <w:rPr>
          <w:noProof/>
          <w:lang w:val="de-DE" w:eastAsia="de-DE"/>
        </w:rPr>
        <w:lastRenderedPageBreak/>
        <w:drawing>
          <wp:inline distT="0" distB="0" distL="0" distR="0" wp14:anchorId="498257E0" wp14:editId="28720B63">
            <wp:extent cx="5943600" cy="3608920"/>
            <wp:effectExtent l="19050" t="0" r="0" b="0"/>
            <wp:docPr id="16"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5"/>
                    <a:srcRect/>
                    <a:stretch>
                      <a:fillRect/>
                    </a:stretch>
                  </pic:blipFill>
                  <pic:spPr bwMode="auto">
                    <a:xfrm>
                      <a:off x="0" y="0"/>
                      <a:ext cx="5943600" cy="3608920"/>
                    </a:xfrm>
                    <a:prstGeom prst="rect">
                      <a:avLst/>
                    </a:prstGeom>
                    <a:noFill/>
                    <a:ln w="9525">
                      <a:noFill/>
                      <a:miter lim="800000"/>
                      <a:headEnd/>
                      <a:tailEnd/>
                    </a:ln>
                  </pic:spPr>
                </pic:pic>
              </a:graphicData>
            </a:graphic>
          </wp:inline>
        </w:drawing>
      </w:r>
    </w:p>
    <w:p w14:paraId="5A4B5EF9" w14:textId="79C22D08" w:rsidR="00936631" w:rsidRDefault="00936631" w:rsidP="00936631">
      <w:pPr>
        <w:pStyle w:val="FigureCaption"/>
      </w:pPr>
      <w:bookmarkStart w:id="1622" w:name="_Toc516068711"/>
      <w:bookmarkStart w:id="1623" w:name="_Toc79149120"/>
      <w:r>
        <w:t xml:space="preserve">Figure </w:t>
      </w:r>
      <w:r w:rsidR="00ED61A2">
        <w:fldChar w:fldCharType="begin"/>
      </w:r>
      <w:r>
        <w:instrText xml:space="preserve"> STYLEREF 1 \s </w:instrText>
      </w:r>
      <w:r w:rsidR="00ED61A2">
        <w:fldChar w:fldCharType="separate"/>
      </w:r>
      <w:r w:rsidR="00355278">
        <w:rPr>
          <w:noProof/>
        </w:rPr>
        <w:t>7</w:t>
      </w:r>
      <w:r w:rsidR="00ED61A2">
        <w:fldChar w:fldCharType="end"/>
      </w:r>
      <w:r>
        <w:t>.</w:t>
      </w:r>
      <w:r w:rsidR="00ED61A2">
        <w:fldChar w:fldCharType="begin"/>
      </w:r>
      <w:r>
        <w:instrText xml:space="preserve"> SEQ Figure \* ARABIC \s 1 </w:instrText>
      </w:r>
      <w:r w:rsidR="00ED61A2">
        <w:fldChar w:fldCharType="separate"/>
      </w:r>
      <w:r w:rsidR="00355278">
        <w:rPr>
          <w:noProof/>
        </w:rPr>
        <w:t>13</w:t>
      </w:r>
      <w:r w:rsidR="00ED61A2">
        <w:fldChar w:fldCharType="end"/>
      </w:r>
      <w:r>
        <w:t xml:space="preserve">: </w:t>
      </w:r>
      <w:r w:rsidR="00947A0E">
        <w:t>Proxy Class Modeling Example</w:t>
      </w:r>
      <w:bookmarkEnd w:id="1622"/>
      <w:bookmarkEnd w:id="1623"/>
    </w:p>
    <w:p w14:paraId="18874DE7" w14:textId="77777777" w:rsidR="00563203" w:rsidRDefault="00563203" w:rsidP="009831CB"/>
    <w:p w14:paraId="2E65C406" w14:textId="77777777" w:rsidR="0010360D" w:rsidRDefault="0010360D" w:rsidP="0010360D">
      <w:pPr>
        <w:pStyle w:val="berschrift2"/>
      </w:pPr>
      <w:bookmarkStart w:id="1624" w:name="_Toc531171351"/>
      <w:bookmarkStart w:id="1625" w:name="_Toc531171352"/>
      <w:bookmarkStart w:id="1626" w:name="_Toc531171353"/>
      <w:bookmarkStart w:id="1627" w:name="_Toc531171354"/>
      <w:bookmarkStart w:id="1628" w:name="_Toc531171355"/>
      <w:bookmarkStart w:id="1629" w:name="_Toc531171356"/>
      <w:bookmarkStart w:id="1630" w:name="_Toc531171357"/>
      <w:bookmarkStart w:id="1631" w:name="_Toc531171358"/>
      <w:bookmarkStart w:id="1632" w:name="_Toc531171359"/>
      <w:bookmarkStart w:id="1633" w:name="_Toc531171360"/>
      <w:bookmarkStart w:id="1634" w:name="_Toc531171361"/>
      <w:bookmarkStart w:id="1635" w:name="_Toc531171362"/>
      <w:bookmarkStart w:id="1636" w:name="_Toc531171363"/>
      <w:bookmarkStart w:id="1637" w:name="_Toc531171364"/>
      <w:bookmarkStart w:id="1638" w:name="_Toc531171365"/>
      <w:bookmarkStart w:id="1639" w:name="_Toc531171366"/>
      <w:bookmarkStart w:id="1640" w:name="_Toc531171367"/>
      <w:bookmarkStart w:id="1641" w:name="_Toc531171368"/>
      <w:bookmarkStart w:id="1642" w:name="_Toc458778333"/>
      <w:bookmarkStart w:id="1643" w:name="_Toc516068546"/>
      <w:bookmarkStart w:id="1644" w:name="_Toc79149027"/>
      <w:bookmarkStart w:id="1645" w:name="_Toc397428437"/>
      <w:bookmarkStart w:id="1646" w:name="_Toc410656497"/>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r>
        <w:t>Diagram Guidelines</w:t>
      </w:r>
      <w:bookmarkEnd w:id="1642"/>
      <w:bookmarkEnd w:id="1643"/>
      <w:bookmarkEnd w:id="1644"/>
    </w:p>
    <w:p w14:paraId="111DE988" w14:textId="77777777" w:rsidR="00AC7995" w:rsidRDefault="00AC7995" w:rsidP="00AC7995">
      <w:pPr>
        <w:pStyle w:val="berschrift3"/>
      </w:pPr>
      <w:bookmarkStart w:id="1647" w:name="_Ref481507558"/>
      <w:bookmarkStart w:id="1648" w:name="_Toc516068547"/>
      <w:bookmarkStart w:id="1649" w:name="_Toc79149028"/>
      <w:bookmarkEnd w:id="1645"/>
      <w:bookmarkEnd w:id="1646"/>
      <w:r>
        <w:t>Generic Diagram Guidelines</w:t>
      </w:r>
      <w:bookmarkEnd w:id="1647"/>
      <w:bookmarkEnd w:id="1648"/>
      <w:bookmarkEnd w:id="1649"/>
    </w:p>
    <w:p w14:paraId="4394C798" w14:textId="77777777" w:rsidR="0054709A" w:rsidRDefault="0054709A" w:rsidP="0054709A">
      <w:r>
        <w:t>Classes and their relationships shall be presented in class diagrams.</w:t>
      </w:r>
    </w:p>
    <w:p w14:paraId="3DB9ED1B" w14:textId="77777777" w:rsidR="00682916" w:rsidRDefault="00682916" w:rsidP="00682916">
      <w:r>
        <w:t>Interfaces and their operations shall be presented in class diagrams.</w:t>
      </w:r>
    </w:p>
    <w:p w14:paraId="20CA0B50" w14:textId="77777777" w:rsidR="00DC3DF9" w:rsidRDefault="00DC3DF9" w:rsidP="00250D0B">
      <w:r>
        <w:t>Only a</w:t>
      </w:r>
      <w:r w:rsidR="00CA5AAD" w:rsidRPr="00CA5AAD">
        <w:t>pplied option</w:t>
      </w:r>
      <w:r w:rsidR="00CA5AAD">
        <w:t>al</w:t>
      </w:r>
      <w:r w:rsidR="00CA5AAD" w:rsidRPr="00CA5AAD">
        <w:t xml:space="preserve"> stereotypes should be made visible in class diagram</w:t>
      </w:r>
      <w:r w:rsidR="00CA5AAD">
        <w:t>s</w:t>
      </w:r>
      <w:r w:rsidR="00CA5AAD" w:rsidRPr="00CA5AAD">
        <w:t>.</w:t>
      </w:r>
    </w:p>
    <w:p w14:paraId="0220C220" w14:textId="77777777" w:rsidR="00CA5AAD" w:rsidRDefault="00DC3DF9" w:rsidP="00250D0B">
      <w:r>
        <w:t>If c</w:t>
      </w:r>
      <w:r w:rsidR="00CA5AAD" w:rsidRPr="00CA5AAD">
        <w:t xml:space="preserve">omplex stereotypes </w:t>
      </w:r>
      <w:r>
        <w:t>need to</w:t>
      </w:r>
      <w:r w:rsidR="00671F02">
        <w:t xml:space="preserve"> be</w:t>
      </w:r>
      <w:r>
        <w:t xml:space="preserve"> </w:t>
      </w:r>
      <w:r w:rsidRPr="00CA5AAD">
        <w:t>made visible in class diagram</w:t>
      </w:r>
      <w:r>
        <w:t>s</w:t>
      </w:r>
      <w:r w:rsidR="00671F02">
        <w:t xml:space="preserve">, then they </w:t>
      </w:r>
      <w:r w:rsidR="00CA5AAD" w:rsidRPr="00CA5AAD">
        <w:t>should be shown in a comment.</w:t>
      </w:r>
    </w:p>
    <w:p w14:paraId="3DC3F2BB" w14:textId="77777777" w:rsidR="00250D0B" w:rsidRDefault="00250D0B" w:rsidP="00250D0B">
      <w:r>
        <w:t>It is recommended to create:</w:t>
      </w:r>
    </w:p>
    <w:p w14:paraId="2143D71D" w14:textId="6655C1DB" w:rsidR="00465AB5" w:rsidRDefault="00250D0B">
      <w:pPr>
        <w:pStyle w:val="Listenabsatz"/>
        <w:numPr>
          <w:ilvl w:val="0"/>
          <w:numId w:val="2"/>
        </w:numPr>
        <w:rPr>
          <w:lang w:eastAsia="de-DE"/>
        </w:rPr>
      </w:pPr>
      <w:r>
        <w:rPr>
          <w:lang w:eastAsia="de-DE"/>
        </w:rPr>
        <w:t>An overview class diagram containing all classes related to a specific management area</w:t>
      </w:r>
      <w:r w:rsidR="0054709A">
        <w:rPr>
          <w:lang w:eastAsia="de-DE"/>
        </w:rPr>
        <w:t>:</w:t>
      </w:r>
      <w:r w:rsidR="0054709A">
        <w:rPr>
          <w:lang w:eastAsia="de-DE"/>
        </w:rPr>
        <w:br/>
        <w:t xml:space="preserve">- </w:t>
      </w:r>
      <w:r>
        <w:rPr>
          <w:lang w:eastAsia="de-DE"/>
        </w:rPr>
        <w:t>The class name compartment should contain the location of the class definition (</w:t>
      </w:r>
      <w:proofErr w:type="gramStart"/>
      <w:r>
        <w:rPr>
          <w:lang w:eastAsia="de-DE"/>
        </w:rPr>
        <w:t>e.g.</w:t>
      </w:r>
      <w:proofErr w:type="gramEnd"/>
      <w:r>
        <w:rPr>
          <w:lang w:eastAsia="de-DE"/>
        </w:rPr>
        <w:t xml:space="preserve"> "Qualified Name")</w:t>
      </w:r>
      <w:r w:rsidR="0054709A">
        <w:rPr>
          <w:lang w:eastAsia="de-DE"/>
        </w:rPr>
        <w:t>.</w:t>
      </w:r>
      <w:r w:rsidR="0054709A">
        <w:rPr>
          <w:lang w:eastAsia="de-DE"/>
        </w:rPr>
        <w:br/>
      </w:r>
      <w:r>
        <w:rPr>
          <w:lang w:eastAsia="de-DE"/>
        </w:rPr>
        <w:t xml:space="preserve">The class attributes should show the "Signature" (see </w:t>
      </w:r>
      <w:r w:rsidR="00E0152F">
        <w:rPr>
          <w:lang w:eastAsia="de-DE"/>
        </w:rPr>
        <w:t>clause</w:t>
      </w:r>
      <w:r>
        <w:rPr>
          <w:lang w:eastAsia="de-DE"/>
        </w:rPr>
        <w:t xml:space="preserve"> 7.3.45 of </w:t>
      </w:r>
      <w:r w:rsidR="00ED61A2">
        <w:rPr>
          <w:lang w:eastAsia="de-DE"/>
        </w:rPr>
        <w:fldChar w:fldCharType="begin"/>
      </w:r>
      <w:r w:rsidR="008F76FF">
        <w:rPr>
          <w:lang w:eastAsia="de-DE"/>
        </w:rPr>
        <w:instrText xml:space="preserve"> REF _Ref397427729 \r \h </w:instrText>
      </w:r>
      <w:r w:rsidR="00ED61A2">
        <w:rPr>
          <w:lang w:eastAsia="de-DE"/>
        </w:rPr>
      </w:r>
      <w:r w:rsidR="00ED61A2">
        <w:rPr>
          <w:lang w:eastAsia="de-DE"/>
        </w:rPr>
        <w:fldChar w:fldCharType="separate"/>
      </w:r>
      <w:r w:rsidR="000E3F29">
        <w:rPr>
          <w:lang w:eastAsia="de-DE"/>
        </w:rPr>
        <w:t>[2]</w:t>
      </w:r>
      <w:r w:rsidR="00ED61A2">
        <w:rPr>
          <w:lang w:eastAsia="de-DE"/>
        </w:rPr>
        <w:fldChar w:fldCharType="end"/>
      </w:r>
      <w:r>
        <w:rPr>
          <w:lang w:eastAsia="de-DE"/>
        </w:rPr>
        <w:t xml:space="preserve"> for the signature definition)</w:t>
      </w:r>
      <w:r w:rsidR="0054709A">
        <w:rPr>
          <w:lang w:eastAsia="de-DE"/>
        </w:rPr>
        <w:t>.</w:t>
      </w:r>
    </w:p>
    <w:p w14:paraId="1927402C" w14:textId="77777777" w:rsidR="00465AB5" w:rsidRDefault="00250D0B">
      <w:pPr>
        <w:pStyle w:val="Listenabsatz"/>
        <w:numPr>
          <w:ilvl w:val="0"/>
          <w:numId w:val="2"/>
        </w:numPr>
        <w:rPr>
          <w:lang w:eastAsia="de-DE"/>
        </w:rPr>
      </w:pPr>
      <w:r>
        <w:rPr>
          <w:lang w:eastAsia="de-DE"/>
        </w:rPr>
        <w:t>A class diagram containing the user defined data types (Type Definitions Diagram)</w:t>
      </w:r>
      <w:r w:rsidR="0054709A">
        <w:rPr>
          <w:lang w:eastAsia="de-DE"/>
        </w:rPr>
        <w:t>.</w:t>
      </w:r>
    </w:p>
    <w:p w14:paraId="11D59CFF" w14:textId="77777777" w:rsidR="00465AB5" w:rsidRDefault="00250D0B">
      <w:pPr>
        <w:pStyle w:val="Listenabsatz"/>
        <w:numPr>
          <w:ilvl w:val="0"/>
          <w:numId w:val="2"/>
        </w:numPr>
        <w:rPr>
          <w:lang w:eastAsia="de-DE"/>
        </w:rPr>
      </w:pPr>
      <w:r>
        <w:rPr>
          <w:lang w:eastAsia="de-DE"/>
        </w:rPr>
        <w:t>Additional class diagrams to show specific parts of the specification in detail</w:t>
      </w:r>
      <w:r w:rsidR="00682916">
        <w:rPr>
          <w:lang w:eastAsia="de-DE"/>
        </w:rPr>
        <w:t>.</w:t>
      </w:r>
    </w:p>
    <w:p w14:paraId="4AF4A147" w14:textId="77777777" w:rsidR="00465AB5" w:rsidRDefault="00250D0B">
      <w:pPr>
        <w:pStyle w:val="Listenabsatz"/>
        <w:numPr>
          <w:ilvl w:val="0"/>
          <w:numId w:val="2"/>
        </w:numPr>
        <w:rPr>
          <w:lang w:eastAsia="de-DE"/>
        </w:rPr>
      </w:pPr>
      <w:r>
        <w:rPr>
          <w:lang w:eastAsia="de-DE"/>
        </w:rPr>
        <w:t>State diagrams for complex state attributes.</w:t>
      </w:r>
    </w:p>
    <w:p w14:paraId="25DBF4F0" w14:textId="77777777" w:rsidR="00465AB5" w:rsidRDefault="00682916">
      <w:pPr>
        <w:pStyle w:val="Listenabsatz"/>
        <w:numPr>
          <w:ilvl w:val="0"/>
          <w:numId w:val="2"/>
        </w:numPr>
        <w:rPr>
          <w:lang w:eastAsia="de-DE"/>
        </w:rPr>
      </w:pPr>
      <w:r>
        <w:rPr>
          <w:lang w:eastAsia="de-DE"/>
        </w:rPr>
        <w:t>State transition diagrams f</w:t>
      </w:r>
      <w:r w:rsidR="0054709A">
        <w:rPr>
          <w:lang w:eastAsia="de-DE"/>
        </w:rPr>
        <w:t>or attributes with defined value transitions</w:t>
      </w:r>
      <w:r>
        <w:rPr>
          <w:lang w:eastAsia="de-DE"/>
        </w:rPr>
        <w:t>.</w:t>
      </w:r>
    </w:p>
    <w:p w14:paraId="0250745B" w14:textId="77777777" w:rsidR="00465AB5" w:rsidRDefault="00682916">
      <w:pPr>
        <w:pStyle w:val="Listenabsatz"/>
        <w:numPr>
          <w:ilvl w:val="0"/>
          <w:numId w:val="2"/>
        </w:numPr>
        <w:rPr>
          <w:lang w:eastAsia="de-DE"/>
        </w:rPr>
      </w:pPr>
      <w:r>
        <w:rPr>
          <w:lang w:eastAsia="de-DE"/>
        </w:rPr>
        <w:lastRenderedPageBreak/>
        <w:t>Activity diagrams f</w:t>
      </w:r>
      <w:r w:rsidR="0054709A">
        <w:rPr>
          <w:lang w:eastAsia="de-DE"/>
        </w:rPr>
        <w:t>or operations with high complexity.</w:t>
      </w:r>
    </w:p>
    <w:p w14:paraId="638C8060" w14:textId="77777777" w:rsidR="003E1E1F" w:rsidRPr="009831CB" w:rsidRDefault="003E1E1F" w:rsidP="003E1E1F"/>
    <w:p w14:paraId="2025E15C" w14:textId="77777777" w:rsidR="0010360D" w:rsidRDefault="0010360D" w:rsidP="0010360D">
      <w:pPr>
        <w:pStyle w:val="berschrift3"/>
      </w:pPr>
      <w:bookmarkStart w:id="1650" w:name="_Toc458778334"/>
      <w:bookmarkStart w:id="1651" w:name="_Toc516068548"/>
      <w:bookmarkStart w:id="1652" w:name="_Toc79149029"/>
      <w:bookmarkStart w:id="1653" w:name="_Ref447631498"/>
      <w:r>
        <w:t>Using Colors</w:t>
      </w:r>
      <w:bookmarkEnd w:id="1650"/>
      <w:bookmarkEnd w:id="1651"/>
      <w:bookmarkEnd w:id="1652"/>
    </w:p>
    <w:bookmarkEnd w:id="1653"/>
    <w:p w14:paraId="75B8C55D" w14:textId="03B9E60A" w:rsidR="00BA5859" w:rsidRPr="009E05D2" w:rsidRDefault="00BA5859" w:rsidP="00BA5859">
      <w:r w:rsidRPr="009E05D2">
        <w:t xml:space="preserve">Using colors for the model artifacts has the benefit of distinguishing the types of the artifacts. </w:t>
      </w:r>
      <w:bookmarkStart w:id="1654" w:name="_Hlk519779057"/>
      <w:r w:rsidRPr="009E05D2">
        <w:t xml:space="preserve">For example, color the artifacts that are imported from </w:t>
      </w:r>
      <w:r w:rsidR="00F377A7" w:rsidRPr="009E05D2">
        <w:t>other</w:t>
      </w:r>
      <w:r w:rsidRPr="009E05D2">
        <w:t xml:space="preserve"> models</w:t>
      </w:r>
      <w:r w:rsidR="00CD64C0" w:rsidRPr="009E05D2">
        <w:t xml:space="preserve"> or which are new in this release</w:t>
      </w:r>
      <w:r w:rsidRPr="009E05D2">
        <w:t>.</w:t>
      </w:r>
      <w:bookmarkEnd w:id="1654"/>
    </w:p>
    <w:p w14:paraId="1C6412C3" w14:textId="77777777" w:rsidR="004B3E3F" w:rsidRDefault="004B3E3F" w:rsidP="004B3E3F">
      <w:pPr>
        <w:pStyle w:val="berschrift3"/>
      </w:pPr>
      <w:bookmarkStart w:id="1655" w:name="_Ref447631584"/>
      <w:bookmarkStart w:id="1656" w:name="_Toc516068549"/>
      <w:bookmarkStart w:id="1657" w:name="_Toc79149030"/>
      <w:r>
        <w:t>Style Sheets</w:t>
      </w:r>
      <w:bookmarkEnd w:id="1655"/>
      <w:bookmarkEnd w:id="1656"/>
      <w:bookmarkEnd w:id="1657"/>
    </w:p>
    <w:p w14:paraId="463092CA" w14:textId="77777777" w:rsidR="008D2A5E" w:rsidRDefault="00315762" w:rsidP="008D2A5E">
      <w:r>
        <w:t xml:space="preserve">The graphic depiction of the class diagrams can be </w:t>
      </w:r>
      <w:r w:rsidR="00172279">
        <w:t>aligned using style sheets. These guidelines define the following constraints:</w:t>
      </w:r>
    </w:p>
    <w:p w14:paraId="01A2D337" w14:textId="77777777" w:rsidR="00BB7345" w:rsidRDefault="00BB7345" w:rsidP="001371E5">
      <w:pPr>
        <w:pStyle w:val="Listenabsatz"/>
        <w:numPr>
          <w:ilvl w:val="0"/>
          <w:numId w:val="13"/>
        </w:numPr>
      </w:pPr>
      <w:r w:rsidRPr="00516379">
        <w:t>Every papyrus project should package and auto-apply the stylesheets used by that project</w:t>
      </w:r>
      <w:r>
        <w:t xml:space="preserve">. </w:t>
      </w:r>
    </w:p>
    <w:p w14:paraId="5E8D942F" w14:textId="77777777" w:rsidR="00BB7345" w:rsidRDefault="00BB7345" w:rsidP="001371E5">
      <w:pPr>
        <w:pStyle w:val="Listenabsatz"/>
        <w:numPr>
          <w:ilvl w:val="0"/>
          <w:numId w:val="13"/>
        </w:numPr>
      </w:pPr>
      <w:r>
        <w:t>When transferring diagrams between projects, turn off auto-resizing of class boxes.</w:t>
      </w:r>
    </w:p>
    <w:p w14:paraId="43D29B76" w14:textId="6BAFD872" w:rsidR="00BB7345" w:rsidRDefault="00BB7345" w:rsidP="001371E5">
      <w:pPr>
        <w:pStyle w:val="Listenabsatz"/>
        <w:numPr>
          <w:ilvl w:val="0"/>
          <w:numId w:val="13"/>
        </w:numPr>
      </w:pPr>
      <w:r>
        <w:t>It is not appropriate to create a universal stylesheet.</w:t>
      </w:r>
    </w:p>
    <w:p w14:paraId="7CBAE568" w14:textId="277B6494" w:rsidR="004E5AE2" w:rsidRDefault="004E5AE2" w:rsidP="001371E5">
      <w:pPr>
        <w:pStyle w:val="Listenabsatz"/>
        <w:numPr>
          <w:ilvl w:val="0"/>
          <w:numId w:val="13"/>
        </w:numPr>
      </w:pPr>
      <w:r>
        <w:t xml:space="preserve">Mandatory stereotypes (e.g., </w:t>
      </w:r>
      <w:r w:rsidRPr="004E5AE2">
        <w:rPr>
          <w:rFonts w:cs="Times New Roman"/>
        </w:rPr>
        <w:t>«</w:t>
      </w:r>
      <w:r>
        <w:t>OpenInterfaceModelClass</w:t>
      </w:r>
      <w:r w:rsidRPr="004E5AE2">
        <w:rPr>
          <w:rFonts w:cs="Times New Roman"/>
        </w:rPr>
        <w:t>», «</w:t>
      </w:r>
      <w:r w:rsidRPr="007E5A4B">
        <w:t>OpenModel</w:t>
      </w:r>
      <w:r>
        <w:t>Class</w:t>
      </w:r>
      <w:r w:rsidRPr="004E5AE2">
        <w:rPr>
          <w:rFonts w:cs="Times New Roman"/>
        </w:rPr>
        <w:t>», «</w:t>
      </w:r>
      <w:r w:rsidRPr="00AC3F52">
        <w:t>OpenModelAttribute</w:t>
      </w:r>
      <w:r w:rsidRPr="004E5AE2">
        <w:rPr>
          <w:rFonts w:cs="Times New Roman"/>
        </w:rPr>
        <w:t>», …</w:t>
      </w:r>
      <w:r>
        <w:t>) should not be shown.</w:t>
      </w:r>
      <w:r>
        <w:br/>
        <w:t xml:space="preserve">Note: </w:t>
      </w:r>
      <w:r w:rsidR="00BC1B1B">
        <w:t>S</w:t>
      </w:r>
      <w:r>
        <w:t xml:space="preserve">tereotypes </w:t>
      </w:r>
      <w:r w:rsidR="00BC1B1B">
        <w:t xml:space="preserve">which are specifically added – </w:t>
      </w:r>
      <w:r>
        <w:t xml:space="preserve">like e.g., </w:t>
      </w:r>
      <w:r w:rsidRPr="004E5AE2">
        <w:rPr>
          <w:rFonts w:cs="Times New Roman"/>
        </w:rPr>
        <w:t>«</w:t>
      </w:r>
      <w:r>
        <w:t>RootElement</w:t>
      </w:r>
      <w:r w:rsidRPr="004E5AE2">
        <w:rPr>
          <w:rFonts w:cs="Times New Roman"/>
        </w:rPr>
        <w:t>»</w:t>
      </w:r>
      <w:r>
        <w:t xml:space="preserve"> </w:t>
      </w:r>
      <w:r w:rsidR="00BC1B1B">
        <w:t xml:space="preserve">– </w:t>
      </w:r>
      <w:r>
        <w:t>must be explicitly shown in the object class structure.</w:t>
      </w:r>
      <w:r>
        <w:br/>
      </w:r>
      <w:ins w:id="1658" w:author="Bernd Zeuner [2]" w:date="2022-11-25T09:05:00Z">
        <w:r w:rsidR="00B13865" w:rsidRPr="00B13865">
          <w:rPr>
            <w:noProof/>
          </w:rPr>
          <w:drawing>
            <wp:inline distT="0" distB="0" distL="0" distR="0" wp14:anchorId="3C52B9AC" wp14:editId="4CA9C1C4">
              <wp:extent cx="1839068" cy="1696136"/>
              <wp:effectExtent l="0" t="0" r="8890" b="0"/>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839068" cy="1696136"/>
                      </a:xfrm>
                      <a:prstGeom prst="rect">
                        <a:avLst/>
                      </a:prstGeom>
                    </pic:spPr>
                  </pic:pic>
                </a:graphicData>
              </a:graphic>
            </wp:inline>
          </w:drawing>
        </w:r>
      </w:ins>
      <w:del w:id="1659" w:author="Bernd Zeuner [2]" w:date="2022-11-25T09:06:00Z">
        <w:r w:rsidDel="00B13865">
          <w:rPr>
            <w:noProof/>
            <w:lang w:val="de-DE" w:eastAsia="de-DE"/>
          </w:rPr>
          <w:drawing>
            <wp:inline distT="0" distB="0" distL="0" distR="0" wp14:anchorId="28FFCDBB" wp14:editId="43CE5C94">
              <wp:extent cx="1828800" cy="723900"/>
              <wp:effectExtent l="19050" t="0" r="0" b="0"/>
              <wp:docPr id="30"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7"/>
                      <a:srcRect/>
                      <a:stretch>
                        <a:fillRect/>
                      </a:stretch>
                    </pic:blipFill>
                    <pic:spPr bwMode="auto">
                      <a:xfrm>
                        <a:off x="0" y="0"/>
                        <a:ext cx="1828800" cy="723900"/>
                      </a:xfrm>
                      <a:prstGeom prst="rect">
                        <a:avLst/>
                      </a:prstGeom>
                      <a:noFill/>
                      <a:ln w="9525">
                        <a:noFill/>
                        <a:miter lim="800000"/>
                        <a:headEnd/>
                        <a:tailEnd/>
                      </a:ln>
                    </pic:spPr>
                  </pic:pic>
                </a:graphicData>
              </a:graphic>
            </wp:inline>
          </w:drawing>
        </w:r>
      </w:del>
    </w:p>
    <w:p w14:paraId="507C21F4" w14:textId="78EB5C64" w:rsidR="005C5D4A" w:rsidRDefault="008D2A5E" w:rsidP="001371E5">
      <w:pPr>
        <w:pStyle w:val="Listenabsatz"/>
        <w:numPr>
          <w:ilvl w:val="0"/>
          <w:numId w:val="13"/>
        </w:numPr>
      </w:pPr>
      <w:r>
        <w:t>Classes</w:t>
      </w:r>
      <w:r w:rsidR="00710670">
        <w:t xml:space="preserve"> should not show the </w:t>
      </w:r>
      <w:r w:rsidR="004B3E3F">
        <w:t>"nestedclassifiers"</w:t>
      </w:r>
      <w:r w:rsidR="00710670">
        <w:t xml:space="preserve"> and </w:t>
      </w:r>
      <w:r w:rsidR="004B3E3F">
        <w:t>"operations"</w:t>
      </w:r>
      <w:r w:rsidR="00710670">
        <w:t xml:space="preserve"> compartments.</w:t>
      </w:r>
    </w:p>
    <w:p w14:paraId="02FDC9EC" w14:textId="468DC41D" w:rsidR="00441407" w:rsidRPr="00441407" w:rsidRDefault="00441407" w:rsidP="001371E5">
      <w:pPr>
        <w:pStyle w:val="Listenabsatz"/>
        <w:numPr>
          <w:ilvl w:val="0"/>
          <w:numId w:val="13"/>
        </w:numPr>
      </w:pPr>
      <w:r>
        <w:t>Interfaces</w:t>
      </w:r>
      <w:r w:rsidRPr="00441407">
        <w:t xml:space="preserve"> should not show the "nestedclassifiers" and "</w:t>
      </w:r>
      <w:r>
        <w:t>attributes</w:t>
      </w:r>
      <w:r w:rsidRPr="00441407">
        <w:t>" compartments.</w:t>
      </w:r>
    </w:p>
    <w:p w14:paraId="4798E03C" w14:textId="77777777" w:rsidR="005C5D4A" w:rsidRDefault="00710670" w:rsidP="001371E5">
      <w:pPr>
        <w:pStyle w:val="Listenabsatz"/>
        <w:numPr>
          <w:ilvl w:val="0"/>
          <w:numId w:val="13"/>
        </w:numPr>
      </w:pPr>
      <w:r>
        <w:t>Data Types should not show the "operations" compartment.</w:t>
      </w:r>
    </w:p>
    <w:p w14:paraId="287FF603" w14:textId="3A6A8CB8" w:rsidR="004E5AE2" w:rsidRDefault="004E5AE2" w:rsidP="001371E5">
      <w:pPr>
        <w:pStyle w:val="Listenabsatz"/>
        <w:numPr>
          <w:ilvl w:val="0"/>
          <w:numId w:val="13"/>
        </w:numPr>
      </w:pPr>
      <w:r>
        <w:t xml:space="preserve">Primitive Types </w:t>
      </w:r>
      <w:r w:rsidRPr="00441407">
        <w:t xml:space="preserve">should not show </w:t>
      </w:r>
      <w:r>
        <w:t xml:space="preserve">any </w:t>
      </w:r>
      <w:r w:rsidRPr="00441407">
        <w:t>compartments.</w:t>
      </w:r>
    </w:p>
    <w:p w14:paraId="4EDF2E0B" w14:textId="4F3111AD" w:rsidR="005C5D4A" w:rsidRDefault="00710670" w:rsidP="001371E5">
      <w:pPr>
        <w:pStyle w:val="Listenabsatz"/>
        <w:numPr>
          <w:ilvl w:val="0"/>
          <w:numId w:val="13"/>
        </w:numPr>
      </w:pPr>
      <w:r>
        <w:t xml:space="preserve">Attributes should </w:t>
      </w:r>
      <w:r w:rsidR="00AC3F52">
        <w:t xml:space="preserve">only </w:t>
      </w:r>
      <w:r>
        <w:t xml:space="preserve">show </w:t>
      </w:r>
      <w:r w:rsidRPr="00710670">
        <w:t>name</w:t>
      </w:r>
      <w:r>
        <w:t>,</w:t>
      </w:r>
      <w:r w:rsidRPr="00710670">
        <w:t xml:space="preserve"> type</w:t>
      </w:r>
      <w:r>
        <w:t>,</w:t>
      </w:r>
      <w:r w:rsidRPr="00710670">
        <w:t xml:space="preserve"> multiplicity</w:t>
      </w:r>
      <w:r>
        <w:t xml:space="preserve"> and</w:t>
      </w:r>
      <w:r w:rsidRPr="00710670">
        <w:t xml:space="preserve"> defaultValue</w:t>
      </w:r>
      <w:r>
        <w:t>.</w:t>
      </w:r>
    </w:p>
    <w:p w14:paraId="62F64A70" w14:textId="77777777" w:rsidR="005C5D4A" w:rsidRDefault="00AC3F52" w:rsidP="001371E5">
      <w:pPr>
        <w:pStyle w:val="Listenabsatz"/>
        <w:numPr>
          <w:ilvl w:val="0"/>
          <w:numId w:val="13"/>
        </w:numPr>
      </w:pPr>
      <w:r>
        <w:t>Attributes should not show the stereotype</w:t>
      </w:r>
      <w:r w:rsidR="00C60213">
        <w:t>s</w:t>
      </w:r>
      <w:r>
        <w:t xml:space="preserve"> </w:t>
      </w:r>
      <w:r w:rsidR="00BF54D5">
        <w:rPr>
          <w:rFonts w:cs="Times New Roman"/>
        </w:rPr>
        <w:t>«</w:t>
      </w:r>
      <w:r w:rsidRPr="00AC3F52">
        <w:t>OpenModelAttribute</w:t>
      </w:r>
      <w:r w:rsidR="00BF54D5">
        <w:rPr>
          <w:rFonts w:cs="Times New Roman"/>
        </w:rPr>
        <w:t>»</w:t>
      </w:r>
      <w:r w:rsidR="00C60213" w:rsidRPr="00C60213">
        <w:t xml:space="preserve"> </w:t>
      </w:r>
      <w:r w:rsidR="00C60213">
        <w:t xml:space="preserve">and </w:t>
      </w:r>
      <w:r w:rsidR="00C60213">
        <w:rPr>
          <w:rFonts w:cs="Times New Roman"/>
        </w:rPr>
        <w:t>«</w:t>
      </w:r>
      <w:r w:rsidR="00C60213">
        <w:t>OpenInterfaceModelAttribute</w:t>
      </w:r>
      <w:r w:rsidR="00C60213">
        <w:rPr>
          <w:rFonts w:cs="Times New Roman"/>
        </w:rPr>
        <w:t>»</w:t>
      </w:r>
      <w:r>
        <w:t>.</w:t>
      </w:r>
    </w:p>
    <w:p w14:paraId="6B2114F5" w14:textId="2BA36A1C" w:rsidR="009E1D07" w:rsidRDefault="001313A5" w:rsidP="000768A1">
      <w:r>
        <w:t>The modeling projects can create additional style sheets if required.</w:t>
      </w:r>
    </w:p>
    <w:p w14:paraId="1D92A0DA" w14:textId="3CA6EEB9" w:rsidR="004B3E3F" w:rsidRDefault="00AC3F52" w:rsidP="000768A1">
      <w:r>
        <w:t xml:space="preserve">The </w:t>
      </w:r>
      <w:r w:rsidR="00DA5BCC">
        <w:t xml:space="preserve">use of </w:t>
      </w:r>
      <w:r w:rsidR="00E24E26">
        <w:t xml:space="preserve">the </w:t>
      </w:r>
      <w:r w:rsidR="00E24E26" w:rsidRPr="00E24E26">
        <w:t>ClassDiagramStyleSheet</w:t>
      </w:r>
      <w:r w:rsidR="00DA5BCC">
        <w:t>.css</w:t>
      </w:r>
      <w:r>
        <w:t xml:space="preserve"> style sheet </w:t>
      </w:r>
      <w:r w:rsidR="005B7553">
        <w:t>implements</w:t>
      </w:r>
      <w:r>
        <w:t xml:space="preserve"> these requirements:</w:t>
      </w:r>
      <w:r>
        <w:br/>
      </w:r>
      <w:r w:rsidR="00AF333E">
        <w:object w:dxaOrig="2730" w:dyaOrig="810" w14:anchorId="4CC1D8D3">
          <v:shape id="_x0000_i1031" type="#_x0000_t75" style="width:136.5pt;height:39.75pt" o:ole="">
            <v:imagedata r:id="rId188" o:title=""/>
          </v:shape>
          <o:OLEObject Type="Embed" ProgID="Package" ShapeID="_x0000_i1031" DrawAspect="Content" ObjectID="_1754475797" r:id="rId189"/>
        </w:object>
      </w:r>
    </w:p>
    <w:p w14:paraId="1D318FD5" w14:textId="02FAD3CA" w:rsidR="002F1FA0" w:rsidRDefault="00B03229" w:rsidP="002F1FA0">
      <w:r w:rsidRPr="00B35F88">
        <w:t xml:space="preserve">The latest version of the style sheet can be downloaded from </w:t>
      </w:r>
      <w:r w:rsidR="0047259A" w:rsidRPr="00A462BA">
        <w:t>here</w:t>
      </w:r>
      <w:r w:rsidRPr="00B35F88">
        <w:t>:</w:t>
      </w:r>
      <w:r w:rsidRPr="00B35F88">
        <w:br/>
      </w:r>
      <w:hyperlink r:id="rId190" w:history="1">
        <w:r w:rsidR="004B3F72" w:rsidRPr="00933C52">
          <w:rPr>
            <w:rStyle w:val="Hyperlink"/>
          </w:rPr>
          <w:t>https://github.com/OpenNetworkingFoundation/EAGLE-Open-Model-Profile-and-Tools/tree/ToolChain/UmlProfiles</w:t>
        </w:r>
      </w:hyperlink>
    </w:p>
    <w:p w14:paraId="1167A08B" w14:textId="77777777" w:rsidR="00DC61DA" w:rsidRDefault="00DC61DA" w:rsidP="00DC61DA">
      <w:pPr>
        <w:pStyle w:val="berschrift1"/>
      </w:pPr>
      <w:bookmarkStart w:id="1660" w:name="_Toc516068550"/>
      <w:bookmarkStart w:id="1661" w:name="_Toc79149031"/>
      <w:r>
        <w:lastRenderedPageBreak/>
        <w:t>Main Changes between Releases</w:t>
      </w:r>
      <w:bookmarkEnd w:id="1660"/>
      <w:bookmarkEnd w:id="1661"/>
    </w:p>
    <w:p w14:paraId="4F86B6E2" w14:textId="77777777" w:rsidR="00DC61DA" w:rsidRPr="009B3F43" w:rsidRDefault="00DC61DA" w:rsidP="00DC61DA"/>
    <w:p w14:paraId="7E22D364" w14:textId="77777777" w:rsidR="003B58AA" w:rsidRDefault="00DC61DA">
      <w:pPr>
        <w:pStyle w:val="berschrift2"/>
      </w:pPr>
      <w:bookmarkStart w:id="1662" w:name="_Toc516068551"/>
      <w:bookmarkStart w:id="1663" w:name="_Ref520985389"/>
      <w:bookmarkStart w:id="1664" w:name="_Toc79149032"/>
      <w:r w:rsidRPr="00DC61DA">
        <w:t>Summary of main changes between version 1.0 and 1.1</w:t>
      </w:r>
      <w:bookmarkEnd w:id="1662"/>
      <w:bookmarkEnd w:id="1663"/>
      <w:bookmarkEnd w:id="1664"/>
    </w:p>
    <w:p w14:paraId="1914949F" w14:textId="77777777" w:rsidR="00DC61DA" w:rsidRDefault="00DC61DA" w:rsidP="00DC61DA">
      <w:r>
        <w:t>The following guidelines have been added:</w:t>
      </w:r>
    </w:p>
    <w:p w14:paraId="459663D0" w14:textId="77777777" w:rsidR="00DC61DA" w:rsidRDefault="00DC61DA" w:rsidP="00DC61DA">
      <w:pPr>
        <w:pStyle w:val="Listenabsatz"/>
        <w:numPr>
          <w:ilvl w:val="0"/>
          <w:numId w:val="2"/>
        </w:numPr>
        <w:rPr>
          <w:lang w:eastAsia="de-DE"/>
        </w:rPr>
      </w:pPr>
      <w:r>
        <w:rPr>
          <w:lang w:eastAsia="de-DE"/>
        </w:rPr>
        <w:t>isAtomic property on operations</w:t>
      </w:r>
    </w:p>
    <w:p w14:paraId="35800A6A" w14:textId="77777777" w:rsidR="00DC61DA" w:rsidRDefault="00DC61DA" w:rsidP="00DC61DA">
      <w:pPr>
        <w:pStyle w:val="Listenabsatz"/>
        <w:numPr>
          <w:ilvl w:val="0"/>
          <w:numId w:val="2"/>
        </w:numPr>
        <w:rPr>
          <w:lang w:eastAsia="de-DE"/>
        </w:rPr>
      </w:pPr>
      <w:r>
        <w:rPr>
          <w:lang w:eastAsia="de-DE"/>
        </w:rPr>
        <w:t>«OpenModelNotification» stereotype</w:t>
      </w:r>
    </w:p>
    <w:p w14:paraId="0C1C54E9" w14:textId="77777777" w:rsidR="00DC61DA" w:rsidRDefault="00DC61DA" w:rsidP="00DC61DA">
      <w:pPr>
        <w:pStyle w:val="Listenabsatz"/>
        <w:numPr>
          <w:ilvl w:val="0"/>
          <w:numId w:val="2"/>
        </w:numPr>
        <w:rPr>
          <w:lang w:eastAsia="de-DE"/>
        </w:rPr>
      </w:pPr>
      <w:r>
        <w:rPr>
          <w:lang w:eastAsia="de-DE"/>
        </w:rPr>
        <w:t>realization association along with the «PruneAndRefactor» stereotype</w:t>
      </w:r>
    </w:p>
    <w:p w14:paraId="35F21E4D" w14:textId="77777777" w:rsidR="00DC61DA" w:rsidRDefault="00DC61DA" w:rsidP="00DC61DA">
      <w:pPr>
        <w:pStyle w:val="Listenabsatz"/>
        <w:numPr>
          <w:ilvl w:val="0"/>
          <w:numId w:val="2"/>
        </w:numPr>
        <w:rPr>
          <w:lang w:eastAsia="de-DE"/>
        </w:rPr>
      </w:pPr>
      <w:r>
        <w:rPr>
          <w:lang w:eastAsia="de-DE"/>
        </w:rPr>
        <w:t>«Deprecated» lifecycle stereotype.</w:t>
      </w:r>
    </w:p>
    <w:p w14:paraId="24813788" w14:textId="77777777" w:rsidR="00DC61DA" w:rsidRDefault="00DC61DA" w:rsidP="00DC61DA">
      <w:r>
        <w:t>The requirement to use “Ref” and “List” in attribute/parameter/role names has been deprecated since the “Ref” property is already defined by the «PassedByReference» property and the “List” property is already defined by the multiplicity property.</w:t>
      </w:r>
    </w:p>
    <w:p w14:paraId="0C3C21CB" w14:textId="77777777" w:rsidR="00DC61DA" w:rsidRDefault="00DC61DA" w:rsidP="00DC61DA">
      <w:r>
        <w:t>The Guidelines are no longer ONF dependent; i.e, they can now be used as is by other SDOs.</w:t>
      </w:r>
    </w:p>
    <w:p w14:paraId="79E923DC" w14:textId="77777777" w:rsidR="003B58AA" w:rsidRDefault="00DC61DA">
      <w:pPr>
        <w:pStyle w:val="berschrift2"/>
      </w:pPr>
      <w:bookmarkStart w:id="1665" w:name="_Toc516068552"/>
      <w:bookmarkStart w:id="1666" w:name="_Ref520985396"/>
      <w:bookmarkStart w:id="1667" w:name="_Toc79149033"/>
      <w:r w:rsidRPr="00DC61DA">
        <w:t>Summary of main changes between version 1.1 and 1.2</w:t>
      </w:r>
      <w:bookmarkEnd w:id="1665"/>
      <w:bookmarkEnd w:id="1666"/>
      <w:bookmarkEnd w:id="1667"/>
    </w:p>
    <w:p w14:paraId="0011BB31" w14:textId="77777777" w:rsidR="00DC61DA" w:rsidRDefault="00DC61DA" w:rsidP="00DC61DA">
      <w:pPr>
        <w:pStyle w:val="Listenabsatz"/>
        <w:numPr>
          <w:ilvl w:val="0"/>
          <w:numId w:val="2"/>
        </w:numPr>
        <w:rPr>
          <w:lang w:eastAsia="de-DE"/>
        </w:rPr>
      </w:pPr>
      <w:r w:rsidRPr="00D35EA9">
        <w:rPr>
          <w:lang w:eastAsia="de-DE"/>
        </w:rPr>
        <w:t>Document moved to Open Source SDN</w:t>
      </w:r>
    </w:p>
    <w:p w14:paraId="4346FB7A" w14:textId="77777777" w:rsidR="00DC61DA" w:rsidRDefault="00DC61DA" w:rsidP="00DC61DA">
      <w:pPr>
        <w:pStyle w:val="Listenabsatz"/>
        <w:numPr>
          <w:ilvl w:val="0"/>
          <w:numId w:val="2"/>
        </w:numPr>
        <w:rPr>
          <w:lang w:eastAsia="de-DE"/>
        </w:rPr>
      </w:pPr>
      <w:r w:rsidRPr="00D32FC4">
        <w:rPr>
          <w:lang w:eastAsia="de-DE"/>
        </w:rPr>
        <w:t>Using UML Version 2.5 as basis.</w:t>
      </w:r>
    </w:p>
    <w:p w14:paraId="152A4566" w14:textId="77777777" w:rsidR="00DC61DA" w:rsidRDefault="00DC61DA" w:rsidP="00DC61DA">
      <w:pPr>
        <w:pStyle w:val="Listenabsatz"/>
        <w:numPr>
          <w:ilvl w:val="0"/>
          <w:numId w:val="2"/>
        </w:numPr>
        <w:rPr>
          <w:lang w:eastAsia="de-DE"/>
        </w:rPr>
      </w:pPr>
      <w:r>
        <w:rPr>
          <w:lang w:eastAsia="de-DE"/>
        </w:rPr>
        <w:t>Further properties added to OpenModelAttribute stereotype:</w:t>
      </w:r>
    </w:p>
    <w:p w14:paraId="11B52583" w14:textId="77777777" w:rsidR="00DC61DA" w:rsidRDefault="00DC61DA" w:rsidP="00DC61DA">
      <w:pPr>
        <w:pStyle w:val="Listenabsatz"/>
        <w:numPr>
          <w:ilvl w:val="1"/>
          <w:numId w:val="2"/>
        </w:numPr>
        <w:rPr>
          <w:lang w:eastAsia="de-DE"/>
        </w:rPr>
      </w:pPr>
      <w:r w:rsidRPr="00BD6399">
        <w:rPr>
          <w:lang w:eastAsia="de-DE"/>
        </w:rPr>
        <w:t>partOfObjectKey</w:t>
      </w:r>
    </w:p>
    <w:p w14:paraId="6D6CC2B1" w14:textId="77777777" w:rsidR="00DC61DA" w:rsidRDefault="00DC61DA" w:rsidP="00DC61DA">
      <w:pPr>
        <w:pStyle w:val="Listenabsatz"/>
        <w:numPr>
          <w:ilvl w:val="1"/>
          <w:numId w:val="2"/>
        </w:numPr>
        <w:rPr>
          <w:lang w:eastAsia="de-DE"/>
        </w:rPr>
      </w:pPr>
      <w:r w:rsidRPr="00BD6399">
        <w:rPr>
          <w:lang w:eastAsia="de-DE"/>
        </w:rPr>
        <w:t>bitLength</w:t>
      </w:r>
    </w:p>
    <w:p w14:paraId="0075F1AC" w14:textId="77777777" w:rsidR="00DC61DA" w:rsidRDefault="00DC61DA" w:rsidP="00DC61DA">
      <w:pPr>
        <w:pStyle w:val="Listenabsatz"/>
        <w:numPr>
          <w:ilvl w:val="1"/>
          <w:numId w:val="2"/>
        </w:numPr>
        <w:rPr>
          <w:lang w:eastAsia="de-DE"/>
        </w:rPr>
      </w:pPr>
      <w:r w:rsidRPr="00BD6399">
        <w:rPr>
          <w:lang w:eastAsia="de-DE"/>
        </w:rPr>
        <w:t>unsigned</w:t>
      </w:r>
    </w:p>
    <w:p w14:paraId="47C50037" w14:textId="77777777" w:rsidR="00DC61DA" w:rsidRDefault="00DC61DA" w:rsidP="00DC61DA">
      <w:pPr>
        <w:pStyle w:val="Listenabsatz"/>
        <w:numPr>
          <w:ilvl w:val="1"/>
          <w:numId w:val="2"/>
        </w:numPr>
        <w:rPr>
          <w:lang w:eastAsia="de-DE"/>
        </w:rPr>
      </w:pPr>
      <w:r w:rsidRPr="00BD6399">
        <w:rPr>
          <w:lang w:eastAsia="de-DE"/>
        </w:rPr>
        <w:t>encoding</w:t>
      </w:r>
    </w:p>
    <w:p w14:paraId="6BA628AD" w14:textId="77777777" w:rsidR="00DC61DA" w:rsidRDefault="00DC61DA" w:rsidP="00DC61DA">
      <w:pPr>
        <w:pStyle w:val="Listenabsatz"/>
        <w:numPr>
          <w:ilvl w:val="1"/>
          <w:numId w:val="2"/>
        </w:numPr>
        <w:rPr>
          <w:lang w:eastAsia="de-DE"/>
        </w:rPr>
      </w:pPr>
      <w:r w:rsidRPr="00BD6399">
        <w:rPr>
          <w:lang w:eastAsia="de-DE"/>
        </w:rPr>
        <w:t>counter</w:t>
      </w:r>
      <w:r>
        <w:rPr>
          <w:lang w:eastAsia="de-DE"/>
        </w:rPr>
        <w:t>.</w:t>
      </w:r>
    </w:p>
    <w:p w14:paraId="60737353" w14:textId="098B0A5F" w:rsidR="004F41B2" w:rsidRDefault="00AF333E" w:rsidP="00DC61DA">
      <w:pPr>
        <w:pStyle w:val="Listenabsatz"/>
        <w:numPr>
          <w:ilvl w:val="0"/>
          <w:numId w:val="2"/>
        </w:numPr>
        <w:rPr>
          <w:lang w:eastAsia="de-DE"/>
        </w:rPr>
      </w:pPr>
      <w:r>
        <w:fldChar w:fldCharType="begin"/>
      </w:r>
      <w:r>
        <w:instrText xml:space="preserve"> REF _Ref497405981 \h </w:instrText>
      </w:r>
      <w:r>
        <w:fldChar w:fldCharType="separate"/>
      </w:r>
      <w:r w:rsidR="000E3F29">
        <w:t xml:space="preserve">Table </w:t>
      </w:r>
      <w:r w:rsidR="000E3F29">
        <w:rPr>
          <w:noProof/>
        </w:rPr>
        <w:t>5</w:t>
      </w:r>
      <w:r w:rsidR="000E3F29">
        <w:t>.</w:t>
      </w:r>
      <w:r w:rsidR="000E3F29">
        <w:rPr>
          <w:noProof/>
        </w:rPr>
        <w:t>2</w:t>
      </w:r>
      <w:r>
        <w:fldChar w:fldCharType="end"/>
      </w:r>
      <w:r w:rsidR="004F41B2" w:rsidRPr="00AF333E">
        <w:rPr>
          <w:lang w:eastAsia="de-DE"/>
        </w:rPr>
        <w:t xml:space="preserve"> </w:t>
      </w:r>
      <w:r w:rsidR="004F41B2" w:rsidRPr="003D0438">
        <w:rPr>
          <w:lang w:eastAsia="de-DE"/>
        </w:rPr>
        <w:t>on attribute property dependencies added.</w:t>
      </w:r>
    </w:p>
    <w:p w14:paraId="481C285E" w14:textId="7F42770C" w:rsidR="00DC61DA" w:rsidRDefault="00E0152F" w:rsidP="00DC61DA">
      <w:pPr>
        <w:pStyle w:val="Listenabsatz"/>
        <w:numPr>
          <w:ilvl w:val="0"/>
          <w:numId w:val="2"/>
        </w:numPr>
        <w:rPr>
          <w:lang w:eastAsia="de-DE"/>
        </w:rPr>
      </w:pPr>
      <w:r>
        <w:rPr>
          <w:lang w:eastAsia="de-DE"/>
        </w:rPr>
        <w:t>Clause</w:t>
      </w:r>
      <w:r w:rsidR="00DC61DA" w:rsidRPr="003D0438">
        <w:rPr>
          <w:lang w:eastAsia="de-DE"/>
        </w:rPr>
        <w:t>s on</w:t>
      </w:r>
      <w:r w:rsidR="00DC61DA">
        <w:rPr>
          <w:lang w:eastAsia="de-DE"/>
        </w:rPr>
        <w:t xml:space="preserve"> </w:t>
      </w:r>
      <w:r w:rsidR="00DC61DA" w:rsidRPr="003D0438">
        <w:rPr>
          <w:lang w:eastAsia="de-DE"/>
        </w:rPr>
        <w:t>Use Cases (</w:t>
      </w:r>
      <w:r w:rsidR="00ED61A2" w:rsidRPr="003D0438">
        <w:rPr>
          <w:lang w:eastAsia="de-DE"/>
        </w:rPr>
        <w:fldChar w:fldCharType="begin"/>
      </w:r>
      <w:r w:rsidR="00DC61DA" w:rsidRPr="003D0438">
        <w:rPr>
          <w:lang w:eastAsia="de-DE"/>
        </w:rPr>
        <w:instrText xml:space="preserve"> REF _Ref444966445 \r \h </w:instrText>
      </w:r>
      <w:r w:rsidR="00ED61A2" w:rsidRPr="003D0438">
        <w:rPr>
          <w:lang w:eastAsia="de-DE"/>
        </w:rPr>
      </w:r>
      <w:r w:rsidR="00ED61A2" w:rsidRPr="003D0438">
        <w:rPr>
          <w:lang w:eastAsia="de-DE"/>
        </w:rPr>
        <w:fldChar w:fldCharType="separate"/>
      </w:r>
      <w:r w:rsidR="000E3F29">
        <w:rPr>
          <w:lang w:eastAsia="de-DE"/>
        </w:rPr>
        <w:t>5.11</w:t>
      </w:r>
      <w:r w:rsidR="00ED61A2" w:rsidRPr="003D0438">
        <w:rPr>
          <w:lang w:eastAsia="de-DE"/>
        </w:rPr>
        <w:fldChar w:fldCharType="end"/>
      </w:r>
      <w:r w:rsidR="00DC61DA" w:rsidRPr="003D0438">
        <w:rPr>
          <w:lang w:eastAsia="de-DE"/>
        </w:rPr>
        <w:t>)</w:t>
      </w:r>
      <w:r w:rsidR="00DC61DA">
        <w:rPr>
          <w:lang w:eastAsia="de-DE"/>
        </w:rPr>
        <w:t xml:space="preserve">, </w:t>
      </w:r>
      <w:r w:rsidR="00DC61DA" w:rsidRPr="003D0438">
        <w:rPr>
          <w:lang w:eastAsia="de-DE"/>
        </w:rPr>
        <w:t>Activities (</w:t>
      </w:r>
      <w:r w:rsidR="00ED61A2" w:rsidRPr="003D0438">
        <w:rPr>
          <w:lang w:eastAsia="de-DE"/>
        </w:rPr>
        <w:fldChar w:fldCharType="begin"/>
      </w:r>
      <w:r w:rsidR="00DC61DA" w:rsidRPr="003D0438">
        <w:rPr>
          <w:lang w:eastAsia="de-DE"/>
        </w:rPr>
        <w:instrText xml:space="preserve"> REF _Ref444966450 \r \h </w:instrText>
      </w:r>
      <w:r w:rsidR="00ED61A2" w:rsidRPr="003D0438">
        <w:rPr>
          <w:lang w:eastAsia="de-DE"/>
        </w:rPr>
      </w:r>
      <w:r w:rsidR="00ED61A2" w:rsidRPr="003D0438">
        <w:rPr>
          <w:lang w:eastAsia="de-DE"/>
        </w:rPr>
        <w:fldChar w:fldCharType="separate"/>
      </w:r>
      <w:r w:rsidR="000E3F29">
        <w:rPr>
          <w:lang w:eastAsia="de-DE"/>
        </w:rPr>
        <w:t>5.12</w:t>
      </w:r>
      <w:r w:rsidR="00ED61A2" w:rsidRPr="003D0438">
        <w:rPr>
          <w:lang w:eastAsia="de-DE"/>
        </w:rPr>
        <w:fldChar w:fldCharType="end"/>
      </w:r>
      <w:r w:rsidR="00DC61DA" w:rsidRPr="003D0438">
        <w:rPr>
          <w:lang w:eastAsia="de-DE"/>
        </w:rPr>
        <w:t>) and</w:t>
      </w:r>
      <w:r w:rsidR="00DC61DA">
        <w:rPr>
          <w:lang w:eastAsia="de-DE"/>
        </w:rPr>
        <w:t xml:space="preserve"> </w:t>
      </w:r>
      <w:r w:rsidR="00DC61DA" w:rsidRPr="003D0438">
        <w:rPr>
          <w:lang w:eastAsia="de-DE"/>
        </w:rPr>
        <w:t>State Machines (</w:t>
      </w:r>
      <w:r w:rsidR="00ED61A2" w:rsidRPr="003D0438">
        <w:rPr>
          <w:lang w:eastAsia="de-DE"/>
        </w:rPr>
        <w:fldChar w:fldCharType="begin"/>
      </w:r>
      <w:r w:rsidR="00DC61DA" w:rsidRPr="003D0438">
        <w:rPr>
          <w:lang w:eastAsia="de-DE"/>
        </w:rPr>
        <w:instrText xml:space="preserve"> REF _Ref444966454 \r \h </w:instrText>
      </w:r>
      <w:r w:rsidR="00ED61A2" w:rsidRPr="003D0438">
        <w:rPr>
          <w:lang w:eastAsia="de-DE"/>
        </w:rPr>
      </w:r>
      <w:r w:rsidR="00ED61A2" w:rsidRPr="003D0438">
        <w:rPr>
          <w:lang w:eastAsia="de-DE"/>
        </w:rPr>
        <w:fldChar w:fldCharType="separate"/>
      </w:r>
      <w:r w:rsidR="000E3F29">
        <w:rPr>
          <w:lang w:eastAsia="de-DE"/>
        </w:rPr>
        <w:t>5.13</w:t>
      </w:r>
      <w:r w:rsidR="00ED61A2" w:rsidRPr="003D0438">
        <w:rPr>
          <w:lang w:eastAsia="de-DE"/>
        </w:rPr>
        <w:fldChar w:fldCharType="end"/>
      </w:r>
      <w:r w:rsidR="00DC61DA" w:rsidRPr="003D0438">
        <w:rPr>
          <w:lang w:eastAsia="de-DE"/>
        </w:rPr>
        <w:t>)</w:t>
      </w:r>
      <w:r w:rsidR="00DC61DA">
        <w:rPr>
          <w:lang w:eastAsia="de-DE"/>
        </w:rPr>
        <w:t xml:space="preserve"> </w:t>
      </w:r>
      <w:r w:rsidR="00DC61DA" w:rsidRPr="003D0438">
        <w:rPr>
          <w:lang w:eastAsia="de-DE"/>
        </w:rPr>
        <w:t>added.</w:t>
      </w:r>
    </w:p>
    <w:p w14:paraId="7B458998" w14:textId="68284D3B" w:rsidR="00DC61DA" w:rsidRDefault="00E0152F" w:rsidP="00DC61DA">
      <w:pPr>
        <w:pStyle w:val="Listenabsatz"/>
        <w:numPr>
          <w:ilvl w:val="0"/>
          <w:numId w:val="2"/>
        </w:numPr>
        <w:rPr>
          <w:lang w:eastAsia="de-DE"/>
        </w:rPr>
      </w:pPr>
      <w:r>
        <w:rPr>
          <w:lang w:eastAsia="de-DE"/>
        </w:rPr>
        <w:t>Clause</w:t>
      </w:r>
      <w:r w:rsidR="00DC61DA" w:rsidRPr="003D0438">
        <w:rPr>
          <w:lang w:eastAsia="de-DE"/>
        </w:rPr>
        <w:t xml:space="preserve"> </w:t>
      </w:r>
      <w:r w:rsidR="00ED61A2" w:rsidRPr="003D0438">
        <w:rPr>
          <w:lang w:eastAsia="de-DE"/>
        </w:rPr>
        <w:fldChar w:fldCharType="begin"/>
      </w:r>
      <w:r w:rsidR="00DC61DA" w:rsidRPr="003D0438">
        <w:rPr>
          <w:lang w:eastAsia="de-DE"/>
        </w:rPr>
        <w:instrText xml:space="preserve"> REF _Ref447631584 \r \h </w:instrText>
      </w:r>
      <w:r w:rsidR="00ED61A2" w:rsidRPr="003D0438">
        <w:rPr>
          <w:lang w:eastAsia="de-DE"/>
        </w:rPr>
      </w:r>
      <w:r w:rsidR="00ED61A2" w:rsidRPr="003D0438">
        <w:rPr>
          <w:lang w:eastAsia="de-DE"/>
        </w:rPr>
        <w:fldChar w:fldCharType="separate"/>
      </w:r>
      <w:r w:rsidR="000E3F29">
        <w:rPr>
          <w:lang w:eastAsia="de-DE"/>
        </w:rPr>
        <w:t>7.8.3</w:t>
      </w:r>
      <w:r w:rsidR="00ED61A2" w:rsidRPr="003D0438">
        <w:rPr>
          <w:lang w:eastAsia="de-DE"/>
        </w:rPr>
        <w:fldChar w:fldCharType="end"/>
      </w:r>
      <w:r w:rsidR="00DC61DA" w:rsidRPr="003D0438">
        <w:rPr>
          <w:lang w:eastAsia="de-DE"/>
        </w:rPr>
        <w:t xml:space="preserve"> on style sheets for class diagrams added.</w:t>
      </w:r>
    </w:p>
    <w:p w14:paraId="35BC7831" w14:textId="2AC0F74B" w:rsidR="00DC61DA" w:rsidRDefault="00E0152F" w:rsidP="00DC61DA">
      <w:pPr>
        <w:pStyle w:val="Listenabsatz"/>
        <w:numPr>
          <w:ilvl w:val="0"/>
          <w:numId w:val="2"/>
        </w:numPr>
        <w:rPr>
          <w:lang w:eastAsia="de-DE"/>
        </w:rPr>
      </w:pPr>
      <w:r>
        <w:rPr>
          <w:lang w:eastAsia="de-DE"/>
        </w:rPr>
        <w:t>Clause</w:t>
      </w:r>
      <w:r w:rsidR="00DC61DA">
        <w:rPr>
          <w:lang w:eastAsia="de-DE"/>
        </w:rPr>
        <w:t xml:space="preserve"> </w:t>
      </w:r>
      <w:r w:rsidR="00ED61A2">
        <w:rPr>
          <w:lang w:eastAsia="de-DE"/>
        </w:rPr>
        <w:fldChar w:fldCharType="begin"/>
      </w:r>
      <w:r w:rsidR="00DC61DA">
        <w:rPr>
          <w:lang w:eastAsia="de-DE"/>
        </w:rPr>
        <w:instrText xml:space="preserve"> REF _Ref458436136 \r \h </w:instrText>
      </w:r>
      <w:r w:rsidR="00ED61A2">
        <w:rPr>
          <w:lang w:eastAsia="de-DE"/>
        </w:rPr>
      </w:r>
      <w:r w:rsidR="00ED61A2">
        <w:rPr>
          <w:lang w:eastAsia="de-DE"/>
        </w:rPr>
        <w:fldChar w:fldCharType="separate"/>
      </w:r>
      <w:r w:rsidR="000E3F29">
        <w:rPr>
          <w:lang w:eastAsia="de-DE"/>
        </w:rPr>
        <w:t>7.6</w:t>
      </w:r>
      <w:r w:rsidR="00ED61A2">
        <w:rPr>
          <w:lang w:eastAsia="de-DE"/>
        </w:rPr>
        <w:fldChar w:fldCharType="end"/>
      </w:r>
      <w:r w:rsidR="00DC61DA">
        <w:rPr>
          <w:lang w:eastAsia="de-DE"/>
        </w:rPr>
        <w:t xml:space="preserve"> on p</w:t>
      </w:r>
      <w:r w:rsidR="00DC61DA" w:rsidRPr="00194B21">
        <w:rPr>
          <w:lang w:eastAsia="de-DE"/>
        </w:rPr>
        <w:t xml:space="preserve">roxy </w:t>
      </w:r>
      <w:r w:rsidR="00DC61DA">
        <w:rPr>
          <w:lang w:eastAsia="de-DE"/>
        </w:rPr>
        <w:t>c</w:t>
      </w:r>
      <w:r w:rsidR="00DC61DA" w:rsidRPr="00194B21">
        <w:rPr>
          <w:lang w:eastAsia="de-DE"/>
        </w:rPr>
        <w:t xml:space="preserve">lass </w:t>
      </w:r>
      <w:r w:rsidR="00DC61DA">
        <w:rPr>
          <w:lang w:eastAsia="de-DE"/>
        </w:rPr>
        <w:t>m</w:t>
      </w:r>
      <w:r w:rsidR="00DC61DA" w:rsidRPr="00194B21">
        <w:rPr>
          <w:lang w:eastAsia="de-DE"/>
        </w:rPr>
        <w:t>odeling</w:t>
      </w:r>
      <w:r w:rsidR="00DC61DA">
        <w:rPr>
          <w:lang w:eastAsia="de-DE"/>
        </w:rPr>
        <w:t xml:space="preserve"> added.</w:t>
      </w:r>
    </w:p>
    <w:p w14:paraId="1A5BBFE7" w14:textId="77777777" w:rsidR="00DC61DA" w:rsidRDefault="00DC61DA" w:rsidP="00DC61DA">
      <w:pPr>
        <w:pStyle w:val="Listenabsatz"/>
        <w:numPr>
          <w:ilvl w:val="0"/>
          <w:numId w:val="2"/>
        </w:numPr>
        <w:rPr>
          <w:lang w:eastAsia="de-DE"/>
        </w:rPr>
      </w:pPr>
      <w:r>
        <w:rPr>
          <w:lang w:eastAsia="de-DE"/>
        </w:rPr>
        <w:t xml:space="preserve">Element metaclass extended by an optional </w:t>
      </w:r>
      <w:r w:rsidRPr="00452C4C">
        <w:rPr>
          <w:lang w:eastAsia="de-DE"/>
        </w:rPr>
        <w:t xml:space="preserve">reference </w:t>
      </w:r>
      <w:r>
        <w:rPr>
          <w:lang w:eastAsia="de-DE"/>
        </w:rPr>
        <w:t>stereotype.</w:t>
      </w:r>
    </w:p>
    <w:p w14:paraId="4CDDBB10" w14:textId="77777777" w:rsidR="00FA3910" w:rsidRDefault="00FA3910" w:rsidP="00FA3910">
      <w:pPr>
        <w:pStyle w:val="berschrift2"/>
      </w:pPr>
      <w:bookmarkStart w:id="1668" w:name="_Toc516068553"/>
      <w:bookmarkStart w:id="1669" w:name="_Ref517182493"/>
      <w:bookmarkStart w:id="1670" w:name="_Ref520985015"/>
      <w:bookmarkStart w:id="1671" w:name="_Toc79149034"/>
      <w:r w:rsidRPr="00DC61DA">
        <w:t>Summary of main changes between version 1.</w:t>
      </w:r>
      <w:r>
        <w:t>2</w:t>
      </w:r>
      <w:r w:rsidRPr="00DC61DA">
        <w:t xml:space="preserve"> and 1.</w:t>
      </w:r>
      <w:r>
        <w:t>3</w:t>
      </w:r>
      <w:bookmarkEnd w:id="1668"/>
      <w:bookmarkEnd w:id="1669"/>
      <w:bookmarkEnd w:id="1670"/>
      <w:bookmarkEnd w:id="1671"/>
    </w:p>
    <w:p w14:paraId="338ECBC1" w14:textId="1EC60009" w:rsidR="002263B1" w:rsidRDefault="00AC7995" w:rsidP="006D6F83">
      <w:pPr>
        <w:pStyle w:val="Listenabsatz"/>
        <w:numPr>
          <w:ilvl w:val="0"/>
          <w:numId w:val="2"/>
        </w:numPr>
        <w:rPr>
          <w:lang w:eastAsia="de-DE"/>
        </w:rPr>
      </w:pPr>
      <w:r>
        <w:rPr>
          <w:lang w:eastAsia="de-DE"/>
        </w:rPr>
        <w:t>Adapted to ETSI drafting rules</w:t>
      </w:r>
      <w:r w:rsidR="00B421DE">
        <w:rPr>
          <w:lang w:eastAsia="de-DE"/>
        </w:rPr>
        <w:t>.</w:t>
      </w:r>
    </w:p>
    <w:p w14:paraId="77D5D4E8" w14:textId="56EF2979" w:rsidR="00B63FA1" w:rsidRDefault="00B63FA1" w:rsidP="00B63FA1">
      <w:pPr>
        <w:pStyle w:val="Listenabsatz"/>
        <w:numPr>
          <w:ilvl w:val="0"/>
          <w:numId w:val="2"/>
        </w:numPr>
        <w:rPr>
          <w:lang w:eastAsia="de-DE"/>
        </w:rPr>
      </w:pPr>
      <w:r w:rsidRPr="00B63FA1">
        <w:rPr>
          <w:lang w:eastAsia="de-DE"/>
        </w:rPr>
        <w:t>Interface model related properties separated</w:t>
      </w:r>
      <w:r w:rsidR="00D612DF">
        <w:rPr>
          <w:lang w:eastAsia="de-DE"/>
        </w:rPr>
        <w:t xml:space="preserve"> </w:t>
      </w:r>
      <w:r w:rsidR="00DC6D94">
        <w:rPr>
          <w:lang w:eastAsia="de-DE"/>
        </w:rPr>
        <w:t xml:space="preserve">from OpenModelProfile </w:t>
      </w:r>
      <w:r w:rsidR="00D612DF">
        <w:rPr>
          <w:lang w:eastAsia="de-DE"/>
        </w:rPr>
        <w:t xml:space="preserve">and new </w:t>
      </w:r>
      <w:r w:rsidR="007C4F59">
        <w:rPr>
          <w:lang w:eastAsia="de-DE"/>
        </w:rPr>
        <w:t>Open</w:t>
      </w:r>
      <w:r w:rsidR="00D612DF" w:rsidRPr="00B63FA1">
        <w:rPr>
          <w:lang w:eastAsia="de-DE"/>
        </w:rPr>
        <w:t xml:space="preserve">InterfaceModelProfile added in new section </w:t>
      </w:r>
      <w:r w:rsidR="00D612DF" w:rsidRPr="00B63FA1">
        <w:rPr>
          <w:lang w:eastAsia="de-DE"/>
        </w:rPr>
        <w:fldChar w:fldCharType="begin"/>
      </w:r>
      <w:r w:rsidR="00D612DF" w:rsidRPr="00B63FA1">
        <w:rPr>
          <w:lang w:eastAsia="de-DE"/>
        </w:rPr>
        <w:instrText xml:space="preserve"> REF _Ref472956968 \r \h </w:instrText>
      </w:r>
      <w:r w:rsidR="00D612DF">
        <w:rPr>
          <w:lang w:eastAsia="de-DE"/>
        </w:rPr>
        <w:instrText xml:space="preserve"> \* MERGEFORMAT </w:instrText>
      </w:r>
      <w:r w:rsidR="00D612DF" w:rsidRPr="00B63FA1">
        <w:rPr>
          <w:lang w:eastAsia="de-DE"/>
        </w:rPr>
      </w:r>
      <w:r w:rsidR="00D612DF" w:rsidRPr="00B63FA1">
        <w:rPr>
          <w:lang w:eastAsia="de-DE"/>
        </w:rPr>
        <w:fldChar w:fldCharType="separate"/>
      </w:r>
      <w:r w:rsidR="000E3F29">
        <w:rPr>
          <w:lang w:eastAsia="de-DE"/>
        </w:rPr>
        <w:t>6.4</w:t>
      </w:r>
      <w:r w:rsidR="00D612DF" w:rsidRPr="00B63FA1">
        <w:rPr>
          <w:lang w:eastAsia="de-DE"/>
        </w:rPr>
        <w:fldChar w:fldCharType="end"/>
      </w:r>
      <w:r w:rsidRPr="00B63FA1">
        <w:rPr>
          <w:lang w:eastAsia="de-DE"/>
        </w:rPr>
        <w:t>.</w:t>
      </w:r>
    </w:p>
    <w:p w14:paraId="44C4349D" w14:textId="7B8F2330" w:rsidR="00B63FA1" w:rsidRDefault="00B63FA1" w:rsidP="00B63FA1">
      <w:pPr>
        <w:pStyle w:val="Listenabsatz"/>
        <w:numPr>
          <w:ilvl w:val="0"/>
          <w:numId w:val="2"/>
        </w:numPr>
        <w:rPr>
          <w:lang w:eastAsia="de-DE"/>
        </w:rPr>
      </w:pPr>
      <w:r w:rsidRPr="00B63FA1">
        <w:rPr>
          <w:lang w:eastAsia="de-DE"/>
        </w:rPr>
        <w:t xml:space="preserve">Attribute setability properties added in new section </w:t>
      </w:r>
      <w:r w:rsidRPr="00B63FA1">
        <w:rPr>
          <w:lang w:eastAsia="de-DE"/>
        </w:rPr>
        <w:fldChar w:fldCharType="begin"/>
      </w:r>
      <w:r w:rsidRPr="00B63FA1">
        <w:rPr>
          <w:lang w:eastAsia="de-DE"/>
        </w:rPr>
        <w:instrText xml:space="preserve"> REF _Ref472933705 \r \h </w:instrText>
      </w:r>
      <w:r>
        <w:rPr>
          <w:lang w:eastAsia="de-DE"/>
        </w:rPr>
        <w:instrText xml:space="preserve"> \* MERGEFORMAT </w:instrText>
      </w:r>
      <w:r w:rsidRPr="00B63FA1">
        <w:rPr>
          <w:lang w:eastAsia="de-DE"/>
        </w:rPr>
      </w:r>
      <w:r w:rsidRPr="00B63FA1">
        <w:rPr>
          <w:lang w:eastAsia="de-DE"/>
        </w:rPr>
        <w:fldChar w:fldCharType="separate"/>
      </w:r>
      <w:r w:rsidR="000E3F29">
        <w:rPr>
          <w:lang w:eastAsia="de-DE"/>
        </w:rPr>
        <w:t>5.3.4</w:t>
      </w:r>
      <w:r w:rsidRPr="00B63FA1">
        <w:rPr>
          <w:lang w:eastAsia="de-DE"/>
        </w:rPr>
        <w:fldChar w:fldCharType="end"/>
      </w:r>
      <w:r w:rsidR="005D2713" w:rsidRPr="005D2713">
        <w:rPr>
          <w:lang w:eastAsia="de-DE"/>
        </w:rPr>
        <w:t xml:space="preserve"> </w:t>
      </w:r>
      <w:r w:rsidR="005D2713">
        <w:rPr>
          <w:lang w:eastAsia="de-DE"/>
        </w:rPr>
        <w:t>and a</w:t>
      </w:r>
      <w:r w:rsidR="005D2713" w:rsidRPr="00D612DF">
        <w:rPr>
          <w:lang w:eastAsia="de-DE"/>
        </w:rPr>
        <w:t>ttribute property readOnly no longer used</w:t>
      </w:r>
      <w:r w:rsidRPr="00B63FA1">
        <w:rPr>
          <w:lang w:eastAsia="de-DE"/>
        </w:rPr>
        <w:t>.</w:t>
      </w:r>
    </w:p>
    <w:p w14:paraId="59D48DD7" w14:textId="3D81F2C2" w:rsidR="000B4C93" w:rsidRDefault="00B63FA1" w:rsidP="00B63FA1">
      <w:pPr>
        <w:pStyle w:val="Listenabsatz"/>
        <w:numPr>
          <w:ilvl w:val="0"/>
          <w:numId w:val="2"/>
        </w:numPr>
        <w:rPr>
          <w:lang w:eastAsia="de-DE"/>
        </w:rPr>
      </w:pPr>
      <w:r w:rsidRPr="00B63FA1">
        <w:rPr>
          <w:lang w:eastAsia="de-DE"/>
        </w:rPr>
        <w:t xml:space="preserve">uniqueSet property added in section </w:t>
      </w:r>
      <w:r w:rsidR="000B4C93" w:rsidRPr="000B4C93">
        <w:rPr>
          <w:lang w:eastAsia="de-DE"/>
        </w:rPr>
        <w:fldChar w:fldCharType="begin"/>
      </w:r>
      <w:r w:rsidR="000B4C93" w:rsidRPr="00DC6D94">
        <w:rPr>
          <w:lang w:eastAsia="de-DE"/>
        </w:rPr>
        <w:instrText xml:space="preserve"> REF _Ref511660657 \r \h </w:instrText>
      </w:r>
      <w:r w:rsidR="000B4C93">
        <w:rPr>
          <w:lang w:eastAsia="de-DE"/>
        </w:rPr>
        <w:instrText xml:space="preserve"> \* MERGEFORMAT </w:instrText>
      </w:r>
      <w:r w:rsidR="000B4C93" w:rsidRPr="000B4C93">
        <w:rPr>
          <w:lang w:eastAsia="de-DE"/>
        </w:rPr>
      </w:r>
      <w:r w:rsidR="000B4C93" w:rsidRPr="000B4C93">
        <w:rPr>
          <w:lang w:eastAsia="de-DE"/>
        </w:rPr>
        <w:fldChar w:fldCharType="separate"/>
      </w:r>
      <w:r w:rsidR="000E3F29">
        <w:rPr>
          <w:lang w:eastAsia="de-DE"/>
        </w:rPr>
        <w:t>5.3.3</w:t>
      </w:r>
      <w:r w:rsidR="000B4C93" w:rsidRPr="000B4C93">
        <w:rPr>
          <w:lang w:eastAsia="de-DE"/>
        </w:rPr>
        <w:fldChar w:fldCharType="end"/>
      </w:r>
      <w:r w:rsidRPr="00B63FA1">
        <w:rPr>
          <w:lang w:eastAsia="de-DE"/>
        </w:rPr>
        <w:t>.</w:t>
      </w:r>
    </w:p>
    <w:p w14:paraId="1FBDA331" w14:textId="6049A586" w:rsidR="000B4C93" w:rsidRDefault="00B63FA1" w:rsidP="00B63FA1">
      <w:pPr>
        <w:pStyle w:val="Listenabsatz"/>
        <w:numPr>
          <w:ilvl w:val="0"/>
          <w:numId w:val="2"/>
        </w:numPr>
        <w:rPr>
          <w:lang w:eastAsia="de-DE"/>
        </w:rPr>
      </w:pPr>
      <w:proofErr w:type="spellStart"/>
      <w:r w:rsidRPr="00B63FA1">
        <w:rPr>
          <w:lang w:eastAsia="de-DE"/>
        </w:rPr>
        <w:t>Metaclass</w:t>
      </w:r>
      <w:proofErr w:type="spellEnd"/>
      <w:r w:rsidRPr="00B63FA1">
        <w:rPr>
          <w:lang w:eastAsia="de-DE"/>
        </w:rPr>
        <w:t xml:space="preserve"> Diagram (</w:t>
      </w:r>
      <w:r w:rsidRPr="00B63FA1">
        <w:rPr>
          <w:lang w:eastAsia="de-DE"/>
        </w:rPr>
        <w:fldChar w:fldCharType="begin"/>
      </w:r>
      <w:r w:rsidRPr="00B63FA1">
        <w:rPr>
          <w:lang w:eastAsia="de-DE"/>
        </w:rPr>
        <w:instrText xml:space="preserve"> REF _Ref472942119 \h </w:instrText>
      </w:r>
      <w:r>
        <w:rPr>
          <w:lang w:eastAsia="de-DE"/>
        </w:rPr>
        <w:instrText xml:space="preserve"> \* MERGEFORMAT </w:instrText>
      </w:r>
      <w:r w:rsidRPr="00B63FA1">
        <w:rPr>
          <w:lang w:eastAsia="de-DE"/>
        </w:rPr>
      </w:r>
      <w:r w:rsidRPr="00B63FA1">
        <w:rPr>
          <w:lang w:eastAsia="de-DE"/>
        </w:rPr>
        <w:fldChar w:fldCharType="separate"/>
      </w:r>
      <w:r w:rsidR="000E3F29">
        <w:rPr>
          <w:lang w:eastAsia="de-DE"/>
        </w:rPr>
        <w:t>Figure 5.17</w:t>
      </w:r>
      <w:r w:rsidRPr="00B63FA1">
        <w:rPr>
          <w:lang w:eastAsia="de-DE"/>
        </w:rPr>
        <w:fldChar w:fldCharType="end"/>
      </w:r>
      <w:r w:rsidRPr="00B63FA1">
        <w:rPr>
          <w:lang w:eastAsia="de-DE"/>
        </w:rPr>
        <w:t>) of used relationships added.</w:t>
      </w:r>
    </w:p>
    <w:p w14:paraId="0528537B" w14:textId="6FC0A3F3" w:rsidR="00D612DF" w:rsidRDefault="00B63FA1" w:rsidP="00B63FA1">
      <w:pPr>
        <w:pStyle w:val="Listenabsatz"/>
        <w:numPr>
          <w:ilvl w:val="0"/>
          <w:numId w:val="2"/>
        </w:numPr>
        <w:rPr>
          <w:lang w:eastAsia="de-DE"/>
        </w:rPr>
      </w:pPr>
      <w:r w:rsidRPr="00B63FA1">
        <w:rPr>
          <w:lang w:eastAsia="de-DE"/>
        </w:rPr>
        <w:t xml:space="preserve">usage and abstraction dependency relationships added in section </w:t>
      </w:r>
      <w:r w:rsidRPr="00B63FA1">
        <w:rPr>
          <w:lang w:eastAsia="de-DE"/>
        </w:rPr>
        <w:fldChar w:fldCharType="begin"/>
      </w:r>
      <w:r w:rsidRPr="00B63FA1">
        <w:rPr>
          <w:lang w:eastAsia="de-DE"/>
        </w:rPr>
        <w:instrText xml:space="preserve"> REF _Ref472952585 \r \h </w:instrText>
      </w:r>
      <w:r>
        <w:rPr>
          <w:lang w:eastAsia="de-DE"/>
        </w:rPr>
        <w:instrText xml:space="preserve"> \* MERGEFORMAT </w:instrText>
      </w:r>
      <w:r w:rsidRPr="00B63FA1">
        <w:rPr>
          <w:lang w:eastAsia="de-DE"/>
        </w:rPr>
      </w:r>
      <w:r w:rsidRPr="00B63FA1">
        <w:rPr>
          <w:lang w:eastAsia="de-DE"/>
        </w:rPr>
        <w:fldChar w:fldCharType="separate"/>
      </w:r>
      <w:r w:rsidR="000E3F29">
        <w:rPr>
          <w:lang w:eastAsia="de-DE"/>
        </w:rPr>
        <w:t>5.4.2</w:t>
      </w:r>
      <w:r w:rsidRPr="00B63FA1">
        <w:rPr>
          <w:lang w:eastAsia="de-DE"/>
        </w:rPr>
        <w:fldChar w:fldCharType="end"/>
      </w:r>
      <w:r w:rsidRPr="00B63FA1">
        <w:rPr>
          <w:lang w:eastAsia="de-DE"/>
        </w:rPr>
        <w:t>.</w:t>
      </w:r>
    </w:p>
    <w:p w14:paraId="62E0BCAC" w14:textId="49227D02" w:rsidR="00D612DF" w:rsidRDefault="00B63FA1" w:rsidP="00A360E2">
      <w:pPr>
        <w:pStyle w:val="Listenabsatz"/>
        <w:numPr>
          <w:ilvl w:val="0"/>
          <w:numId w:val="2"/>
        </w:numPr>
        <w:rPr>
          <w:lang w:eastAsia="de-DE"/>
        </w:rPr>
      </w:pPr>
      <w:r w:rsidRPr="00145121">
        <w:rPr>
          <w:lang w:eastAsia="de-DE"/>
        </w:rPr>
        <w:t>«ExtendedComposite»</w:t>
      </w:r>
      <w:r>
        <w:rPr>
          <w:lang w:eastAsia="de-DE"/>
        </w:rPr>
        <w:t xml:space="preserve">, </w:t>
      </w:r>
      <w:r w:rsidRPr="00B63FA1">
        <w:rPr>
          <w:lang w:eastAsia="de-DE"/>
        </w:rPr>
        <w:t>«S</w:t>
      </w:r>
      <w:r w:rsidR="00A360E2">
        <w:rPr>
          <w:lang w:eastAsia="de-DE"/>
        </w:rPr>
        <w:t>trict</w:t>
      </w:r>
      <w:r w:rsidRPr="00B63FA1">
        <w:rPr>
          <w:lang w:eastAsia="de-DE"/>
        </w:rPr>
        <w:t>Composite»</w:t>
      </w:r>
      <w:r w:rsidR="00A360E2">
        <w:rPr>
          <w:lang w:eastAsia="de-DE"/>
        </w:rPr>
        <w:t xml:space="preserve">, </w:t>
      </w:r>
      <w:r w:rsidR="00A360E2" w:rsidRPr="00A360E2">
        <w:rPr>
          <w:lang w:eastAsia="de-DE"/>
        </w:rPr>
        <w:t xml:space="preserve">«LifecycleAggregate» </w:t>
      </w:r>
      <w:r w:rsidRPr="00B63FA1">
        <w:rPr>
          <w:lang w:eastAsia="de-DE"/>
        </w:rPr>
        <w:t>and «Specify» stereotypes added</w:t>
      </w:r>
      <w:r w:rsidR="007C4F59">
        <w:rPr>
          <w:lang w:eastAsia="de-DE"/>
        </w:rPr>
        <w:t>.</w:t>
      </w:r>
    </w:p>
    <w:p w14:paraId="7FB35CB8" w14:textId="7E351F3E" w:rsidR="00B63FA1" w:rsidRDefault="00B63FA1" w:rsidP="00B63FA1">
      <w:pPr>
        <w:pStyle w:val="Listenabsatz"/>
        <w:numPr>
          <w:ilvl w:val="0"/>
          <w:numId w:val="2"/>
        </w:numPr>
        <w:rPr>
          <w:lang w:eastAsia="de-DE"/>
        </w:rPr>
      </w:pPr>
      <w:r w:rsidRPr="00B63FA1">
        <w:rPr>
          <w:lang w:eastAsia="de-DE"/>
        </w:rPr>
        <w:lastRenderedPageBreak/>
        <w:t>IsLeaf property added to class and attribute.</w:t>
      </w:r>
    </w:p>
    <w:p w14:paraId="26B4988A" w14:textId="26B5C5A7" w:rsidR="00D612DF" w:rsidRDefault="00D612DF" w:rsidP="00B63FA1">
      <w:pPr>
        <w:pStyle w:val="Listenabsatz"/>
        <w:numPr>
          <w:ilvl w:val="0"/>
          <w:numId w:val="2"/>
        </w:numPr>
        <w:rPr>
          <w:lang w:eastAsia="de-DE"/>
        </w:rPr>
      </w:pPr>
      <w:r w:rsidRPr="00D612DF">
        <w:rPr>
          <w:lang w:eastAsia="de-DE"/>
        </w:rPr>
        <w:t xml:space="preserve">Stereotype «PassedByReference» moved from </w:t>
      </w:r>
      <w:r w:rsidR="005D2713">
        <w:rPr>
          <w:lang w:eastAsia="de-DE"/>
        </w:rPr>
        <w:t>Open</w:t>
      </w:r>
      <w:r w:rsidRPr="00D612DF">
        <w:rPr>
          <w:lang w:eastAsia="de-DE"/>
        </w:rPr>
        <w:t>InterfaceModelProfile to OpenModelProfile.</w:t>
      </w:r>
    </w:p>
    <w:p w14:paraId="34C77E83" w14:textId="77777777" w:rsidR="00A360E2" w:rsidRDefault="00D612DF" w:rsidP="00B63FA1">
      <w:pPr>
        <w:pStyle w:val="Listenabsatz"/>
        <w:numPr>
          <w:ilvl w:val="0"/>
          <w:numId w:val="2"/>
        </w:numPr>
        <w:rPr>
          <w:lang w:eastAsia="de-DE"/>
        </w:rPr>
      </w:pPr>
      <w:r w:rsidRPr="00D612DF">
        <w:rPr>
          <w:lang w:eastAsia="de-DE"/>
        </w:rPr>
        <w:t>Properties settingTime and settingActor removed from OpenModelAttribute stereotype.</w:t>
      </w:r>
    </w:p>
    <w:p w14:paraId="0FD2DC98" w14:textId="3A7ED950" w:rsidR="00A360E2" w:rsidRDefault="005D2713" w:rsidP="00B63FA1">
      <w:pPr>
        <w:pStyle w:val="Listenabsatz"/>
        <w:numPr>
          <w:ilvl w:val="0"/>
          <w:numId w:val="2"/>
        </w:numPr>
        <w:rPr>
          <w:lang w:eastAsia="de-DE"/>
        </w:rPr>
      </w:pPr>
      <w:r>
        <w:rPr>
          <w:lang w:eastAsia="de-DE"/>
        </w:rPr>
        <w:t xml:space="preserve">Scope of </w:t>
      </w:r>
      <w:r w:rsidR="00D612DF" w:rsidRPr="00D612DF">
        <w:rPr>
          <w:lang w:eastAsia="de-DE"/>
        </w:rPr>
        <w:t xml:space="preserve">«Cond» stereotype </w:t>
      </w:r>
      <w:r>
        <w:rPr>
          <w:lang w:eastAsia="de-DE"/>
        </w:rPr>
        <w:t xml:space="preserve">enhanced; it </w:t>
      </w:r>
      <w:r w:rsidR="00D612DF" w:rsidRPr="00D612DF">
        <w:rPr>
          <w:lang w:eastAsia="de-DE"/>
        </w:rPr>
        <w:t>extends now the relationship metaclass.</w:t>
      </w:r>
    </w:p>
    <w:p w14:paraId="56FC7752" w14:textId="0AB6573B" w:rsidR="00D612DF" w:rsidRDefault="007C4F59" w:rsidP="007C4F59">
      <w:pPr>
        <w:pStyle w:val="Listenabsatz"/>
        <w:numPr>
          <w:ilvl w:val="0"/>
          <w:numId w:val="2"/>
        </w:numPr>
        <w:rPr>
          <w:lang w:eastAsia="de-DE"/>
        </w:rPr>
      </w:pPr>
      <w:r w:rsidRPr="007C4F59">
        <w:rPr>
          <w:lang w:eastAsia="de-DE"/>
        </w:rPr>
        <w:t>Core and Implementation CommonDataTypes added</w:t>
      </w:r>
      <w:r>
        <w:rPr>
          <w:lang w:eastAsia="de-DE"/>
        </w:rPr>
        <w:t>.</w:t>
      </w:r>
    </w:p>
    <w:p w14:paraId="304F2255" w14:textId="51CEB292" w:rsidR="007C4F59" w:rsidRDefault="007C4F59" w:rsidP="007C4F59">
      <w:pPr>
        <w:pStyle w:val="Listenabsatz"/>
        <w:numPr>
          <w:ilvl w:val="0"/>
          <w:numId w:val="2"/>
        </w:numPr>
        <w:rPr>
          <w:lang w:eastAsia="de-DE"/>
        </w:rPr>
      </w:pPr>
      <w:r w:rsidRPr="007C4F59">
        <w:rPr>
          <w:lang w:eastAsia="de-DE"/>
        </w:rPr>
        <w:t>New section</w:t>
      </w:r>
      <w:r>
        <w:rPr>
          <w:lang w:eastAsia="de-DE"/>
        </w:rPr>
        <w:t>s</w:t>
      </w:r>
      <w:r w:rsidRPr="007C4F59">
        <w:rPr>
          <w:lang w:eastAsia="de-DE"/>
        </w:rPr>
        <w:t xml:space="preserve"> </w:t>
      </w:r>
      <w:r w:rsidRPr="007C4F59">
        <w:rPr>
          <w:lang w:eastAsia="de-DE"/>
        </w:rPr>
        <w:fldChar w:fldCharType="begin"/>
      </w:r>
      <w:r w:rsidRPr="007C4F59">
        <w:rPr>
          <w:lang w:eastAsia="de-DE"/>
        </w:rPr>
        <w:instrText xml:space="preserve"> REF _Ref511655322 \r \h </w:instrText>
      </w:r>
      <w:r>
        <w:rPr>
          <w:lang w:eastAsia="de-DE"/>
        </w:rPr>
        <w:instrText xml:space="preserve"> \* MERGEFORMAT </w:instrText>
      </w:r>
      <w:r w:rsidRPr="007C4F59">
        <w:rPr>
          <w:lang w:eastAsia="de-DE"/>
        </w:rPr>
      </w:r>
      <w:r w:rsidRPr="007C4F59">
        <w:rPr>
          <w:lang w:eastAsia="de-DE"/>
        </w:rPr>
        <w:fldChar w:fldCharType="separate"/>
      </w:r>
      <w:r w:rsidR="000E3F29">
        <w:rPr>
          <w:lang w:eastAsia="de-DE"/>
        </w:rPr>
        <w:t>4.4</w:t>
      </w:r>
      <w:r w:rsidRPr="007C4F59">
        <w:rPr>
          <w:lang w:eastAsia="de-DE"/>
        </w:rPr>
        <w:fldChar w:fldCharType="end"/>
      </w:r>
      <w:r w:rsidRPr="007C4F59">
        <w:rPr>
          <w:lang w:eastAsia="de-DE"/>
        </w:rPr>
        <w:t xml:space="preserve"> </w:t>
      </w:r>
      <w:r>
        <w:rPr>
          <w:lang w:eastAsia="de-DE"/>
        </w:rPr>
        <w:t xml:space="preserve">and </w:t>
      </w:r>
      <w:r w:rsidRPr="007C4F59">
        <w:rPr>
          <w:lang w:eastAsia="de-DE"/>
        </w:rPr>
        <w:fldChar w:fldCharType="begin"/>
      </w:r>
      <w:r w:rsidRPr="007C4F59">
        <w:rPr>
          <w:lang w:eastAsia="de-DE"/>
        </w:rPr>
        <w:instrText xml:space="preserve"> REF _Ref511659910 \r \h </w:instrText>
      </w:r>
      <w:r>
        <w:rPr>
          <w:lang w:eastAsia="de-DE"/>
        </w:rPr>
        <w:instrText xml:space="preserve"> \* MERGEFORMAT </w:instrText>
      </w:r>
      <w:r w:rsidRPr="007C4F59">
        <w:rPr>
          <w:lang w:eastAsia="de-DE"/>
        </w:rPr>
      </w:r>
      <w:r w:rsidRPr="007C4F59">
        <w:rPr>
          <w:lang w:eastAsia="de-DE"/>
        </w:rPr>
        <w:fldChar w:fldCharType="separate"/>
      </w:r>
      <w:r w:rsidR="000E3F29">
        <w:rPr>
          <w:lang w:eastAsia="de-DE"/>
        </w:rPr>
        <w:t>6.2</w:t>
      </w:r>
      <w:r w:rsidRPr="007C4F59">
        <w:rPr>
          <w:lang w:eastAsia="de-DE"/>
        </w:rPr>
        <w:fldChar w:fldCharType="end"/>
      </w:r>
      <w:r>
        <w:rPr>
          <w:lang w:eastAsia="de-DE"/>
        </w:rPr>
        <w:t xml:space="preserve"> </w:t>
      </w:r>
      <w:r w:rsidRPr="007C4F59">
        <w:rPr>
          <w:lang w:eastAsia="de-DE"/>
        </w:rPr>
        <w:t>on “General Information on the UML Model” added.</w:t>
      </w:r>
    </w:p>
    <w:p w14:paraId="103D3AF8" w14:textId="5863A434" w:rsidR="007C4F59" w:rsidRDefault="00B522A6" w:rsidP="007C4F59">
      <w:pPr>
        <w:pStyle w:val="Listenabsatz"/>
        <w:numPr>
          <w:ilvl w:val="0"/>
          <w:numId w:val="2"/>
        </w:numPr>
        <w:rPr>
          <w:lang w:eastAsia="de-DE"/>
        </w:rPr>
      </w:pPr>
      <w:r w:rsidRPr="00B522A6">
        <w:rPr>
          <w:lang w:eastAsia="de-DE"/>
        </w:rPr>
        <w:t>B</w:t>
      </w:r>
      <w:r w:rsidR="008C64B6">
        <w:rPr>
          <w:lang w:eastAsia="de-DE"/>
        </w:rPr>
        <w:t>its</w:t>
      </w:r>
      <w:r w:rsidRPr="00B522A6">
        <w:rPr>
          <w:lang w:eastAsia="de-DE"/>
        </w:rPr>
        <w:t xml:space="preserve"> encoding defined in section </w:t>
      </w:r>
      <w:r w:rsidRPr="00B522A6">
        <w:rPr>
          <w:lang w:eastAsia="de-DE"/>
        </w:rPr>
        <w:fldChar w:fldCharType="begin"/>
      </w:r>
      <w:r w:rsidRPr="00B522A6">
        <w:rPr>
          <w:lang w:eastAsia="de-DE"/>
        </w:rPr>
        <w:instrText xml:space="preserve"> REF _Ref511660657 \r \h </w:instrText>
      </w:r>
      <w:r>
        <w:rPr>
          <w:lang w:eastAsia="de-DE"/>
        </w:rPr>
        <w:instrText xml:space="preserve"> \* MERGEFORMAT </w:instrText>
      </w:r>
      <w:r w:rsidRPr="00B522A6">
        <w:rPr>
          <w:lang w:eastAsia="de-DE"/>
        </w:rPr>
      </w:r>
      <w:r w:rsidRPr="00B522A6">
        <w:rPr>
          <w:lang w:eastAsia="de-DE"/>
        </w:rPr>
        <w:fldChar w:fldCharType="separate"/>
      </w:r>
      <w:r w:rsidR="000E3F29">
        <w:rPr>
          <w:lang w:eastAsia="de-DE"/>
        </w:rPr>
        <w:t>5.3.3</w:t>
      </w:r>
      <w:r w:rsidRPr="00B522A6">
        <w:rPr>
          <w:lang w:eastAsia="de-DE"/>
        </w:rPr>
        <w:fldChar w:fldCharType="end"/>
      </w:r>
      <w:r>
        <w:rPr>
          <w:lang w:eastAsia="de-DE"/>
        </w:rPr>
        <w:t>.</w:t>
      </w:r>
    </w:p>
    <w:p w14:paraId="43BF97D3" w14:textId="3240EE56" w:rsidR="00B522A6" w:rsidRDefault="00B522A6" w:rsidP="007C4F59">
      <w:pPr>
        <w:pStyle w:val="Listenabsatz"/>
        <w:numPr>
          <w:ilvl w:val="0"/>
          <w:numId w:val="2"/>
        </w:numPr>
        <w:rPr>
          <w:lang w:eastAsia="de-DE"/>
        </w:rPr>
      </w:pPr>
      <w:r w:rsidRPr="00B522A6">
        <w:rPr>
          <w:lang w:eastAsia="de-DE"/>
        </w:rPr>
        <w:t xml:space="preserve">Reference pointer dependency added in section </w:t>
      </w:r>
      <w:r w:rsidRPr="00B522A6">
        <w:rPr>
          <w:lang w:eastAsia="de-DE"/>
        </w:rPr>
        <w:fldChar w:fldCharType="begin"/>
      </w:r>
      <w:r w:rsidRPr="00B522A6">
        <w:rPr>
          <w:lang w:eastAsia="de-DE"/>
        </w:rPr>
        <w:instrText xml:space="preserve"> REF _Ref479671868 \r \h </w:instrText>
      </w:r>
      <w:r>
        <w:rPr>
          <w:lang w:eastAsia="de-DE"/>
        </w:rPr>
        <w:instrText xml:space="preserve"> \* MERGEFORMAT </w:instrText>
      </w:r>
      <w:r w:rsidRPr="00B522A6">
        <w:rPr>
          <w:lang w:eastAsia="de-DE"/>
        </w:rPr>
      </w:r>
      <w:r w:rsidRPr="00B522A6">
        <w:rPr>
          <w:lang w:eastAsia="de-DE"/>
        </w:rPr>
        <w:fldChar w:fldCharType="separate"/>
      </w:r>
      <w:r w:rsidR="000E3F29">
        <w:rPr>
          <w:lang w:eastAsia="de-DE"/>
        </w:rPr>
        <w:t>5.4.2.1</w:t>
      </w:r>
      <w:r w:rsidRPr="00B522A6">
        <w:rPr>
          <w:lang w:eastAsia="de-DE"/>
        </w:rPr>
        <w:fldChar w:fldCharType="end"/>
      </w:r>
      <w:r w:rsidRPr="00B522A6">
        <w:rPr>
          <w:lang w:eastAsia="de-DE"/>
        </w:rPr>
        <w:t>.</w:t>
      </w:r>
    </w:p>
    <w:p w14:paraId="3D27B023" w14:textId="3B82B657" w:rsidR="00B522A6" w:rsidRDefault="00B522A6" w:rsidP="007C4F59">
      <w:pPr>
        <w:pStyle w:val="Listenabsatz"/>
        <w:numPr>
          <w:ilvl w:val="0"/>
          <w:numId w:val="2"/>
        </w:numPr>
        <w:rPr>
          <w:lang w:eastAsia="de-DE"/>
        </w:rPr>
      </w:pPr>
      <w:r w:rsidRPr="00B522A6">
        <w:rPr>
          <w:lang w:eastAsia="de-DE"/>
        </w:rPr>
        <w:t xml:space="preserve">Made </w:t>
      </w:r>
      <w:r w:rsidR="005D2713" w:rsidRPr="00145121">
        <w:rPr>
          <w:lang w:eastAsia="de-DE"/>
        </w:rPr>
        <w:t>«</w:t>
      </w:r>
      <w:r w:rsidRPr="00B522A6">
        <w:rPr>
          <w:lang w:eastAsia="de-DE"/>
        </w:rPr>
        <w:t>Choice</w:t>
      </w:r>
      <w:r w:rsidR="005D2713" w:rsidRPr="00145121">
        <w:rPr>
          <w:lang w:eastAsia="de-DE"/>
        </w:rPr>
        <w:t>»</w:t>
      </w:r>
      <w:r w:rsidRPr="00B522A6">
        <w:rPr>
          <w:lang w:eastAsia="de-DE"/>
        </w:rPr>
        <w:t xml:space="preserve"> stereotype obsolete.</w:t>
      </w:r>
    </w:p>
    <w:p w14:paraId="620AE70A" w14:textId="20E662DD" w:rsidR="00B522A6" w:rsidRDefault="00B522A6" w:rsidP="007C4F59">
      <w:pPr>
        <w:pStyle w:val="Listenabsatz"/>
        <w:numPr>
          <w:ilvl w:val="0"/>
          <w:numId w:val="2"/>
        </w:numPr>
        <w:rPr>
          <w:lang w:eastAsia="de-DE"/>
        </w:rPr>
      </w:pPr>
      <w:r w:rsidRPr="00B522A6">
        <w:rPr>
          <w:lang w:eastAsia="de-DE"/>
        </w:rPr>
        <w:t xml:space="preserve">Made </w:t>
      </w:r>
      <w:r w:rsidR="005D2713" w:rsidRPr="00145121">
        <w:rPr>
          <w:lang w:eastAsia="de-DE"/>
        </w:rPr>
        <w:t>«</w:t>
      </w:r>
      <w:r w:rsidRPr="00B522A6">
        <w:rPr>
          <w:lang w:eastAsia="de-DE"/>
        </w:rPr>
        <w:t>OpenInterfaceModelClass</w:t>
      </w:r>
      <w:r w:rsidR="005D2713" w:rsidRPr="00145121">
        <w:rPr>
          <w:lang w:eastAsia="de-DE"/>
        </w:rPr>
        <w:t>»</w:t>
      </w:r>
      <w:r w:rsidRPr="00B522A6">
        <w:rPr>
          <w:lang w:eastAsia="de-DE"/>
        </w:rPr>
        <w:t xml:space="preserve"> stereotype obsolete.</w:t>
      </w:r>
    </w:p>
    <w:p w14:paraId="28BCFA4A" w14:textId="77777777" w:rsidR="00B522A6" w:rsidRDefault="00B522A6" w:rsidP="007C4F59">
      <w:pPr>
        <w:pStyle w:val="Listenabsatz"/>
        <w:numPr>
          <w:ilvl w:val="0"/>
          <w:numId w:val="2"/>
        </w:numPr>
        <w:rPr>
          <w:lang w:eastAsia="de-DE"/>
        </w:rPr>
      </w:pPr>
      <w:r w:rsidRPr="00B522A6">
        <w:rPr>
          <w:lang w:eastAsia="de-DE"/>
        </w:rPr>
        <w:t>Made OpenModelOperation::isOperationIdempotent property obsolete.</w:t>
      </w:r>
    </w:p>
    <w:p w14:paraId="5C5248C6" w14:textId="77777777" w:rsidR="00B522A6" w:rsidRDefault="00B522A6" w:rsidP="007C4F59">
      <w:pPr>
        <w:pStyle w:val="Listenabsatz"/>
        <w:numPr>
          <w:ilvl w:val="0"/>
          <w:numId w:val="2"/>
        </w:numPr>
        <w:rPr>
          <w:lang w:eastAsia="de-DE"/>
        </w:rPr>
      </w:pPr>
      <w:r w:rsidRPr="00B522A6">
        <w:rPr>
          <w:lang w:eastAsia="de-DE"/>
        </w:rPr>
        <w:t>Made OpenModelOperation::isAtomic property obsolete.</w:t>
      </w:r>
    </w:p>
    <w:p w14:paraId="6DBFB5B2" w14:textId="273BF806" w:rsidR="00B522A6" w:rsidRDefault="00B522A6" w:rsidP="007C4F59">
      <w:pPr>
        <w:pStyle w:val="Listenabsatz"/>
        <w:numPr>
          <w:ilvl w:val="0"/>
          <w:numId w:val="2"/>
        </w:numPr>
        <w:rPr>
          <w:lang w:eastAsia="de-DE"/>
        </w:rPr>
      </w:pPr>
      <w:r w:rsidRPr="00B522A6">
        <w:rPr>
          <w:lang w:eastAsia="de-DE"/>
        </w:rPr>
        <w:t>Made OpenInterfaceModelAttribute::attributeValueChangeNotification property obsolete.</w:t>
      </w:r>
    </w:p>
    <w:p w14:paraId="0DBC7AC7" w14:textId="715289A8" w:rsidR="00355278" w:rsidRDefault="00355278" w:rsidP="00355278">
      <w:pPr>
        <w:pStyle w:val="berschrift2"/>
      </w:pPr>
      <w:bookmarkStart w:id="1672" w:name="_Toc79149035"/>
      <w:r w:rsidRPr="00DC61DA">
        <w:t>Summary of main changes between version 1.</w:t>
      </w:r>
      <w:r>
        <w:t>3</w:t>
      </w:r>
      <w:r w:rsidRPr="00DC61DA">
        <w:t xml:space="preserve"> and 1.</w:t>
      </w:r>
      <w:r>
        <w:t>4</w:t>
      </w:r>
      <w:bookmarkEnd w:id="1672"/>
    </w:p>
    <w:p w14:paraId="12BEE8DB" w14:textId="3A405747" w:rsidR="00355278" w:rsidRDefault="000D5278" w:rsidP="00355278">
      <w:pPr>
        <w:pStyle w:val="Listenabsatz"/>
        <w:numPr>
          <w:ilvl w:val="0"/>
          <w:numId w:val="2"/>
        </w:numPr>
        <w:rPr>
          <w:lang w:eastAsia="de-DE"/>
        </w:rPr>
      </w:pPr>
      <w:r w:rsidRPr="00B63FA1">
        <w:rPr>
          <w:lang w:eastAsia="de-DE"/>
        </w:rPr>
        <w:t>«S</w:t>
      </w:r>
      <w:r>
        <w:rPr>
          <w:lang w:eastAsia="de-DE"/>
        </w:rPr>
        <w:t>trict</w:t>
      </w:r>
      <w:r w:rsidRPr="00B63FA1">
        <w:rPr>
          <w:lang w:eastAsia="de-DE"/>
        </w:rPr>
        <w:t>Composite»</w:t>
      </w:r>
      <w:r>
        <w:rPr>
          <w:lang w:eastAsia="de-DE"/>
        </w:rPr>
        <w:t xml:space="preserve"> and </w:t>
      </w:r>
      <w:r w:rsidRPr="00A360E2">
        <w:rPr>
          <w:lang w:eastAsia="de-DE"/>
        </w:rPr>
        <w:t xml:space="preserve">«LifecycleAggregate» </w:t>
      </w:r>
      <w:r>
        <w:rPr>
          <w:lang w:eastAsia="de-DE"/>
        </w:rPr>
        <w:t>made obsolete</w:t>
      </w:r>
      <w:r w:rsidR="00160544">
        <w:rPr>
          <w:lang w:eastAsia="de-DE"/>
        </w:rPr>
        <w:t>.</w:t>
      </w:r>
    </w:p>
    <w:p w14:paraId="5161194E" w14:textId="25E45847" w:rsidR="008D3E6F" w:rsidRDefault="008D3E6F" w:rsidP="008D3E6F">
      <w:pPr>
        <w:pStyle w:val="Listenabsatz"/>
        <w:numPr>
          <w:ilvl w:val="0"/>
          <w:numId w:val="2"/>
        </w:numPr>
        <w:rPr>
          <w:lang w:eastAsia="de-DE"/>
        </w:rPr>
      </w:pPr>
      <w:r w:rsidRPr="008D3E6F">
        <w:rPr>
          <w:lang w:eastAsia="de-DE"/>
        </w:rPr>
        <w:t>Meaning of Composite/Shared/None aggregation property and association end multiplicity clarified</w:t>
      </w:r>
      <w:r>
        <w:rPr>
          <w:lang w:eastAsia="de-DE"/>
        </w:rPr>
        <w:t>.</w:t>
      </w:r>
    </w:p>
    <w:p w14:paraId="44EB9172" w14:textId="77777777" w:rsidR="004B3E3F" w:rsidRDefault="004B3E3F" w:rsidP="000768A1"/>
    <w:sectPr w:rsidR="004B3E3F" w:rsidSect="005752F2">
      <w:headerReference w:type="default" r:id="rId191"/>
      <w:footerReference w:type="default" r:id="rId192"/>
      <w:pgSz w:w="12240" w:h="15840"/>
      <w:pgMar w:top="1440" w:right="1440" w:bottom="1440" w:left="1440"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5" w:author="Bernd Zeuner" w:date="2022-05-13T16:03:00Z" w:initials="ZB">
    <w:p w14:paraId="05982329" w14:textId="6627FA9B" w:rsidR="00A12AC5" w:rsidRDefault="00A12AC5">
      <w:pPr>
        <w:pStyle w:val="Kommentartext"/>
      </w:pPr>
      <w:r>
        <w:rPr>
          <w:rStyle w:val="Kommentarzeichen"/>
        </w:rPr>
        <w:annotationRef/>
      </w:r>
      <w:r>
        <w:t>delete</w:t>
      </w:r>
    </w:p>
  </w:comment>
  <w:comment w:id="324" w:author="ndavis-update2" w:date="2017-05-31T13:58:00Z" w:initials="ND">
    <w:p w14:paraId="30137F40" w14:textId="77777777" w:rsidR="00BB44B1" w:rsidRDefault="00BB44B1" w:rsidP="00090E74">
      <w:pPr>
        <w:pStyle w:val="Kommentartext"/>
      </w:pPr>
      <w:r>
        <w:rPr>
          <w:rStyle w:val="Kommentarzeichen"/>
        </w:rPr>
        <w:annotationRef/>
      </w:r>
      <w:r>
        <w:t xml:space="preserve">Papyrus has an odd “feature” that I have only just noticed (in my current version) that comments that are attached by a link to the class appear in applied comments too, BUT they do not appear in the </w:t>
      </w:r>
      <w:proofErr w:type="spellStart"/>
      <w:r>
        <w:t>gendoc</w:t>
      </w:r>
      <w:proofErr w:type="spellEnd"/>
      <w:r>
        <w:t xml:space="preserve"> output when applied comments is filtered for… very strange. I will check this with Neon and then we may need to refine this aspect in future.</w:t>
      </w:r>
    </w:p>
  </w:comment>
  <w:comment w:id="731" w:author="Italo Busi" w:date="2022-04-08T19:48:00Z" w:initials="IB">
    <w:p w14:paraId="7884C152" w14:textId="77777777" w:rsidR="000803E0" w:rsidRDefault="000803E0" w:rsidP="000803E0">
      <w:pPr>
        <w:pStyle w:val="Kommentartext"/>
      </w:pPr>
      <w:r>
        <w:rPr>
          <w:rStyle w:val="Kommentarzeichen"/>
        </w:rPr>
        <w:annotationRef/>
      </w:r>
      <w:r>
        <w:t>This is not what has been done in T-API and UML2YANG modelling guideline, but this is what should be done when reverse-engineering some IEEE and IETF YANG models</w:t>
      </w:r>
    </w:p>
    <w:p w14:paraId="17F95204" w14:textId="77777777" w:rsidR="000803E0" w:rsidRDefault="000803E0" w:rsidP="000803E0">
      <w:pPr>
        <w:pStyle w:val="Kommentartext"/>
      </w:pPr>
    </w:p>
    <w:p w14:paraId="52CC143B" w14:textId="77777777" w:rsidR="000803E0" w:rsidRDefault="000803E0" w:rsidP="000803E0">
      <w:pPr>
        <w:pStyle w:val="Kommentartext"/>
      </w:pPr>
      <w:r>
        <w:t>What about changing the must to a should and describing here the pruning and refactoring implicit rules when a concrete object class is defined?</w:t>
      </w:r>
    </w:p>
  </w:comment>
  <w:comment w:id="732" w:author="Bernd Zeuner [2]" w:date="2022-11-18T15:26:00Z" w:initials="BZ">
    <w:p w14:paraId="4D439C37" w14:textId="047A0AF1" w:rsidR="000F4424" w:rsidRDefault="000F4424">
      <w:pPr>
        <w:pStyle w:val="Kommentartext"/>
      </w:pPr>
      <w:r>
        <w:rPr>
          <w:rStyle w:val="Kommentarzeichen"/>
        </w:rPr>
        <w:annotationRef/>
      </w:r>
      <w:r>
        <w:t>Wait till TAPI (Andrea) will discuss this issue.</w:t>
      </w:r>
    </w:p>
  </w:comment>
  <w:comment w:id="745" w:author="Italo Busi" w:date="2022-04-08T19:50:00Z" w:initials="IB">
    <w:p w14:paraId="063A5770" w14:textId="77777777" w:rsidR="008161CD" w:rsidRDefault="008161CD" w:rsidP="008161CD">
      <w:pPr>
        <w:pStyle w:val="Kommentartext"/>
      </w:pPr>
      <w:r>
        <w:rPr>
          <w:rStyle w:val="Kommentarzeichen"/>
        </w:rPr>
        <w:annotationRef/>
      </w:r>
      <w:r>
        <w:t>The target stereotype is not aligned with the convention defined in clause 5.4.3, better to remove from this example (otherwise the example should be fixed)</w:t>
      </w:r>
    </w:p>
  </w:comment>
  <w:comment w:id="961" w:author="Bernd Zeuner [2]" w:date="2022-11-18T10:45:00Z" w:initials="BZ">
    <w:p w14:paraId="4DD6C9AD" w14:textId="77777777" w:rsidR="00756163" w:rsidRDefault="00756163">
      <w:pPr>
        <w:pStyle w:val="Kommentartext"/>
      </w:pPr>
      <w:r>
        <w:rPr>
          <w:rStyle w:val="Kommentarzeichen"/>
        </w:rPr>
        <w:annotationRef/>
      </w:r>
      <w:r>
        <w:t xml:space="preserve">Are the </w:t>
      </w:r>
      <w:proofErr w:type="spellStart"/>
      <w:r>
        <w:t>PruneAndRefactor</w:t>
      </w:r>
      <w:proofErr w:type="spellEnd"/>
      <w:r>
        <w:t xml:space="preserve"> relationships necessary for the example?</w:t>
      </w:r>
    </w:p>
    <w:p w14:paraId="59C401DA" w14:textId="77777777" w:rsidR="00756163" w:rsidRDefault="00756163">
      <w:pPr>
        <w:pStyle w:val="Kommentartext"/>
      </w:pPr>
    </w:p>
    <w:p w14:paraId="35862A20" w14:textId="51F9E15C" w:rsidR="00756163" w:rsidRDefault="00756163">
      <w:pPr>
        <w:pStyle w:val="Kommentartext"/>
      </w:pPr>
      <w:r>
        <w:t xml:space="preserve">The </w:t>
      </w:r>
      <w:r w:rsidRPr="00756163">
        <w:t>«</w:t>
      </w:r>
      <w:proofErr w:type="spellStart"/>
      <w:r>
        <w:t>StrictComposite</w:t>
      </w:r>
      <w:proofErr w:type="spellEnd"/>
      <w:r w:rsidRPr="00756163">
        <w:t>»</w:t>
      </w:r>
      <w:r>
        <w:t xml:space="preserve"> stereotype is obsolete.</w:t>
      </w:r>
    </w:p>
  </w:comment>
  <w:comment w:id="1142" w:author="Bernd Zeuner" w:date="2022-05-13T15:16:00Z" w:initials="ZB">
    <w:p w14:paraId="2BF60AAC" w14:textId="211E6F76" w:rsidR="00E7431B" w:rsidRDefault="00E7431B">
      <w:pPr>
        <w:pStyle w:val="Kommentartext"/>
      </w:pPr>
      <w:r>
        <w:rPr>
          <w:rStyle w:val="Kommentarzeichen"/>
        </w:rPr>
        <w:annotationRef/>
      </w:r>
      <w:r>
        <w:t>Also relevant to classes and data types</w:t>
      </w:r>
    </w:p>
  </w:comment>
  <w:comment w:id="1451" w:author="ndavis-update2" w:date="2017-05-31T13:58:00Z" w:initials="ND">
    <w:p w14:paraId="634663AF" w14:textId="77777777" w:rsidR="00BB44B1" w:rsidRDefault="00BB44B1" w:rsidP="0010360D">
      <w:pPr>
        <w:pStyle w:val="Kommentartext"/>
      </w:pPr>
      <w:r>
        <w:rPr>
          <w:rStyle w:val="Kommentarzeichen"/>
        </w:rPr>
        <w:annotationRef/>
      </w:r>
      <w:r>
        <w:t xml:space="preserve">There are other constraints I have in mind (spiral/loop </w:t>
      </w:r>
      <w:proofErr w:type="spellStart"/>
      <w:r>
        <w:t>etc</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982329" w15:done="0"/>
  <w15:commentEx w15:paraId="30137F40" w15:done="0"/>
  <w15:commentEx w15:paraId="52CC143B" w15:done="1"/>
  <w15:commentEx w15:paraId="4D439C37" w15:paraIdParent="52CC143B" w15:done="1"/>
  <w15:commentEx w15:paraId="063A5770" w15:done="0"/>
  <w15:commentEx w15:paraId="35862A20" w15:done="0"/>
  <w15:commentEx w15:paraId="2BF60AAC" w15:done="0"/>
  <w15:commentEx w15:paraId="634663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8FFCD" w16cex:dateUtc="2022-05-13T14:03:00Z"/>
  <w16cex:commentExtensible w16cex:durableId="272222BF" w16cex:dateUtc="2022-11-18T14:26:00Z"/>
  <w16cex:commentExtensible w16cex:durableId="2721E0BF" w16cex:dateUtc="2022-11-18T09:45:00Z"/>
  <w16cex:commentExtensible w16cex:durableId="2628F4D7" w16cex:dateUtc="2022-05-13T13: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982329" w16cid:durableId="2628FFCD"/>
  <w16cid:commentId w16cid:paraId="30137F40" w16cid:durableId="1E7F0728"/>
  <w16cid:commentId w16cid:paraId="52CC143B" w16cid:durableId="27063561"/>
  <w16cid:commentId w16cid:paraId="4D439C37" w16cid:durableId="272222BF"/>
  <w16cid:commentId w16cid:paraId="063A5770" w16cid:durableId="27063562"/>
  <w16cid:commentId w16cid:paraId="35862A20" w16cid:durableId="2721E0BF"/>
  <w16cid:commentId w16cid:paraId="2BF60AAC" w16cid:durableId="2628F4D7"/>
  <w16cid:commentId w16cid:paraId="634663AF" w16cid:durableId="1E7F07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91060" w14:textId="77777777" w:rsidR="00BB44B1" w:rsidRDefault="00BB44B1" w:rsidP="005752F2">
      <w:pPr>
        <w:spacing w:after="0"/>
      </w:pPr>
      <w:r>
        <w:separator/>
      </w:r>
    </w:p>
  </w:endnote>
  <w:endnote w:type="continuationSeparator" w:id="0">
    <w:p w14:paraId="73DE4F8B" w14:textId="77777777" w:rsidR="00BB44B1" w:rsidRDefault="00BB44B1"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Arial"/>
    <w:panose1 w:val="00000000000000000000"/>
    <w:charset w:val="00"/>
    <w:family w:val="auto"/>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A238B" w14:textId="7508C91E" w:rsidR="00BB44B1" w:rsidRPr="00194CC3" w:rsidRDefault="00BB44B1" w:rsidP="005752F2">
    <w:pPr>
      <w:pStyle w:val="Fuzeile"/>
    </w:pPr>
    <w:r w:rsidRPr="00194CC3">
      <w:t xml:space="preserve">Page </w:t>
    </w:r>
    <w:r>
      <w:fldChar w:fldCharType="begin"/>
    </w:r>
    <w:r>
      <w:instrText xml:space="preserve"> PAGE </w:instrText>
    </w:r>
    <w:r>
      <w:fldChar w:fldCharType="separate"/>
    </w:r>
    <w:r>
      <w:rPr>
        <w:noProof/>
      </w:rPr>
      <w:t>47</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83</w:t>
    </w:r>
    <w:r>
      <w:rPr>
        <w:noProof/>
      </w:rPr>
      <w:fldChar w:fldCharType="end"/>
    </w:r>
    <w:r w:rsidRPr="00194CC3">
      <w:tab/>
    </w:r>
    <w:r w:rsidRPr="00194CC3">
      <w:tab/>
    </w:r>
    <w:bookmarkStart w:id="1673" w:name="_Hlk517249059"/>
    <w:r w:rsidRPr="00386CB4">
      <w:t>© Open Networking Foundation</w:t>
    </w:r>
    <w:bookmarkEnd w:id="167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E884C" w14:textId="77777777" w:rsidR="00BB44B1" w:rsidRDefault="00BB44B1" w:rsidP="005752F2">
      <w:pPr>
        <w:spacing w:after="0"/>
      </w:pPr>
      <w:r>
        <w:separator/>
      </w:r>
    </w:p>
  </w:footnote>
  <w:footnote w:type="continuationSeparator" w:id="0">
    <w:p w14:paraId="51E2907F" w14:textId="77777777" w:rsidR="00BB44B1" w:rsidRDefault="00BB44B1" w:rsidP="005752F2">
      <w:pPr>
        <w:spacing w:after="0"/>
      </w:pPr>
      <w:r>
        <w:continuationSeparator/>
      </w:r>
    </w:p>
  </w:footnote>
  <w:footnote w:id="1">
    <w:p w14:paraId="3BD94E9D" w14:textId="77777777" w:rsidR="00BB44B1" w:rsidRPr="00CF61D4" w:rsidRDefault="00BB44B1" w:rsidP="006B6591">
      <w:pPr>
        <w:pStyle w:val="Funotentext"/>
      </w:pPr>
      <w:r>
        <w:rPr>
          <w:rStyle w:val="Funotenzeichen"/>
        </w:rPr>
        <w:footnoteRef/>
      </w:r>
      <w:r>
        <w:t xml:space="preserve"> </w:t>
      </w:r>
      <w:r w:rsidRPr="00CF61D4">
        <w:t>Not about operations acting on the entity.</w:t>
      </w:r>
    </w:p>
  </w:footnote>
  <w:footnote w:id="2">
    <w:p w14:paraId="1AA9B8E6" w14:textId="77777777" w:rsidR="00BB44B1" w:rsidRPr="000325EC" w:rsidRDefault="00BB44B1">
      <w:pPr>
        <w:pStyle w:val="Funotentext"/>
      </w:pPr>
      <w:r>
        <w:rPr>
          <w:rStyle w:val="Funotenzeichen"/>
        </w:rPr>
        <w:footnoteRef/>
      </w:r>
      <w:r>
        <w:t xml:space="preserve"> Because of Papyrus tool reasons, you shall not create </w:t>
      </w:r>
      <w:r w:rsidRPr="000325EC">
        <w:t xml:space="preserve">comments </w:t>
      </w:r>
      <w:r>
        <w:t xml:space="preserve">directly in the class diagram and </w:t>
      </w:r>
      <w:r w:rsidRPr="000325EC">
        <w:t>attach</w:t>
      </w:r>
      <w:r>
        <w:t xml:space="preserve"> it </w:t>
      </w:r>
      <w:r w:rsidRPr="000325EC">
        <w:t>by a link to the class</w:t>
      </w:r>
      <w:r>
        <w:t xml:space="preserve">. Such comments </w:t>
      </w:r>
      <w:r w:rsidRPr="000325EC">
        <w:t xml:space="preserve">appear in applied comments </w:t>
      </w:r>
      <w:r>
        <w:t xml:space="preserve">field </w:t>
      </w:r>
      <w:r w:rsidRPr="000325EC">
        <w:t xml:space="preserve">too, BUT </w:t>
      </w:r>
      <w:r>
        <w:t xml:space="preserve">they don’t </w:t>
      </w:r>
      <w:r w:rsidRPr="000325EC">
        <w:t>appear in the gendoc output</w:t>
      </w:r>
      <w:r>
        <w:t>.</w:t>
      </w:r>
    </w:p>
  </w:footnote>
  <w:footnote w:id="3">
    <w:p w14:paraId="7C271D8D" w14:textId="77777777" w:rsidR="00BB44B1" w:rsidRPr="00A84E1C" w:rsidRDefault="00BB44B1" w:rsidP="00EA2938">
      <w:pPr>
        <w:pStyle w:val="Funotentext"/>
      </w:pPr>
      <w:r>
        <w:rPr>
          <w:rStyle w:val="Funotenzeichen"/>
        </w:rPr>
        <w:footnoteRef/>
      </w:r>
      <w:r>
        <w:t xml:space="preserve"> </w:t>
      </w:r>
      <w:r w:rsidRPr="00A84E1C">
        <w:t>In Papyrus an attribute is a property.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30A03" w14:textId="54BB7B7B" w:rsidR="00BB44B1" w:rsidRPr="00194CC3" w:rsidRDefault="00BB44B1" w:rsidP="008E1A05">
    <w:pPr>
      <w:pStyle w:val="Kopfzeile"/>
      <w:tabs>
        <w:tab w:val="clear" w:pos="4320"/>
        <w:tab w:val="clear" w:pos="9360"/>
        <w:tab w:val="center" w:pos="4678"/>
        <w:tab w:val="right" w:pos="9356"/>
      </w:tabs>
    </w:pPr>
    <w:r>
      <w:t xml:space="preserve">Draft TR-514 </w:t>
    </w:r>
    <w:r w:rsidRPr="003B3770">
      <w:t>UML Modeling Guidelines</w:t>
    </w:r>
    <w:r w:rsidRPr="00194CC3">
      <w:tab/>
    </w:r>
    <w:r w:rsidRPr="00194CC3">
      <w:tab/>
    </w:r>
    <w:r>
      <w:t xml:space="preserve">Draft </w:t>
    </w:r>
    <w:r w:rsidRPr="00194CC3">
      <w:t xml:space="preserve">Version </w:t>
    </w:r>
    <w:r>
      <w:t>1.3.04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737B7"/>
    <w:multiLevelType w:val="hybridMultilevel"/>
    <w:tmpl w:val="4DB234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064B66"/>
    <w:multiLevelType w:val="hybridMultilevel"/>
    <w:tmpl w:val="8CE6EB5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C2655F"/>
    <w:multiLevelType w:val="hybridMultilevel"/>
    <w:tmpl w:val="4F9804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7E23AA1"/>
    <w:multiLevelType w:val="hybridMultilevel"/>
    <w:tmpl w:val="F55A10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C90C33"/>
    <w:multiLevelType w:val="hybridMultilevel"/>
    <w:tmpl w:val="4F608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E646262"/>
    <w:multiLevelType w:val="hybridMultilevel"/>
    <w:tmpl w:val="3A845D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34353B6"/>
    <w:multiLevelType w:val="hybridMultilevel"/>
    <w:tmpl w:val="DF880766"/>
    <w:lvl w:ilvl="0" w:tplc="8F8A09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76A2DE3"/>
    <w:multiLevelType w:val="multilevel"/>
    <w:tmpl w:val="E01E6F2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9" w15:restartNumberingAfterBreak="0">
    <w:nsid w:val="43EF726F"/>
    <w:multiLevelType w:val="hybridMultilevel"/>
    <w:tmpl w:val="1DB4D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477B4"/>
    <w:multiLevelType w:val="hybridMultilevel"/>
    <w:tmpl w:val="1E0E56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BA12DF7"/>
    <w:multiLevelType w:val="hybridMultilevel"/>
    <w:tmpl w:val="423ED6E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2501B7A"/>
    <w:multiLevelType w:val="hybridMultilevel"/>
    <w:tmpl w:val="AD761C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4E6E71"/>
    <w:multiLevelType w:val="hybridMultilevel"/>
    <w:tmpl w:val="79FAF534"/>
    <w:lvl w:ilvl="0" w:tplc="B87CE7B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85D37C2"/>
    <w:multiLevelType w:val="hybridMultilevel"/>
    <w:tmpl w:val="8EA60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0F15B17"/>
    <w:multiLevelType w:val="hybridMultilevel"/>
    <w:tmpl w:val="76A87E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8DC1102"/>
    <w:multiLevelType w:val="multilevel"/>
    <w:tmpl w:val="7376E870"/>
    <w:lvl w:ilvl="0">
      <w:start w:val="1"/>
      <w:numFmt w:val="bullet"/>
      <w:pStyle w:val="Aufzhlungszeichen"/>
      <w:lvlText w:val=""/>
      <w:lvlJc w:val="left"/>
      <w:pPr>
        <w:tabs>
          <w:tab w:val="num" w:pos="360"/>
        </w:tabs>
        <w:ind w:left="360" w:hanging="360"/>
      </w:pPr>
      <w:rPr>
        <w:rFonts w:ascii="Symbol" w:hAnsi="Symbol" w:hint="default"/>
      </w:rPr>
    </w:lvl>
    <w:lvl w:ilvl="1">
      <w:start w:val="1"/>
      <w:numFmt w:val="bullet"/>
      <w:pStyle w:val="Aufzhlungszeichen2"/>
      <w:lvlText w:val=""/>
      <w:lvlJc w:val="left"/>
      <w:pPr>
        <w:tabs>
          <w:tab w:val="num" w:pos="720"/>
        </w:tabs>
        <w:ind w:left="720" w:hanging="360"/>
      </w:pPr>
      <w:rPr>
        <w:rFonts w:ascii="Symbol" w:hAnsi="Symbol" w:hint="default"/>
      </w:rPr>
    </w:lvl>
    <w:lvl w:ilvl="2">
      <w:start w:val="1"/>
      <w:numFmt w:val="bullet"/>
      <w:pStyle w:val="Aufzhlungszeichen3"/>
      <w:lvlText w:val="○"/>
      <w:lvlJc w:val="left"/>
      <w:pPr>
        <w:tabs>
          <w:tab w:val="num" w:pos="1080"/>
        </w:tabs>
        <w:ind w:left="1080" w:hanging="360"/>
      </w:pPr>
      <w:rPr>
        <w:rFonts w:ascii="Courier New" w:hAnsi="Courier New" w:hint="default"/>
      </w:rPr>
    </w:lvl>
    <w:lvl w:ilvl="3">
      <w:start w:val="1"/>
      <w:numFmt w:val="bullet"/>
      <w:pStyle w:val="Aufzhlungszeichen4"/>
      <w:lvlText w:val=""/>
      <w:lvlJc w:val="left"/>
      <w:pPr>
        <w:tabs>
          <w:tab w:val="num" w:pos="1440"/>
        </w:tabs>
        <w:ind w:left="1440" w:hanging="360"/>
      </w:pPr>
      <w:rPr>
        <w:rFonts w:ascii="Symbol" w:hAnsi="Symbol" w:hint="default"/>
      </w:rPr>
    </w:lvl>
    <w:lvl w:ilvl="4">
      <w:start w:val="1"/>
      <w:numFmt w:val="bullet"/>
      <w:pStyle w:val="Aufzhlungszeichen5"/>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7" w15:restartNumberingAfterBreak="0">
    <w:nsid w:val="6C0A0FF2"/>
    <w:multiLevelType w:val="hybridMultilevel"/>
    <w:tmpl w:val="C876F0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DEC5604"/>
    <w:multiLevelType w:val="hybridMultilevel"/>
    <w:tmpl w:val="360A6D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6C3675F"/>
    <w:multiLevelType w:val="hybridMultilevel"/>
    <w:tmpl w:val="0898F3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74719542">
    <w:abstractNumId w:val="8"/>
  </w:num>
  <w:num w:numId="2" w16cid:durableId="1440684934">
    <w:abstractNumId w:val="17"/>
  </w:num>
  <w:num w:numId="3" w16cid:durableId="602610309">
    <w:abstractNumId w:val="0"/>
  </w:num>
  <w:num w:numId="4" w16cid:durableId="1145972810">
    <w:abstractNumId w:val="13"/>
  </w:num>
  <w:num w:numId="5" w16cid:durableId="45838623">
    <w:abstractNumId w:val="16"/>
  </w:num>
  <w:num w:numId="6" w16cid:durableId="112946322">
    <w:abstractNumId w:val="10"/>
  </w:num>
  <w:num w:numId="7" w16cid:durableId="1625690992">
    <w:abstractNumId w:val="12"/>
  </w:num>
  <w:num w:numId="8" w16cid:durableId="481846065">
    <w:abstractNumId w:val="2"/>
  </w:num>
  <w:num w:numId="9" w16cid:durableId="2140105270">
    <w:abstractNumId w:val="6"/>
  </w:num>
  <w:num w:numId="10" w16cid:durableId="738479607">
    <w:abstractNumId w:val="4"/>
  </w:num>
  <w:num w:numId="11" w16cid:durableId="2114353982">
    <w:abstractNumId w:val="15"/>
  </w:num>
  <w:num w:numId="12" w16cid:durableId="622924419">
    <w:abstractNumId w:val="14"/>
  </w:num>
  <w:num w:numId="13" w16cid:durableId="1571191107">
    <w:abstractNumId w:val="3"/>
  </w:num>
  <w:num w:numId="14" w16cid:durableId="350182215">
    <w:abstractNumId w:val="19"/>
  </w:num>
  <w:num w:numId="15" w16cid:durableId="160435202">
    <w:abstractNumId w:val="1"/>
  </w:num>
  <w:num w:numId="16" w16cid:durableId="2079400004">
    <w:abstractNumId w:val="9"/>
  </w:num>
  <w:num w:numId="17" w16cid:durableId="1479566580">
    <w:abstractNumId w:val="11"/>
  </w:num>
  <w:num w:numId="18" w16cid:durableId="1359819018">
    <w:abstractNumId w:val="5"/>
  </w:num>
  <w:num w:numId="19" w16cid:durableId="2118985933">
    <w:abstractNumId w:val="18"/>
  </w:num>
  <w:num w:numId="20" w16cid:durableId="1115444518">
    <w:abstractNumId w:val="7"/>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nd Zeuner">
    <w15:presenceInfo w15:providerId="AD" w15:userId="S::B.Zeuner@telekom.de::2a65c10f-3952-4e6c-8b54-89588f382473"/>
  </w15:person>
  <w15:person w15:author="Bernd Zeuner [2]">
    <w15:presenceInfo w15:providerId="None" w15:userId="Bernd Zeuner"/>
  </w15:person>
  <w15:person w15:author="Italo Busi">
    <w15:presenceInfo w15:providerId="AD" w15:userId="S-1-5-21-147214757-305610072-1517763936-24770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8396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673"/>
    <w:rsid w:val="00000364"/>
    <w:rsid w:val="00000884"/>
    <w:rsid w:val="00001E2D"/>
    <w:rsid w:val="000023CB"/>
    <w:rsid w:val="000024EE"/>
    <w:rsid w:val="00002C4C"/>
    <w:rsid w:val="00004701"/>
    <w:rsid w:val="00004DBE"/>
    <w:rsid w:val="00006783"/>
    <w:rsid w:val="00007145"/>
    <w:rsid w:val="000073E2"/>
    <w:rsid w:val="00011257"/>
    <w:rsid w:val="000112D2"/>
    <w:rsid w:val="00011394"/>
    <w:rsid w:val="000138F1"/>
    <w:rsid w:val="000138F6"/>
    <w:rsid w:val="0001466B"/>
    <w:rsid w:val="000150DF"/>
    <w:rsid w:val="00016025"/>
    <w:rsid w:val="000173F1"/>
    <w:rsid w:val="00017F73"/>
    <w:rsid w:val="00021C5E"/>
    <w:rsid w:val="00021CC0"/>
    <w:rsid w:val="00021D2D"/>
    <w:rsid w:val="0002301A"/>
    <w:rsid w:val="00024E72"/>
    <w:rsid w:val="00025E83"/>
    <w:rsid w:val="000265F6"/>
    <w:rsid w:val="0003088F"/>
    <w:rsid w:val="00031BF5"/>
    <w:rsid w:val="000325EC"/>
    <w:rsid w:val="00033E41"/>
    <w:rsid w:val="0003550D"/>
    <w:rsid w:val="000368EF"/>
    <w:rsid w:val="000404CE"/>
    <w:rsid w:val="000409D3"/>
    <w:rsid w:val="00040E60"/>
    <w:rsid w:val="00040FD5"/>
    <w:rsid w:val="000422C2"/>
    <w:rsid w:val="00044789"/>
    <w:rsid w:val="00044BEA"/>
    <w:rsid w:val="00045228"/>
    <w:rsid w:val="00047012"/>
    <w:rsid w:val="00047B35"/>
    <w:rsid w:val="000524FF"/>
    <w:rsid w:val="00052E3D"/>
    <w:rsid w:val="00054D0D"/>
    <w:rsid w:val="0006074B"/>
    <w:rsid w:val="00060DD7"/>
    <w:rsid w:val="000610D3"/>
    <w:rsid w:val="000611BB"/>
    <w:rsid w:val="00061436"/>
    <w:rsid w:val="00064DB8"/>
    <w:rsid w:val="0007009A"/>
    <w:rsid w:val="00071924"/>
    <w:rsid w:val="00075E2C"/>
    <w:rsid w:val="000768A1"/>
    <w:rsid w:val="000779F6"/>
    <w:rsid w:val="000803E0"/>
    <w:rsid w:val="000819C3"/>
    <w:rsid w:val="00081A0B"/>
    <w:rsid w:val="00081F34"/>
    <w:rsid w:val="00083D97"/>
    <w:rsid w:val="00086268"/>
    <w:rsid w:val="000864D2"/>
    <w:rsid w:val="00086965"/>
    <w:rsid w:val="0008699A"/>
    <w:rsid w:val="00087CD2"/>
    <w:rsid w:val="00090B99"/>
    <w:rsid w:val="00090E74"/>
    <w:rsid w:val="00093E64"/>
    <w:rsid w:val="00095194"/>
    <w:rsid w:val="000A0B45"/>
    <w:rsid w:val="000A17DA"/>
    <w:rsid w:val="000A26B7"/>
    <w:rsid w:val="000A4E7C"/>
    <w:rsid w:val="000A50F0"/>
    <w:rsid w:val="000A561A"/>
    <w:rsid w:val="000A6216"/>
    <w:rsid w:val="000A7043"/>
    <w:rsid w:val="000A73DF"/>
    <w:rsid w:val="000A7A30"/>
    <w:rsid w:val="000A7AD9"/>
    <w:rsid w:val="000B0C57"/>
    <w:rsid w:val="000B2001"/>
    <w:rsid w:val="000B2F01"/>
    <w:rsid w:val="000B3B1D"/>
    <w:rsid w:val="000B3E73"/>
    <w:rsid w:val="000B4C93"/>
    <w:rsid w:val="000B539C"/>
    <w:rsid w:val="000B7770"/>
    <w:rsid w:val="000B7D2A"/>
    <w:rsid w:val="000C30D3"/>
    <w:rsid w:val="000C49E0"/>
    <w:rsid w:val="000C6583"/>
    <w:rsid w:val="000D3E53"/>
    <w:rsid w:val="000D4101"/>
    <w:rsid w:val="000D5278"/>
    <w:rsid w:val="000D60A2"/>
    <w:rsid w:val="000E0245"/>
    <w:rsid w:val="000E1A0B"/>
    <w:rsid w:val="000E1FB8"/>
    <w:rsid w:val="000E21BD"/>
    <w:rsid w:val="000E221A"/>
    <w:rsid w:val="000E3DEC"/>
    <w:rsid w:val="000E3F29"/>
    <w:rsid w:val="000E4BCF"/>
    <w:rsid w:val="000E4D99"/>
    <w:rsid w:val="000F012E"/>
    <w:rsid w:val="000F2AAB"/>
    <w:rsid w:val="000F3704"/>
    <w:rsid w:val="000F3D63"/>
    <w:rsid w:val="000F4424"/>
    <w:rsid w:val="000F4A10"/>
    <w:rsid w:val="000F4F31"/>
    <w:rsid w:val="000F68FB"/>
    <w:rsid w:val="000F6BCE"/>
    <w:rsid w:val="000F7394"/>
    <w:rsid w:val="000F7D12"/>
    <w:rsid w:val="00100952"/>
    <w:rsid w:val="0010360D"/>
    <w:rsid w:val="00105110"/>
    <w:rsid w:val="00106D38"/>
    <w:rsid w:val="0011174C"/>
    <w:rsid w:val="00114420"/>
    <w:rsid w:val="00115253"/>
    <w:rsid w:val="00115844"/>
    <w:rsid w:val="0011665F"/>
    <w:rsid w:val="001170D3"/>
    <w:rsid w:val="0012007D"/>
    <w:rsid w:val="00121083"/>
    <w:rsid w:val="00121801"/>
    <w:rsid w:val="001238C5"/>
    <w:rsid w:val="00124907"/>
    <w:rsid w:val="0012553B"/>
    <w:rsid w:val="00125F85"/>
    <w:rsid w:val="00127365"/>
    <w:rsid w:val="001310D9"/>
    <w:rsid w:val="0013116F"/>
    <w:rsid w:val="001313A5"/>
    <w:rsid w:val="00131A17"/>
    <w:rsid w:val="0013246B"/>
    <w:rsid w:val="001334BE"/>
    <w:rsid w:val="00133A94"/>
    <w:rsid w:val="00133B37"/>
    <w:rsid w:val="0013546B"/>
    <w:rsid w:val="00136013"/>
    <w:rsid w:val="001371E5"/>
    <w:rsid w:val="00137BB9"/>
    <w:rsid w:val="0014366A"/>
    <w:rsid w:val="00143BCB"/>
    <w:rsid w:val="0014403D"/>
    <w:rsid w:val="00145121"/>
    <w:rsid w:val="00145A05"/>
    <w:rsid w:val="001467C9"/>
    <w:rsid w:val="00147ABD"/>
    <w:rsid w:val="00150152"/>
    <w:rsid w:val="001508C8"/>
    <w:rsid w:val="00150C0C"/>
    <w:rsid w:val="00151245"/>
    <w:rsid w:val="00152C8D"/>
    <w:rsid w:val="00152F54"/>
    <w:rsid w:val="001531A1"/>
    <w:rsid w:val="00155CE7"/>
    <w:rsid w:val="001600C8"/>
    <w:rsid w:val="00160544"/>
    <w:rsid w:val="00162989"/>
    <w:rsid w:val="00163E20"/>
    <w:rsid w:val="00165009"/>
    <w:rsid w:val="00167B79"/>
    <w:rsid w:val="00170B67"/>
    <w:rsid w:val="00172279"/>
    <w:rsid w:val="00172384"/>
    <w:rsid w:val="00173273"/>
    <w:rsid w:val="00173805"/>
    <w:rsid w:val="0017396F"/>
    <w:rsid w:val="001749FF"/>
    <w:rsid w:val="00175167"/>
    <w:rsid w:val="001832AF"/>
    <w:rsid w:val="00184210"/>
    <w:rsid w:val="0018502F"/>
    <w:rsid w:val="0018545B"/>
    <w:rsid w:val="0018797A"/>
    <w:rsid w:val="001908A0"/>
    <w:rsid w:val="00191733"/>
    <w:rsid w:val="001917DD"/>
    <w:rsid w:val="00192E1F"/>
    <w:rsid w:val="00194263"/>
    <w:rsid w:val="00194473"/>
    <w:rsid w:val="00194B21"/>
    <w:rsid w:val="00194CAA"/>
    <w:rsid w:val="0019548F"/>
    <w:rsid w:val="00195FF2"/>
    <w:rsid w:val="001A1677"/>
    <w:rsid w:val="001A30F0"/>
    <w:rsid w:val="001A395A"/>
    <w:rsid w:val="001A3C0D"/>
    <w:rsid w:val="001A6BA6"/>
    <w:rsid w:val="001A6D68"/>
    <w:rsid w:val="001A6D74"/>
    <w:rsid w:val="001A7D83"/>
    <w:rsid w:val="001B2A73"/>
    <w:rsid w:val="001B52FD"/>
    <w:rsid w:val="001B5871"/>
    <w:rsid w:val="001B651F"/>
    <w:rsid w:val="001B692B"/>
    <w:rsid w:val="001B69FC"/>
    <w:rsid w:val="001B6A03"/>
    <w:rsid w:val="001B7FAE"/>
    <w:rsid w:val="001C1C09"/>
    <w:rsid w:val="001C2DE2"/>
    <w:rsid w:val="001C3083"/>
    <w:rsid w:val="001C3526"/>
    <w:rsid w:val="001C35A1"/>
    <w:rsid w:val="001C373F"/>
    <w:rsid w:val="001C4C9C"/>
    <w:rsid w:val="001C5CA3"/>
    <w:rsid w:val="001C7806"/>
    <w:rsid w:val="001C7F87"/>
    <w:rsid w:val="001D0051"/>
    <w:rsid w:val="001D0FF7"/>
    <w:rsid w:val="001D1C3F"/>
    <w:rsid w:val="001D3EEE"/>
    <w:rsid w:val="001D592C"/>
    <w:rsid w:val="001D5AA2"/>
    <w:rsid w:val="001D7100"/>
    <w:rsid w:val="001D7F4E"/>
    <w:rsid w:val="001E1811"/>
    <w:rsid w:val="001E2239"/>
    <w:rsid w:val="001E28DB"/>
    <w:rsid w:val="001E32AE"/>
    <w:rsid w:val="001E343F"/>
    <w:rsid w:val="001E5868"/>
    <w:rsid w:val="001E5F01"/>
    <w:rsid w:val="001E5F1A"/>
    <w:rsid w:val="001E6404"/>
    <w:rsid w:val="001E74EB"/>
    <w:rsid w:val="001F0452"/>
    <w:rsid w:val="001F19B1"/>
    <w:rsid w:val="001F373D"/>
    <w:rsid w:val="001F7F07"/>
    <w:rsid w:val="0020010C"/>
    <w:rsid w:val="002016D3"/>
    <w:rsid w:val="00202F6C"/>
    <w:rsid w:val="0020366E"/>
    <w:rsid w:val="002039C7"/>
    <w:rsid w:val="00203FD8"/>
    <w:rsid w:val="00205852"/>
    <w:rsid w:val="00205DEA"/>
    <w:rsid w:val="00206514"/>
    <w:rsid w:val="0020696A"/>
    <w:rsid w:val="00206D78"/>
    <w:rsid w:val="002100A7"/>
    <w:rsid w:val="00211999"/>
    <w:rsid w:val="002130DE"/>
    <w:rsid w:val="00213D3B"/>
    <w:rsid w:val="00214D26"/>
    <w:rsid w:val="00214D6C"/>
    <w:rsid w:val="00214DA3"/>
    <w:rsid w:val="00215157"/>
    <w:rsid w:val="00217092"/>
    <w:rsid w:val="00221CB6"/>
    <w:rsid w:val="002229AE"/>
    <w:rsid w:val="0022335E"/>
    <w:rsid w:val="00223B0B"/>
    <w:rsid w:val="00225D2B"/>
    <w:rsid w:val="00225D39"/>
    <w:rsid w:val="002263B1"/>
    <w:rsid w:val="00226408"/>
    <w:rsid w:val="00227AAD"/>
    <w:rsid w:val="00227BA8"/>
    <w:rsid w:val="002303B9"/>
    <w:rsid w:val="002310B7"/>
    <w:rsid w:val="00237302"/>
    <w:rsid w:val="00237DA8"/>
    <w:rsid w:val="00242577"/>
    <w:rsid w:val="00243122"/>
    <w:rsid w:val="00244385"/>
    <w:rsid w:val="002444F3"/>
    <w:rsid w:val="00244EFB"/>
    <w:rsid w:val="00245BBE"/>
    <w:rsid w:val="00246555"/>
    <w:rsid w:val="0024714A"/>
    <w:rsid w:val="002474B6"/>
    <w:rsid w:val="00250D0B"/>
    <w:rsid w:val="002525AE"/>
    <w:rsid w:val="00252DC7"/>
    <w:rsid w:val="002554BE"/>
    <w:rsid w:val="002574DA"/>
    <w:rsid w:val="00260493"/>
    <w:rsid w:val="002614CF"/>
    <w:rsid w:val="002616FE"/>
    <w:rsid w:val="0026539F"/>
    <w:rsid w:val="002655C4"/>
    <w:rsid w:val="00267DB3"/>
    <w:rsid w:val="00267E6A"/>
    <w:rsid w:val="002707A4"/>
    <w:rsid w:val="00271409"/>
    <w:rsid w:val="0027201A"/>
    <w:rsid w:val="00272456"/>
    <w:rsid w:val="002727CF"/>
    <w:rsid w:val="00272E73"/>
    <w:rsid w:val="00273406"/>
    <w:rsid w:val="00273F0D"/>
    <w:rsid w:val="002748A8"/>
    <w:rsid w:val="002752C5"/>
    <w:rsid w:val="00275533"/>
    <w:rsid w:val="00280A27"/>
    <w:rsid w:val="002831AA"/>
    <w:rsid w:val="00284240"/>
    <w:rsid w:val="00284271"/>
    <w:rsid w:val="002842CC"/>
    <w:rsid w:val="00284A92"/>
    <w:rsid w:val="00284EC3"/>
    <w:rsid w:val="002861B6"/>
    <w:rsid w:val="002874D1"/>
    <w:rsid w:val="00287636"/>
    <w:rsid w:val="00287F11"/>
    <w:rsid w:val="00290891"/>
    <w:rsid w:val="0029262D"/>
    <w:rsid w:val="00292910"/>
    <w:rsid w:val="0029405E"/>
    <w:rsid w:val="0029653E"/>
    <w:rsid w:val="002977AC"/>
    <w:rsid w:val="002A0190"/>
    <w:rsid w:val="002A04BB"/>
    <w:rsid w:val="002A1D53"/>
    <w:rsid w:val="002A3E94"/>
    <w:rsid w:val="002A56F9"/>
    <w:rsid w:val="002A64B3"/>
    <w:rsid w:val="002B11E9"/>
    <w:rsid w:val="002B146D"/>
    <w:rsid w:val="002B1BD6"/>
    <w:rsid w:val="002B421E"/>
    <w:rsid w:val="002B42FF"/>
    <w:rsid w:val="002B5F1B"/>
    <w:rsid w:val="002B6493"/>
    <w:rsid w:val="002B6DB1"/>
    <w:rsid w:val="002C0FD1"/>
    <w:rsid w:val="002C1401"/>
    <w:rsid w:val="002C2DF2"/>
    <w:rsid w:val="002C3B44"/>
    <w:rsid w:val="002C55D3"/>
    <w:rsid w:val="002C6A80"/>
    <w:rsid w:val="002C7C1A"/>
    <w:rsid w:val="002C7EF6"/>
    <w:rsid w:val="002C7FA1"/>
    <w:rsid w:val="002D1163"/>
    <w:rsid w:val="002D1CBF"/>
    <w:rsid w:val="002D41D5"/>
    <w:rsid w:val="002D4E52"/>
    <w:rsid w:val="002D5C29"/>
    <w:rsid w:val="002D5CB4"/>
    <w:rsid w:val="002D5D65"/>
    <w:rsid w:val="002D63BB"/>
    <w:rsid w:val="002E164A"/>
    <w:rsid w:val="002E36FC"/>
    <w:rsid w:val="002E3A61"/>
    <w:rsid w:val="002E689C"/>
    <w:rsid w:val="002F1668"/>
    <w:rsid w:val="002F1FA0"/>
    <w:rsid w:val="002F245E"/>
    <w:rsid w:val="002F262A"/>
    <w:rsid w:val="002F3479"/>
    <w:rsid w:val="002F3E6F"/>
    <w:rsid w:val="002F7534"/>
    <w:rsid w:val="002F7664"/>
    <w:rsid w:val="00300A54"/>
    <w:rsid w:val="00300FB3"/>
    <w:rsid w:val="00301B81"/>
    <w:rsid w:val="00302FDD"/>
    <w:rsid w:val="00305101"/>
    <w:rsid w:val="00306753"/>
    <w:rsid w:val="00306B13"/>
    <w:rsid w:val="00310922"/>
    <w:rsid w:val="00311367"/>
    <w:rsid w:val="00311EFB"/>
    <w:rsid w:val="003150A4"/>
    <w:rsid w:val="00315762"/>
    <w:rsid w:val="00315D31"/>
    <w:rsid w:val="0031762C"/>
    <w:rsid w:val="00320210"/>
    <w:rsid w:val="00320D71"/>
    <w:rsid w:val="00321FA4"/>
    <w:rsid w:val="003229D7"/>
    <w:rsid w:val="00324D29"/>
    <w:rsid w:val="00326801"/>
    <w:rsid w:val="00327443"/>
    <w:rsid w:val="00327824"/>
    <w:rsid w:val="00330BE3"/>
    <w:rsid w:val="00331F2B"/>
    <w:rsid w:val="003326F7"/>
    <w:rsid w:val="00332A21"/>
    <w:rsid w:val="0033373B"/>
    <w:rsid w:val="003346BE"/>
    <w:rsid w:val="0033506E"/>
    <w:rsid w:val="00335BF4"/>
    <w:rsid w:val="00336ABD"/>
    <w:rsid w:val="00336BC4"/>
    <w:rsid w:val="00337B63"/>
    <w:rsid w:val="0034077B"/>
    <w:rsid w:val="00341302"/>
    <w:rsid w:val="0034230A"/>
    <w:rsid w:val="00342C9C"/>
    <w:rsid w:val="00343B39"/>
    <w:rsid w:val="00345312"/>
    <w:rsid w:val="00346C7E"/>
    <w:rsid w:val="00347965"/>
    <w:rsid w:val="00347CC6"/>
    <w:rsid w:val="00350974"/>
    <w:rsid w:val="00351ABC"/>
    <w:rsid w:val="00355278"/>
    <w:rsid w:val="00360CB1"/>
    <w:rsid w:val="0036203D"/>
    <w:rsid w:val="00362D87"/>
    <w:rsid w:val="00362E39"/>
    <w:rsid w:val="003638E6"/>
    <w:rsid w:val="00363CC7"/>
    <w:rsid w:val="003642BD"/>
    <w:rsid w:val="003653BB"/>
    <w:rsid w:val="003671BE"/>
    <w:rsid w:val="00367783"/>
    <w:rsid w:val="00370016"/>
    <w:rsid w:val="00370587"/>
    <w:rsid w:val="00370A29"/>
    <w:rsid w:val="00371737"/>
    <w:rsid w:val="00371D7E"/>
    <w:rsid w:val="003737A8"/>
    <w:rsid w:val="00374A30"/>
    <w:rsid w:val="0037575A"/>
    <w:rsid w:val="003758B7"/>
    <w:rsid w:val="00376EF2"/>
    <w:rsid w:val="00377E08"/>
    <w:rsid w:val="0038056B"/>
    <w:rsid w:val="00380DDD"/>
    <w:rsid w:val="00381307"/>
    <w:rsid w:val="0038165E"/>
    <w:rsid w:val="0038187D"/>
    <w:rsid w:val="00382E73"/>
    <w:rsid w:val="0038303D"/>
    <w:rsid w:val="0038401C"/>
    <w:rsid w:val="00384AA6"/>
    <w:rsid w:val="00384D98"/>
    <w:rsid w:val="00386CB4"/>
    <w:rsid w:val="00387C71"/>
    <w:rsid w:val="00387ED8"/>
    <w:rsid w:val="00393775"/>
    <w:rsid w:val="00393BEF"/>
    <w:rsid w:val="003975B7"/>
    <w:rsid w:val="003A2B74"/>
    <w:rsid w:val="003A36A9"/>
    <w:rsid w:val="003A3917"/>
    <w:rsid w:val="003A4E9F"/>
    <w:rsid w:val="003B317D"/>
    <w:rsid w:val="003B3770"/>
    <w:rsid w:val="003B58AA"/>
    <w:rsid w:val="003B6579"/>
    <w:rsid w:val="003B6CE9"/>
    <w:rsid w:val="003B7EE3"/>
    <w:rsid w:val="003C06B7"/>
    <w:rsid w:val="003C0D85"/>
    <w:rsid w:val="003C1AC8"/>
    <w:rsid w:val="003C4496"/>
    <w:rsid w:val="003C4945"/>
    <w:rsid w:val="003C4E41"/>
    <w:rsid w:val="003C6622"/>
    <w:rsid w:val="003D0438"/>
    <w:rsid w:val="003D1480"/>
    <w:rsid w:val="003D3E32"/>
    <w:rsid w:val="003D51A8"/>
    <w:rsid w:val="003D642E"/>
    <w:rsid w:val="003D7264"/>
    <w:rsid w:val="003D77FC"/>
    <w:rsid w:val="003D7D2C"/>
    <w:rsid w:val="003E086E"/>
    <w:rsid w:val="003E0AB8"/>
    <w:rsid w:val="003E13A9"/>
    <w:rsid w:val="003E1E1F"/>
    <w:rsid w:val="003E2EE6"/>
    <w:rsid w:val="003E30EF"/>
    <w:rsid w:val="003E6FD3"/>
    <w:rsid w:val="003E775D"/>
    <w:rsid w:val="003F0741"/>
    <w:rsid w:val="003F2974"/>
    <w:rsid w:val="003F3703"/>
    <w:rsid w:val="003F40D7"/>
    <w:rsid w:val="003F442C"/>
    <w:rsid w:val="003F4924"/>
    <w:rsid w:val="003F4D08"/>
    <w:rsid w:val="003F59CE"/>
    <w:rsid w:val="003F6638"/>
    <w:rsid w:val="003F7AAA"/>
    <w:rsid w:val="003F7D40"/>
    <w:rsid w:val="0040124E"/>
    <w:rsid w:val="00401A7B"/>
    <w:rsid w:val="00401D0D"/>
    <w:rsid w:val="00403765"/>
    <w:rsid w:val="00404323"/>
    <w:rsid w:val="00405D95"/>
    <w:rsid w:val="00411230"/>
    <w:rsid w:val="00412947"/>
    <w:rsid w:val="00414140"/>
    <w:rsid w:val="00416094"/>
    <w:rsid w:val="0042017E"/>
    <w:rsid w:val="004207E0"/>
    <w:rsid w:val="00421532"/>
    <w:rsid w:val="00421548"/>
    <w:rsid w:val="00422B6D"/>
    <w:rsid w:val="00422E8D"/>
    <w:rsid w:val="00424964"/>
    <w:rsid w:val="00424AA7"/>
    <w:rsid w:val="00425EDC"/>
    <w:rsid w:val="00427868"/>
    <w:rsid w:val="00427D99"/>
    <w:rsid w:val="004310AD"/>
    <w:rsid w:val="00431E9A"/>
    <w:rsid w:val="0043280A"/>
    <w:rsid w:val="0043304E"/>
    <w:rsid w:val="004332C2"/>
    <w:rsid w:val="0043332D"/>
    <w:rsid w:val="00434ADC"/>
    <w:rsid w:val="00435091"/>
    <w:rsid w:val="00437D85"/>
    <w:rsid w:val="00441407"/>
    <w:rsid w:val="00441543"/>
    <w:rsid w:val="0044510E"/>
    <w:rsid w:val="004457B9"/>
    <w:rsid w:val="00446A4D"/>
    <w:rsid w:val="0044750B"/>
    <w:rsid w:val="00447CD2"/>
    <w:rsid w:val="00452673"/>
    <w:rsid w:val="00452C4C"/>
    <w:rsid w:val="00452DFD"/>
    <w:rsid w:val="0045692D"/>
    <w:rsid w:val="00461259"/>
    <w:rsid w:val="0046308B"/>
    <w:rsid w:val="00463DC9"/>
    <w:rsid w:val="00464FEA"/>
    <w:rsid w:val="00465AB5"/>
    <w:rsid w:val="00466165"/>
    <w:rsid w:val="004665A0"/>
    <w:rsid w:val="0046737E"/>
    <w:rsid w:val="00467ACD"/>
    <w:rsid w:val="00472577"/>
    <w:rsid w:val="0047259A"/>
    <w:rsid w:val="004729CE"/>
    <w:rsid w:val="00474672"/>
    <w:rsid w:val="004777C0"/>
    <w:rsid w:val="00477915"/>
    <w:rsid w:val="0048103B"/>
    <w:rsid w:val="004820AE"/>
    <w:rsid w:val="0048341D"/>
    <w:rsid w:val="0048421B"/>
    <w:rsid w:val="00485A32"/>
    <w:rsid w:val="0048603F"/>
    <w:rsid w:val="004876B0"/>
    <w:rsid w:val="004904CC"/>
    <w:rsid w:val="0049180B"/>
    <w:rsid w:val="00492965"/>
    <w:rsid w:val="00492DFC"/>
    <w:rsid w:val="004950F8"/>
    <w:rsid w:val="00496DE2"/>
    <w:rsid w:val="0049763F"/>
    <w:rsid w:val="004A4635"/>
    <w:rsid w:val="004A4C48"/>
    <w:rsid w:val="004A5B96"/>
    <w:rsid w:val="004A695E"/>
    <w:rsid w:val="004B0043"/>
    <w:rsid w:val="004B11D3"/>
    <w:rsid w:val="004B1334"/>
    <w:rsid w:val="004B1766"/>
    <w:rsid w:val="004B19C9"/>
    <w:rsid w:val="004B31ED"/>
    <w:rsid w:val="004B3E3F"/>
    <w:rsid w:val="004B3F72"/>
    <w:rsid w:val="004B48F5"/>
    <w:rsid w:val="004B4F0A"/>
    <w:rsid w:val="004B5811"/>
    <w:rsid w:val="004B5DA9"/>
    <w:rsid w:val="004B7996"/>
    <w:rsid w:val="004C2641"/>
    <w:rsid w:val="004C429C"/>
    <w:rsid w:val="004C4DF5"/>
    <w:rsid w:val="004C4F09"/>
    <w:rsid w:val="004C5624"/>
    <w:rsid w:val="004C6771"/>
    <w:rsid w:val="004D01AD"/>
    <w:rsid w:val="004D01EE"/>
    <w:rsid w:val="004D14A2"/>
    <w:rsid w:val="004D1837"/>
    <w:rsid w:val="004D2A16"/>
    <w:rsid w:val="004D3741"/>
    <w:rsid w:val="004D5C3F"/>
    <w:rsid w:val="004D6356"/>
    <w:rsid w:val="004E3337"/>
    <w:rsid w:val="004E581F"/>
    <w:rsid w:val="004E5AE2"/>
    <w:rsid w:val="004E5C61"/>
    <w:rsid w:val="004E5F30"/>
    <w:rsid w:val="004E6C55"/>
    <w:rsid w:val="004E7042"/>
    <w:rsid w:val="004E7C94"/>
    <w:rsid w:val="004F221A"/>
    <w:rsid w:val="004F2C5A"/>
    <w:rsid w:val="004F30E7"/>
    <w:rsid w:val="004F3835"/>
    <w:rsid w:val="004F41B2"/>
    <w:rsid w:val="004F47C6"/>
    <w:rsid w:val="004F4A82"/>
    <w:rsid w:val="004F50C4"/>
    <w:rsid w:val="0050039E"/>
    <w:rsid w:val="00501588"/>
    <w:rsid w:val="00502184"/>
    <w:rsid w:val="0050407E"/>
    <w:rsid w:val="00504B1B"/>
    <w:rsid w:val="0050521E"/>
    <w:rsid w:val="00505F23"/>
    <w:rsid w:val="005062FB"/>
    <w:rsid w:val="00506AAD"/>
    <w:rsid w:val="0050744E"/>
    <w:rsid w:val="00507584"/>
    <w:rsid w:val="005113F9"/>
    <w:rsid w:val="0051170A"/>
    <w:rsid w:val="0051197D"/>
    <w:rsid w:val="00513078"/>
    <w:rsid w:val="005131E3"/>
    <w:rsid w:val="00513B94"/>
    <w:rsid w:val="00516379"/>
    <w:rsid w:val="005173C5"/>
    <w:rsid w:val="00517DA6"/>
    <w:rsid w:val="00517EC1"/>
    <w:rsid w:val="00520617"/>
    <w:rsid w:val="005212A1"/>
    <w:rsid w:val="00521F5A"/>
    <w:rsid w:val="005221E9"/>
    <w:rsid w:val="00522EF2"/>
    <w:rsid w:val="005233A0"/>
    <w:rsid w:val="005251BF"/>
    <w:rsid w:val="0052576F"/>
    <w:rsid w:val="0052795D"/>
    <w:rsid w:val="00530021"/>
    <w:rsid w:val="005321D2"/>
    <w:rsid w:val="00533675"/>
    <w:rsid w:val="005336E3"/>
    <w:rsid w:val="00533750"/>
    <w:rsid w:val="005341B3"/>
    <w:rsid w:val="00534B1A"/>
    <w:rsid w:val="005357DE"/>
    <w:rsid w:val="005363DC"/>
    <w:rsid w:val="005414BB"/>
    <w:rsid w:val="00541663"/>
    <w:rsid w:val="00544088"/>
    <w:rsid w:val="0054441E"/>
    <w:rsid w:val="0054506B"/>
    <w:rsid w:val="00545AA2"/>
    <w:rsid w:val="0054709A"/>
    <w:rsid w:val="00547BFF"/>
    <w:rsid w:val="00550610"/>
    <w:rsid w:val="00552542"/>
    <w:rsid w:val="0055444E"/>
    <w:rsid w:val="00555939"/>
    <w:rsid w:val="00555FB5"/>
    <w:rsid w:val="00563203"/>
    <w:rsid w:val="00564026"/>
    <w:rsid w:val="00564A58"/>
    <w:rsid w:val="00565041"/>
    <w:rsid w:val="00565E2F"/>
    <w:rsid w:val="00566886"/>
    <w:rsid w:val="00567861"/>
    <w:rsid w:val="00567E3D"/>
    <w:rsid w:val="00571DD2"/>
    <w:rsid w:val="005741C6"/>
    <w:rsid w:val="00574BC8"/>
    <w:rsid w:val="005752F2"/>
    <w:rsid w:val="00575B19"/>
    <w:rsid w:val="00576C1E"/>
    <w:rsid w:val="00577FE6"/>
    <w:rsid w:val="00581A38"/>
    <w:rsid w:val="00582134"/>
    <w:rsid w:val="00584EBC"/>
    <w:rsid w:val="005866B4"/>
    <w:rsid w:val="005907AC"/>
    <w:rsid w:val="0059549F"/>
    <w:rsid w:val="00595D9E"/>
    <w:rsid w:val="00596897"/>
    <w:rsid w:val="005A0CF1"/>
    <w:rsid w:val="005A4A6C"/>
    <w:rsid w:val="005B06E6"/>
    <w:rsid w:val="005B11BC"/>
    <w:rsid w:val="005B21EB"/>
    <w:rsid w:val="005B273E"/>
    <w:rsid w:val="005B2F04"/>
    <w:rsid w:val="005B3777"/>
    <w:rsid w:val="005B3833"/>
    <w:rsid w:val="005B58DE"/>
    <w:rsid w:val="005B6137"/>
    <w:rsid w:val="005B7553"/>
    <w:rsid w:val="005C099C"/>
    <w:rsid w:val="005C0B26"/>
    <w:rsid w:val="005C2786"/>
    <w:rsid w:val="005C28FB"/>
    <w:rsid w:val="005C3953"/>
    <w:rsid w:val="005C3B94"/>
    <w:rsid w:val="005C436F"/>
    <w:rsid w:val="005C4CB3"/>
    <w:rsid w:val="005C4D95"/>
    <w:rsid w:val="005C508C"/>
    <w:rsid w:val="005C51E4"/>
    <w:rsid w:val="005C52F9"/>
    <w:rsid w:val="005C5408"/>
    <w:rsid w:val="005C58EB"/>
    <w:rsid w:val="005C5D4A"/>
    <w:rsid w:val="005C6EC3"/>
    <w:rsid w:val="005D09CF"/>
    <w:rsid w:val="005D0B0D"/>
    <w:rsid w:val="005D175F"/>
    <w:rsid w:val="005D1BA5"/>
    <w:rsid w:val="005D2713"/>
    <w:rsid w:val="005D317C"/>
    <w:rsid w:val="005D41E3"/>
    <w:rsid w:val="005D5E8A"/>
    <w:rsid w:val="005D7611"/>
    <w:rsid w:val="005D78C8"/>
    <w:rsid w:val="005E2814"/>
    <w:rsid w:val="005E34F2"/>
    <w:rsid w:val="005E3C42"/>
    <w:rsid w:val="005E5EE6"/>
    <w:rsid w:val="005E682F"/>
    <w:rsid w:val="005E6C77"/>
    <w:rsid w:val="005F21F4"/>
    <w:rsid w:val="005F31EF"/>
    <w:rsid w:val="005F55E1"/>
    <w:rsid w:val="005F57E1"/>
    <w:rsid w:val="005F7068"/>
    <w:rsid w:val="005F7328"/>
    <w:rsid w:val="005F74B2"/>
    <w:rsid w:val="005F792A"/>
    <w:rsid w:val="005F7BD9"/>
    <w:rsid w:val="005F7DC6"/>
    <w:rsid w:val="00600897"/>
    <w:rsid w:val="00604D1E"/>
    <w:rsid w:val="00605B20"/>
    <w:rsid w:val="00605CAA"/>
    <w:rsid w:val="0060687B"/>
    <w:rsid w:val="00606894"/>
    <w:rsid w:val="00606961"/>
    <w:rsid w:val="00607A5E"/>
    <w:rsid w:val="00607FD9"/>
    <w:rsid w:val="00612127"/>
    <w:rsid w:val="00612D16"/>
    <w:rsid w:val="006137AD"/>
    <w:rsid w:val="006159DE"/>
    <w:rsid w:val="006167F4"/>
    <w:rsid w:val="00616B43"/>
    <w:rsid w:val="00616E64"/>
    <w:rsid w:val="006205CB"/>
    <w:rsid w:val="00620627"/>
    <w:rsid w:val="006207A3"/>
    <w:rsid w:val="00621811"/>
    <w:rsid w:val="00621C5E"/>
    <w:rsid w:val="006231AE"/>
    <w:rsid w:val="00625D61"/>
    <w:rsid w:val="00626B04"/>
    <w:rsid w:val="006273C0"/>
    <w:rsid w:val="006308AF"/>
    <w:rsid w:val="00630E21"/>
    <w:rsid w:val="00631151"/>
    <w:rsid w:val="006339F0"/>
    <w:rsid w:val="00633F58"/>
    <w:rsid w:val="006353A8"/>
    <w:rsid w:val="00635DA5"/>
    <w:rsid w:val="006366AC"/>
    <w:rsid w:val="00636760"/>
    <w:rsid w:val="00637408"/>
    <w:rsid w:val="00637C37"/>
    <w:rsid w:val="0064032B"/>
    <w:rsid w:val="006403B3"/>
    <w:rsid w:val="00643E9B"/>
    <w:rsid w:val="0064558C"/>
    <w:rsid w:val="006461CB"/>
    <w:rsid w:val="006533C9"/>
    <w:rsid w:val="00653F5D"/>
    <w:rsid w:val="00654EBE"/>
    <w:rsid w:val="006552DB"/>
    <w:rsid w:val="006561BD"/>
    <w:rsid w:val="00656520"/>
    <w:rsid w:val="00657696"/>
    <w:rsid w:val="00657C5B"/>
    <w:rsid w:val="00660AA6"/>
    <w:rsid w:val="00661AD7"/>
    <w:rsid w:val="00664025"/>
    <w:rsid w:val="00664C9A"/>
    <w:rsid w:val="006656A6"/>
    <w:rsid w:val="0066630A"/>
    <w:rsid w:val="00670784"/>
    <w:rsid w:val="0067169B"/>
    <w:rsid w:val="00671F02"/>
    <w:rsid w:val="00673979"/>
    <w:rsid w:val="00675E77"/>
    <w:rsid w:val="0068212D"/>
    <w:rsid w:val="00682916"/>
    <w:rsid w:val="00682EB4"/>
    <w:rsid w:val="006838B3"/>
    <w:rsid w:val="00685FCE"/>
    <w:rsid w:val="00687EB2"/>
    <w:rsid w:val="00690670"/>
    <w:rsid w:val="006918DD"/>
    <w:rsid w:val="0069197C"/>
    <w:rsid w:val="00692C4C"/>
    <w:rsid w:val="00694D79"/>
    <w:rsid w:val="006A0D0E"/>
    <w:rsid w:val="006A112F"/>
    <w:rsid w:val="006A11CB"/>
    <w:rsid w:val="006A1843"/>
    <w:rsid w:val="006A3171"/>
    <w:rsid w:val="006A3A5E"/>
    <w:rsid w:val="006A56AE"/>
    <w:rsid w:val="006A68D4"/>
    <w:rsid w:val="006B1620"/>
    <w:rsid w:val="006B1639"/>
    <w:rsid w:val="006B174F"/>
    <w:rsid w:val="006B2727"/>
    <w:rsid w:val="006B427E"/>
    <w:rsid w:val="006B6591"/>
    <w:rsid w:val="006C0F1B"/>
    <w:rsid w:val="006C3197"/>
    <w:rsid w:val="006C3A2C"/>
    <w:rsid w:val="006C527F"/>
    <w:rsid w:val="006C69C5"/>
    <w:rsid w:val="006C69F5"/>
    <w:rsid w:val="006C6DD5"/>
    <w:rsid w:val="006C7D54"/>
    <w:rsid w:val="006C7E92"/>
    <w:rsid w:val="006D18A2"/>
    <w:rsid w:val="006D2E07"/>
    <w:rsid w:val="006D4527"/>
    <w:rsid w:val="006D677F"/>
    <w:rsid w:val="006D67C0"/>
    <w:rsid w:val="006D6F80"/>
    <w:rsid w:val="006D6F83"/>
    <w:rsid w:val="006E2CAB"/>
    <w:rsid w:val="006E465B"/>
    <w:rsid w:val="006E5938"/>
    <w:rsid w:val="006E5B82"/>
    <w:rsid w:val="006E6447"/>
    <w:rsid w:val="006E6768"/>
    <w:rsid w:val="006F14E8"/>
    <w:rsid w:val="006F1D60"/>
    <w:rsid w:val="006F2D83"/>
    <w:rsid w:val="006F2ED4"/>
    <w:rsid w:val="006F33A9"/>
    <w:rsid w:val="006F357A"/>
    <w:rsid w:val="006F4415"/>
    <w:rsid w:val="006F4DC3"/>
    <w:rsid w:val="006F64FF"/>
    <w:rsid w:val="006F727C"/>
    <w:rsid w:val="006F790D"/>
    <w:rsid w:val="00700977"/>
    <w:rsid w:val="00702542"/>
    <w:rsid w:val="00702C92"/>
    <w:rsid w:val="00702D3B"/>
    <w:rsid w:val="00702E6E"/>
    <w:rsid w:val="00704AE0"/>
    <w:rsid w:val="00706ABC"/>
    <w:rsid w:val="007072EC"/>
    <w:rsid w:val="007073F0"/>
    <w:rsid w:val="00707BEE"/>
    <w:rsid w:val="00710670"/>
    <w:rsid w:val="00711C3C"/>
    <w:rsid w:val="00720CA2"/>
    <w:rsid w:val="0072434E"/>
    <w:rsid w:val="00724675"/>
    <w:rsid w:val="0072483B"/>
    <w:rsid w:val="00725670"/>
    <w:rsid w:val="007301DE"/>
    <w:rsid w:val="00731D74"/>
    <w:rsid w:val="0073246B"/>
    <w:rsid w:val="007332FE"/>
    <w:rsid w:val="00733446"/>
    <w:rsid w:val="00733757"/>
    <w:rsid w:val="00733E92"/>
    <w:rsid w:val="00734A9A"/>
    <w:rsid w:val="00736A00"/>
    <w:rsid w:val="00737601"/>
    <w:rsid w:val="00737C09"/>
    <w:rsid w:val="00740195"/>
    <w:rsid w:val="007408F4"/>
    <w:rsid w:val="00740B17"/>
    <w:rsid w:val="00742DBB"/>
    <w:rsid w:val="007470C5"/>
    <w:rsid w:val="00747108"/>
    <w:rsid w:val="00750928"/>
    <w:rsid w:val="00751281"/>
    <w:rsid w:val="00751C1F"/>
    <w:rsid w:val="00752117"/>
    <w:rsid w:val="00752855"/>
    <w:rsid w:val="00752B5F"/>
    <w:rsid w:val="00753DCB"/>
    <w:rsid w:val="00754AD4"/>
    <w:rsid w:val="007556F1"/>
    <w:rsid w:val="00756163"/>
    <w:rsid w:val="007564EC"/>
    <w:rsid w:val="0076091C"/>
    <w:rsid w:val="00761712"/>
    <w:rsid w:val="00763165"/>
    <w:rsid w:val="00764E56"/>
    <w:rsid w:val="0076547B"/>
    <w:rsid w:val="00765E1F"/>
    <w:rsid w:val="00766237"/>
    <w:rsid w:val="00771365"/>
    <w:rsid w:val="00776BC0"/>
    <w:rsid w:val="007805A5"/>
    <w:rsid w:val="0078165B"/>
    <w:rsid w:val="00782F04"/>
    <w:rsid w:val="00783F74"/>
    <w:rsid w:val="00785427"/>
    <w:rsid w:val="00785BA8"/>
    <w:rsid w:val="00787C00"/>
    <w:rsid w:val="0079159E"/>
    <w:rsid w:val="00791BF3"/>
    <w:rsid w:val="007941A3"/>
    <w:rsid w:val="00794371"/>
    <w:rsid w:val="00796958"/>
    <w:rsid w:val="007A0874"/>
    <w:rsid w:val="007A0F02"/>
    <w:rsid w:val="007A0F2E"/>
    <w:rsid w:val="007A34E3"/>
    <w:rsid w:val="007A4A85"/>
    <w:rsid w:val="007A4B99"/>
    <w:rsid w:val="007A4D43"/>
    <w:rsid w:val="007A626A"/>
    <w:rsid w:val="007A6D1F"/>
    <w:rsid w:val="007B2312"/>
    <w:rsid w:val="007B305E"/>
    <w:rsid w:val="007B53EA"/>
    <w:rsid w:val="007B73DF"/>
    <w:rsid w:val="007B7926"/>
    <w:rsid w:val="007C1505"/>
    <w:rsid w:val="007C1CB8"/>
    <w:rsid w:val="007C20DC"/>
    <w:rsid w:val="007C2D0B"/>
    <w:rsid w:val="007C2ECB"/>
    <w:rsid w:val="007C30AF"/>
    <w:rsid w:val="007C3269"/>
    <w:rsid w:val="007C4F59"/>
    <w:rsid w:val="007C52D8"/>
    <w:rsid w:val="007C545C"/>
    <w:rsid w:val="007C740A"/>
    <w:rsid w:val="007D0E51"/>
    <w:rsid w:val="007D3582"/>
    <w:rsid w:val="007D3976"/>
    <w:rsid w:val="007D40E2"/>
    <w:rsid w:val="007D4E2E"/>
    <w:rsid w:val="007D5D34"/>
    <w:rsid w:val="007D6781"/>
    <w:rsid w:val="007E041C"/>
    <w:rsid w:val="007E0A64"/>
    <w:rsid w:val="007E1FD4"/>
    <w:rsid w:val="007E2DE9"/>
    <w:rsid w:val="007E3DAB"/>
    <w:rsid w:val="007E5A4B"/>
    <w:rsid w:val="007E5FE4"/>
    <w:rsid w:val="007E66AF"/>
    <w:rsid w:val="007E6839"/>
    <w:rsid w:val="007F0368"/>
    <w:rsid w:val="007F2CAE"/>
    <w:rsid w:val="007F2CB3"/>
    <w:rsid w:val="007F3750"/>
    <w:rsid w:val="007F4BFE"/>
    <w:rsid w:val="007F64FA"/>
    <w:rsid w:val="00800E42"/>
    <w:rsid w:val="00801435"/>
    <w:rsid w:val="00806929"/>
    <w:rsid w:val="00806BDB"/>
    <w:rsid w:val="00810C04"/>
    <w:rsid w:val="008119F8"/>
    <w:rsid w:val="00812ACB"/>
    <w:rsid w:val="008134C3"/>
    <w:rsid w:val="008161CD"/>
    <w:rsid w:val="0082052A"/>
    <w:rsid w:val="0082362E"/>
    <w:rsid w:val="00824DAA"/>
    <w:rsid w:val="00825325"/>
    <w:rsid w:val="00825342"/>
    <w:rsid w:val="008257CA"/>
    <w:rsid w:val="008269B1"/>
    <w:rsid w:val="008279F3"/>
    <w:rsid w:val="00830743"/>
    <w:rsid w:val="0083507E"/>
    <w:rsid w:val="00835C91"/>
    <w:rsid w:val="00844384"/>
    <w:rsid w:val="0084456F"/>
    <w:rsid w:val="00845D2D"/>
    <w:rsid w:val="00850AD3"/>
    <w:rsid w:val="00851D5B"/>
    <w:rsid w:val="00854556"/>
    <w:rsid w:val="00854E59"/>
    <w:rsid w:val="00857F9F"/>
    <w:rsid w:val="008609FF"/>
    <w:rsid w:val="00861C60"/>
    <w:rsid w:val="008621BD"/>
    <w:rsid w:val="00863396"/>
    <w:rsid w:val="00864A1B"/>
    <w:rsid w:val="00865AFE"/>
    <w:rsid w:val="00867166"/>
    <w:rsid w:val="0087349C"/>
    <w:rsid w:val="00874A4A"/>
    <w:rsid w:val="00874D95"/>
    <w:rsid w:val="00875395"/>
    <w:rsid w:val="008761D7"/>
    <w:rsid w:val="00876E90"/>
    <w:rsid w:val="008772DC"/>
    <w:rsid w:val="00882EF9"/>
    <w:rsid w:val="00883D0D"/>
    <w:rsid w:val="00886170"/>
    <w:rsid w:val="0089030E"/>
    <w:rsid w:val="00890B4C"/>
    <w:rsid w:val="00892CC9"/>
    <w:rsid w:val="00896432"/>
    <w:rsid w:val="008A04A1"/>
    <w:rsid w:val="008A09C2"/>
    <w:rsid w:val="008A1C6E"/>
    <w:rsid w:val="008A57F0"/>
    <w:rsid w:val="008A70F6"/>
    <w:rsid w:val="008B03BC"/>
    <w:rsid w:val="008B1A16"/>
    <w:rsid w:val="008B659C"/>
    <w:rsid w:val="008B66E0"/>
    <w:rsid w:val="008C64B6"/>
    <w:rsid w:val="008C6A98"/>
    <w:rsid w:val="008C6E94"/>
    <w:rsid w:val="008D19D7"/>
    <w:rsid w:val="008D1A65"/>
    <w:rsid w:val="008D2A5E"/>
    <w:rsid w:val="008D333D"/>
    <w:rsid w:val="008D3E6F"/>
    <w:rsid w:val="008D434E"/>
    <w:rsid w:val="008D5D77"/>
    <w:rsid w:val="008D660C"/>
    <w:rsid w:val="008E1A05"/>
    <w:rsid w:val="008E1A0A"/>
    <w:rsid w:val="008E1E1B"/>
    <w:rsid w:val="008E5CEF"/>
    <w:rsid w:val="008F2C15"/>
    <w:rsid w:val="008F34AF"/>
    <w:rsid w:val="008F3D06"/>
    <w:rsid w:val="008F429A"/>
    <w:rsid w:val="008F56CF"/>
    <w:rsid w:val="008F6AB7"/>
    <w:rsid w:val="008F7104"/>
    <w:rsid w:val="008F76FF"/>
    <w:rsid w:val="008F78BB"/>
    <w:rsid w:val="00901753"/>
    <w:rsid w:val="00902AAB"/>
    <w:rsid w:val="00905D46"/>
    <w:rsid w:val="0091049F"/>
    <w:rsid w:val="00912BEF"/>
    <w:rsid w:val="00913A3A"/>
    <w:rsid w:val="00913C99"/>
    <w:rsid w:val="00915E80"/>
    <w:rsid w:val="00917999"/>
    <w:rsid w:val="0092114F"/>
    <w:rsid w:val="009215D6"/>
    <w:rsid w:val="00921699"/>
    <w:rsid w:val="009229B0"/>
    <w:rsid w:val="00924BAE"/>
    <w:rsid w:val="009251DF"/>
    <w:rsid w:val="00925FDE"/>
    <w:rsid w:val="00927DEF"/>
    <w:rsid w:val="009300DD"/>
    <w:rsid w:val="00930B8B"/>
    <w:rsid w:val="0093495C"/>
    <w:rsid w:val="00935A2A"/>
    <w:rsid w:val="00936631"/>
    <w:rsid w:val="00940E24"/>
    <w:rsid w:val="00940F8A"/>
    <w:rsid w:val="00942ADC"/>
    <w:rsid w:val="0094541B"/>
    <w:rsid w:val="0094621C"/>
    <w:rsid w:val="00947A0E"/>
    <w:rsid w:val="00953212"/>
    <w:rsid w:val="009548D7"/>
    <w:rsid w:val="00955793"/>
    <w:rsid w:val="009560A8"/>
    <w:rsid w:val="00963286"/>
    <w:rsid w:val="009642A4"/>
    <w:rsid w:val="00971639"/>
    <w:rsid w:val="00971E6E"/>
    <w:rsid w:val="009734C2"/>
    <w:rsid w:val="009744B1"/>
    <w:rsid w:val="00974D64"/>
    <w:rsid w:val="00974F86"/>
    <w:rsid w:val="00975135"/>
    <w:rsid w:val="009762DB"/>
    <w:rsid w:val="00980704"/>
    <w:rsid w:val="00980A86"/>
    <w:rsid w:val="0098136B"/>
    <w:rsid w:val="0098206B"/>
    <w:rsid w:val="009831CB"/>
    <w:rsid w:val="009833A8"/>
    <w:rsid w:val="00985627"/>
    <w:rsid w:val="0099627C"/>
    <w:rsid w:val="009A0E75"/>
    <w:rsid w:val="009A272B"/>
    <w:rsid w:val="009A309B"/>
    <w:rsid w:val="009A5D22"/>
    <w:rsid w:val="009A726A"/>
    <w:rsid w:val="009B0062"/>
    <w:rsid w:val="009B3F43"/>
    <w:rsid w:val="009B40DE"/>
    <w:rsid w:val="009B592F"/>
    <w:rsid w:val="009B6B76"/>
    <w:rsid w:val="009B6ECF"/>
    <w:rsid w:val="009B782E"/>
    <w:rsid w:val="009B7E46"/>
    <w:rsid w:val="009C0039"/>
    <w:rsid w:val="009C0E9D"/>
    <w:rsid w:val="009C1280"/>
    <w:rsid w:val="009C2E3B"/>
    <w:rsid w:val="009C400D"/>
    <w:rsid w:val="009C5170"/>
    <w:rsid w:val="009C5D1D"/>
    <w:rsid w:val="009C60F0"/>
    <w:rsid w:val="009C7954"/>
    <w:rsid w:val="009D1714"/>
    <w:rsid w:val="009D42ED"/>
    <w:rsid w:val="009D5B2D"/>
    <w:rsid w:val="009D62D5"/>
    <w:rsid w:val="009D6A10"/>
    <w:rsid w:val="009E05D2"/>
    <w:rsid w:val="009E08B0"/>
    <w:rsid w:val="009E0D1A"/>
    <w:rsid w:val="009E116C"/>
    <w:rsid w:val="009E1C0D"/>
    <w:rsid w:val="009E1D07"/>
    <w:rsid w:val="009E32CF"/>
    <w:rsid w:val="009E4A55"/>
    <w:rsid w:val="009E4B1A"/>
    <w:rsid w:val="009E6335"/>
    <w:rsid w:val="009E74B6"/>
    <w:rsid w:val="009F0109"/>
    <w:rsid w:val="009F1AE9"/>
    <w:rsid w:val="009F5BF7"/>
    <w:rsid w:val="009F72FF"/>
    <w:rsid w:val="009F74D5"/>
    <w:rsid w:val="009F7D14"/>
    <w:rsid w:val="00A012D9"/>
    <w:rsid w:val="00A024E3"/>
    <w:rsid w:val="00A04D02"/>
    <w:rsid w:val="00A057C2"/>
    <w:rsid w:val="00A06CAB"/>
    <w:rsid w:val="00A06D82"/>
    <w:rsid w:val="00A072AA"/>
    <w:rsid w:val="00A12493"/>
    <w:rsid w:val="00A12736"/>
    <w:rsid w:val="00A12AC5"/>
    <w:rsid w:val="00A14B43"/>
    <w:rsid w:val="00A14F72"/>
    <w:rsid w:val="00A14F7F"/>
    <w:rsid w:val="00A1748E"/>
    <w:rsid w:val="00A17D32"/>
    <w:rsid w:val="00A20657"/>
    <w:rsid w:val="00A211BB"/>
    <w:rsid w:val="00A22769"/>
    <w:rsid w:val="00A26538"/>
    <w:rsid w:val="00A26A45"/>
    <w:rsid w:val="00A3096F"/>
    <w:rsid w:val="00A32DCE"/>
    <w:rsid w:val="00A32E1B"/>
    <w:rsid w:val="00A360E2"/>
    <w:rsid w:val="00A36A86"/>
    <w:rsid w:val="00A4001A"/>
    <w:rsid w:val="00A4445B"/>
    <w:rsid w:val="00A448DA"/>
    <w:rsid w:val="00A45242"/>
    <w:rsid w:val="00A45D3D"/>
    <w:rsid w:val="00A462BA"/>
    <w:rsid w:val="00A46357"/>
    <w:rsid w:val="00A46C93"/>
    <w:rsid w:val="00A50313"/>
    <w:rsid w:val="00A517CB"/>
    <w:rsid w:val="00A51D35"/>
    <w:rsid w:val="00A526CE"/>
    <w:rsid w:val="00A53164"/>
    <w:rsid w:val="00A54395"/>
    <w:rsid w:val="00A54437"/>
    <w:rsid w:val="00A5572C"/>
    <w:rsid w:val="00A55FBB"/>
    <w:rsid w:val="00A56DA3"/>
    <w:rsid w:val="00A57315"/>
    <w:rsid w:val="00A57E21"/>
    <w:rsid w:val="00A60941"/>
    <w:rsid w:val="00A6098F"/>
    <w:rsid w:val="00A60AE6"/>
    <w:rsid w:val="00A61D09"/>
    <w:rsid w:val="00A64BF7"/>
    <w:rsid w:val="00A661FF"/>
    <w:rsid w:val="00A669DA"/>
    <w:rsid w:val="00A66F0A"/>
    <w:rsid w:val="00A67086"/>
    <w:rsid w:val="00A670C7"/>
    <w:rsid w:val="00A7179F"/>
    <w:rsid w:val="00A717B1"/>
    <w:rsid w:val="00A7316F"/>
    <w:rsid w:val="00A74A9A"/>
    <w:rsid w:val="00A75966"/>
    <w:rsid w:val="00A760A4"/>
    <w:rsid w:val="00A76ECE"/>
    <w:rsid w:val="00A77E68"/>
    <w:rsid w:val="00A80367"/>
    <w:rsid w:val="00A81DBC"/>
    <w:rsid w:val="00A82062"/>
    <w:rsid w:val="00A82C2E"/>
    <w:rsid w:val="00A838C5"/>
    <w:rsid w:val="00A83A59"/>
    <w:rsid w:val="00A83C89"/>
    <w:rsid w:val="00A83F49"/>
    <w:rsid w:val="00A847F0"/>
    <w:rsid w:val="00A84E1C"/>
    <w:rsid w:val="00A851EE"/>
    <w:rsid w:val="00A85816"/>
    <w:rsid w:val="00A85F1E"/>
    <w:rsid w:val="00A8664B"/>
    <w:rsid w:val="00A86FED"/>
    <w:rsid w:val="00A870C0"/>
    <w:rsid w:val="00A906F8"/>
    <w:rsid w:val="00A90DCB"/>
    <w:rsid w:val="00A9198A"/>
    <w:rsid w:val="00A9454E"/>
    <w:rsid w:val="00A95C57"/>
    <w:rsid w:val="00A961E2"/>
    <w:rsid w:val="00A96D1A"/>
    <w:rsid w:val="00A978A2"/>
    <w:rsid w:val="00AA1652"/>
    <w:rsid w:val="00AA3A5C"/>
    <w:rsid w:val="00AA43A8"/>
    <w:rsid w:val="00AA56A7"/>
    <w:rsid w:val="00AA6D26"/>
    <w:rsid w:val="00AA7046"/>
    <w:rsid w:val="00AA7232"/>
    <w:rsid w:val="00AA77F7"/>
    <w:rsid w:val="00AB0E01"/>
    <w:rsid w:val="00AB2731"/>
    <w:rsid w:val="00AB3E63"/>
    <w:rsid w:val="00AC004F"/>
    <w:rsid w:val="00AC0087"/>
    <w:rsid w:val="00AC191F"/>
    <w:rsid w:val="00AC1F59"/>
    <w:rsid w:val="00AC3117"/>
    <w:rsid w:val="00AC3F52"/>
    <w:rsid w:val="00AC4506"/>
    <w:rsid w:val="00AC4D65"/>
    <w:rsid w:val="00AC52CE"/>
    <w:rsid w:val="00AC6283"/>
    <w:rsid w:val="00AC7995"/>
    <w:rsid w:val="00AC7AA5"/>
    <w:rsid w:val="00AD32C2"/>
    <w:rsid w:val="00AD5E91"/>
    <w:rsid w:val="00AD78CF"/>
    <w:rsid w:val="00AE0FDF"/>
    <w:rsid w:val="00AE182E"/>
    <w:rsid w:val="00AE31F4"/>
    <w:rsid w:val="00AE43AE"/>
    <w:rsid w:val="00AE73BF"/>
    <w:rsid w:val="00AE7CAD"/>
    <w:rsid w:val="00AF0570"/>
    <w:rsid w:val="00AF333E"/>
    <w:rsid w:val="00AF370A"/>
    <w:rsid w:val="00AF46F8"/>
    <w:rsid w:val="00AF4E4D"/>
    <w:rsid w:val="00AF6BE5"/>
    <w:rsid w:val="00AF72E4"/>
    <w:rsid w:val="00AF7D15"/>
    <w:rsid w:val="00B0111D"/>
    <w:rsid w:val="00B01844"/>
    <w:rsid w:val="00B031C1"/>
    <w:rsid w:val="00B03229"/>
    <w:rsid w:val="00B03557"/>
    <w:rsid w:val="00B03AC6"/>
    <w:rsid w:val="00B03E9A"/>
    <w:rsid w:val="00B04577"/>
    <w:rsid w:val="00B04C28"/>
    <w:rsid w:val="00B10CC0"/>
    <w:rsid w:val="00B112A0"/>
    <w:rsid w:val="00B13865"/>
    <w:rsid w:val="00B14730"/>
    <w:rsid w:val="00B1703E"/>
    <w:rsid w:val="00B21177"/>
    <w:rsid w:val="00B21519"/>
    <w:rsid w:val="00B255DA"/>
    <w:rsid w:val="00B264AA"/>
    <w:rsid w:val="00B2694C"/>
    <w:rsid w:val="00B31A6B"/>
    <w:rsid w:val="00B33DE3"/>
    <w:rsid w:val="00B35C5D"/>
    <w:rsid w:val="00B35F88"/>
    <w:rsid w:val="00B37909"/>
    <w:rsid w:val="00B400B3"/>
    <w:rsid w:val="00B404B1"/>
    <w:rsid w:val="00B40C44"/>
    <w:rsid w:val="00B41B75"/>
    <w:rsid w:val="00B421DE"/>
    <w:rsid w:val="00B437AD"/>
    <w:rsid w:val="00B45725"/>
    <w:rsid w:val="00B45B56"/>
    <w:rsid w:val="00B51350"/>
    <w:rsid w:val="00B51949"/>
    <w:rsid w:val="00B51A95"/>
    <w:rsid w:val="00B522A6"/>
    <w:rsid w:val="00B54D5C"/>
    <w:rsid w:val="00B55C13"/>
    <w:rsid w:val="00B55E1B"/>
    <w:rsid w:val="00B56730"/>
    <w:rsid w:val="00B60122"/>
    <w:rsid w:val="00B60199"/>
    <w:rsid w:val="00B62E06"/>
    <w:rsid w:val="00B63FA1"/>
    <w:rsid w:val="00B64187"/>
    <w:rsid w:val="00B64F20"/>
    <w:rsid w:val="00B67AF8"/>
    <w:rsid w:val="00B708CF"/>
    <w:rsid w:val="00B73B08"/>
    <w:rsid w:val="00B74D9A"/>
    <w:rsid w:val="00B76B13"/>
    <w:rsid w:val="00B77722"/>
    <w:rsid w:val="00B821A0"/>
    <w:rsid w:val="00B825C0"/>
    <w:rsid w:val="00B82F6E"/>
    <w:rsid w:val="00B84C67"/>
    <w:rsid w:val="00B84F9D"/>
    <w:rsid w:val="00B851DC"/>
    <w:rsid w:val="00B8524A"/>
    <w:rsid w:val="00B87847"/>
    <w:rsid w:val="00B90EA4"/>
    <w:rsid w:val="00B92BC8"/>
    <w:rsid w:val="00B92DC1"/>
    <w:rsid w:val="00B95BCC"/>
    <w:rsid w:val="00B96095"/>
    <w:rsid w:val="00B97379"/>
    <w:rsid w:val="00BA06BE"/>
    <w:rsid w:val="00BA173B"/>
    <w:rsid w:val="00BA19F1"/>
    <w:rsid w:val="00BA243C"/>
    <w:rsid w:val="00BA2E87"/>
    <w:rsid w:val="00BA5859"/>
    <w:rsid w:val="00BA613E"/>
    <w:rsid w:val="00BA642A"/>
    <w:rsid w:val="00BA7F89"/>
    <w:rsid w:val="00BB1936"/>
    <w:rsid w:val="00BB2F60"/>
    <w:rsid w:val="00BB44B1"/>
    <w:rsid w:val="00BB66C8"/>
    <w:rsid w:val="00BB6ACC"/>
    <w:rsid w:val="00BB7345"/>
    <w:rsid w:val="00BC0CD0"/>
    <w:rsid w:val="00BC1B1B"/>
    <w:rsid w:val="00BC3A0E"/>
    <w:rsid w:val="00BC5288"/>
    <w:rsid w:val="00BC78F2"/>
    <w:rsid w:val="00BD05B2"/>
    <w:rsid w:val="00BD0E7C"/>
    <w:rsid w:val="00BD141D"/>
    <w:rsid w:val="00BD60C0"/>
    <w:rsid w:val="00BD6381"/>
    <w:rsid w:val="00BD6399"/>
    <w:rsid w:val="00BE5417"/>
    <w:rsid w:val="00BE647A"/>
    <w:rsid w:val="00BE7E6E"/>
    <w:rsid w:val="00BF2891"/>
    <w:rsid w:val="00BF4249"/>
    <w:rsid w:val="00BF54D5"/>
    <w:rsid w:val="00BF6795"/>
    <w:rsid w:val="00BF6803"/>
    <w:rsid w:val="00BF6A26"/>
    <w:rsid w:val="00BF7A25"/>
    <w:rsid w:val="00C009C5"/>
    <w:rsid w:val="00C0194C"/>
    <w:rsid w:val="00C02A54"/>
    <w:rsid w:val="00C03C4B"/>
    <w:rsid w:val="00C05ADB"/>
    <w:rsid w:val="00C061E4"/>
    <w:rsid w:val="00C068D5"/>
    <w:rsid w:val="00C078C6"/>
    <w:rsid w:val="00C10912"/>
    <w:rsid w:val="00C1331D"/>
    <w:rsid w:val="00C148C5"/>
    <w:rsid w:val="00C14BFF"/>
    <w:rsid w:val="00C15E88"/>
    <w:rsid w:val="00C161A5"/>
    <w:rsid w:val="00C1650B"/>
    <w:rsid w:val="00C16BD9"/>
    <w:rsid w:val="00C17417"/>
    <w:rsid w:val="00C20277"/>
    <w:rsid w:val="00C20D14"/>
    <w:rsid w:val="00C22534"/>
    <w:rsid w:val="00C22A62"/>
    <w:rsid w:val="00C22EEB"/>
    <w:rsid w:val="00C2455A"/>
    <w:rsid w:val="00C252E9"/>
    <w:rsid w:val="00C264CE"/>
    <w:rsid w:val="00C30AE9"/>
    <w:rsid w:val="00C33497"/>
    <w:rsid w:val="00C34396"/>
    <w:rsid w:val="00C345DD"/>
    <w:rsid w:val="00C34BE5"/>
    <w:rsid w:val="00C360C2"/>
    <w:rsid w:val="00C36E6C"/>
    <w:rsid w:val="00C41C31"/>
    <w:rsid w:val="00C4200F"/>
    <w:rsid w:val="00C42154"/>
    <w:rsid w:val="00C43E73"/>
    <w:rsid w:val="00C444C4"/>
    <w:rsid w:val="00C45234"/>
    <w:rsid w:val="00C47014"/>
    <w:rsid w:val="00C506F4"/>
    <w:rsid w:val="00C51599"/>
    <w:rsid w:val="00C52661"/>
    <w:rsid w:val="00C54BEE"/>
    <w:rsid w:val="00C54DA9"/>
    <w:rsid w:val="00C54F2D"/>
    <w:rsid w:val="00C56521"/>
    <w:rsid w:val="00C5674F"/>
    <w:rsid w:val="00C57E4B"/>
    <w:rsid w:val="00C60213"/>
    <w:rsid w:val="00C60262"/>
    <w:rsid w:val="00C60656"/>
    <w:rsid w:val="00C61680"/>
    <w:rsid w:val="00C61D5B"/>
    <w:rsid w:val="00C62017"/>
    <w:rsid w:val="00C629AE"/>
    <w:rsid w:val="00C62DB3"/>
    <w:rsid w:val="00C632E7"/>
    <w:rsid w:val="00C63A6D"/>
    <w:rsid w:val="00C6480F"/>
    <w:rsid w:val="00C64A2F"/>
    <w:rsid w:val="00C666E4"/>
    <w:rsid w:val="00C66DD8"/>
    <w:rsid w:val="00C67475"/>
    <w:rsid w:val="00C7196C"/>
    <w:rsid w:val="00C71FF8"/>
    <w:rsid w:val="00C72337"/>
    <w:rsid w:val="00C73E01"/>
    <w:rsid w:val="00C73FFE"/>
    <w:rsid w:val="00C7509B"/>
    <w:rsid w:val="00C774EB"/>
    <w:rsid w:val="00C815FA"/>
    <w:rsid w:val="00C8330A"/>
    <w:rsid w:val="00C83FA9"/>
    <w:rsid w:val="00C85960"/>
    <w:rsid w:val="00C92650"/>
    <w:rsid w:val="00C92981"/>
    <w:rsid w:val="00C9418B"/>
    <w:rsid w:val="00C943A5"/>
    <w:rsid w:val="00C96800"/>
    <w:rsid w:val="00CA11E7"/>
    <w:rsid w:val="00CA13BF"/>
    <w:rsid w:val="00CA25A8"/>
    <w:rsid w:val="00CA25D8"/>
    <w:rsid w:val="00CA27B6"/>
    <w:rsid w:val="00CA2813"/>
    <w:rsid w:val="00CA4849"/>
    <w:rsid w:val="00CA5AAD"/>
    <w:rsid w:val="00CA5EDB"/>
    <w:rsid w:val="00CA6692"/>
    <w:rsid w:val="00CA6A26"/>
    <w:rsid w:val="00CA7204"/>
    <w:rsid w:val="00CA746A"/>
    <w:rsid w:val="00CB184A"/>
    <w:rsid w:val="00CB1EE0"/>
    <w:rsid w:val="00CB26A0"/>
    <w:rsid w:val="00CB2A38"/>
    <w:rsid w:val="00CB33E8"/>
    <w:rsid w:val="00CB3A41"/>
    <w:rsid w:val="00CB3CB4"/>
    <w:rsid w:val="00CB4CCC"/>
    <w:rsid w:val="00CB5D01"/>
    <w:rsid w:val="00CB6DBE"/>
    <w:rsid w:val="00CC1957"/>
    <w:rsid w:val="00CC1BB1"/>
    <w:rsid w:val="00CC1C0D"/>
    <w:rsid w:val="00CC23E9"/>
    <w:rsid w:val="00CC3F17"/>
    <w:rsid w:val="00CC5A4B"/>
    <w:rsid w:val="00CC647A"/>
    <w:rsid w:val="00CC6C50"/>
    <w:rsid w:val="00CC6E93"/>
    <w:rsid w:val="00CD0A70"/>
    <w:rsid w:val="00CD1CDF"/>
    <w:rsid w:val="00CD3384"/>
    <w:rsid w:val="00CD3DF3"/>
    <w:rsid w:val="00CD64C0"/>
    <w:rsid w:val="00CD70A0"/>
    <w:rsid w:val="00CE051D"/>
    <w:rsid w:val="00CE08CB"/>
    <w:rsid w:val="00CE0D10"/>
    <w:rsid w:val="00CE0D4F"/>
    <w:rsid w:val="00CE1DFF"/>
    <w:rsid w:val="00CE3D92"/>
    <w:rsid w:val="00CE55F0"/>
    <w:rsid w:val="00CE5E15"/>
    <w:rsid w:val="00CF0F08"/>
    <w:rsid w:val="00CF13A0"/>
    <w:rsid w:val="00CF1CB2"/>
    <w:rsid w:val="00CF2C25"/>
    <w:rsid w:val="00CF4172"/>
    <w:rsid w:val="00CF4B67"/>
    <w:rsid w:val="00CF61D4"/>
    <w:rsid w:val="00CF63D1"/>
    <w:rsid w:val="00CF6954"/>
    <w:rsid w:val="00CF6BC4"/>
    <w:rsid w:val="00CF7CE3"/>
    <w:rsid w:val="00D00BF7"/>
    <w:rsid w:val="00D00D27"/>
    <w:rsid w:val="00D01658"/>
    <w:rsid w:val="00D10FB7"/>
    <w:rsid w:val="00D114E7"/>
    <w:rsid w:val="00D1332B"/>
    <w:rsid w:val="00D14867"/>
    <w:rsid w:val="00D1510B"/>
    <w:rsid w:val="00D1741B"/>
    <w:rsid w:val="00D20214"/>
    <w:rsid w:val="00D21849"/>
    <w:rsid w:val="00D2184C"/>
    <w:rsid w:val="00D22BBC"/>
    <w:rsid w:val="00D249FD"/>
    <w:rsid w:val="00D257EF"/>
    <w:rsid w:val="00D26AEB"/>
    <w:rsid w:val="00D316EE"/>
    <w:rsid w:val="00D32FC4"/>
    <w:rsid w:val="00D338BD"/>
    <w:rsid w:val="00D33B1B"/>
    <w:rsid w:val="00D3523F"/>
    <w:rsid w:val="00D35B6B"/>
    <w:rsid w:val="00D35EA9"/>
    <w:rsid w:val="00D36322"/>
    <w:rsid w:val="00D3718D"/>
    <w:rsid w:val="00D37AC2"/>
    <w:rsid w:val="00D37CDD"/>
    <w:rsid w:val="00D407B6"/>
    <w:rsid w:val="00D40FAD"/>
    <w:rsid w:val="00D42274"/>
    <w:rsid w:val="00D447B2"/>
    <w:rsid w:val="00D50935"/>
    <w:rsid w:val="00D50B27"/>
    <w:rsid w:val="00D518C1"/>
    <w:rsid w:val="00D51EF8"/>
    <w:rsid w:val="00D53D94"/>
    <w:rsid w:val="00D55E48"/>
    <w:rsid w:val="00D56415"/>
    <w:rsid w:val="00D57029"/>
    <w:rsid w:val="00D60067"/>
    <w:rsid w:val="00D612DF"/>
    <w:rsid w:val="00D6188C"/>
    <w:rsid w:val="00D61DCB"/>
    <w:rsid w:val="00D61E8D"/>
    <w:rsid w:val="00D632E3"/>
    <w:rsid w:val="00D63A35"/>
    <w:rsid w:val="00D65587"/>
    <w:rsid w:val="00D65A73"/>
    <w:rsid w:val="00D65A87"/>
    <w:rsid w:val="00D670D7"/>
    <w:rsid w:val="00D67A30"/>
    <w:rsid w:val="00D707DB"/>
    <w:rsid w:val="00D744C0"/>
    <w:rsid w:val="00D752FF"/>
    <w:rsid w:val="00D75F75"/>
    <w:rsid w:val="00D76B58"/>
    <w:rsid w:val="00D77934"/>
    <w:rsid w:val="00D779C1"/>
    <w:rsid w:val="00D81CF3"/>
    <w:rsid w:val="00D81F7E"/>
    <w:rsid w:val="00D82B9A"/>
    <w:rsid w:val="00D87AA6"/>
    <w:rsid w:val="00D90084"/>
    <w:rsid w:val="00D90176"/>
    <w:rsid w:val="00D902B8"/>
    <w:rsid w:val="00D90799"/>
    <w:rsid w:val="00D91DF1"/>
    <w:rsid w:val="00D92508"/>
    <w:rsid w:val="00D93435"/>
    <w:rsid w:val="00D93AC1"/>
    <w:rsid w:val="00D964CA"/>
    <w:rsid w:val="00DA074C"/>
    <w:rsid w:val="00DA1A01"/>
    <w:rsid w:val="00DA249B"/>
    <w:rsid w:val="00DA5BCC"/>
    <w:rsid w:val="00DA6E24"/>
    <w:rsid w:val="00DB1DE1"/>
    <w:rsid w:val="00DB2C0B"/>
    <w:rsid w:val="00DB2E02"/>
    <w:rsid w:val="00DB3110"/>
    <w:rsid w:val="00DB3553"/>
    <w:rsid w:val="00DB37C2"/>
    <w:rsid w:val="00DB3C4F"/>
    <w:rsid w:val="00DB64FA"/>
    <w:rsid w:val="00DB67FD"/>
    <w:rsid w:val="00DC061C"/>
    <w:rsid w:val="00DC1757"/>
    <w:rsid w:val="00DC17C1"/>
    <w:rsid w:val="00DC1FC1"/>
    <w:rsid w:val="00DC2FF7"/>
    <w:rsid w:val="00DC3DF9"/>
    <w:rsid w:val="00DC4D9B"/>
    <w:rsid w:val="00DC514A"/>
    <w:rsid w:val="00DC52DB"/>
    <w:rsid w:val="00DC61DA"/>
    <w:rsid w:val="00DC68AB"/>
    <w:rsid w:val="00DC6D94"/>
    <w:rsid w:val="00DC73BF"/>
    <w:rsid w:val="00DD2934"/>
    <w:rsid w:val="00DD5C8E"/>
    <w:rsid w:val="00DD7312"/>
    <w:rsid w:val="00DD744C"/>
    <w:rsid w:val="00DD7F80"/>
    <w:rsid w:val="00DE1CF4"/>
    <w:rsid w:val="00DE50EA"/>
    <w:rsid w:val="00DE571A"/>
    <w:rsid w:val="00DE5831"/>
    <w:rsid w:val="00DE6DCE"/>
    <w:rsid w:val="00DE715D"/>
    <w:rsid w:val="00DE7A5C"/>
    <w:rsid w:val="00DE7B90"/>
    <w:rsid w:val="00DF1F86"/>
    <w:rsid w:val="00DF43E9"/>
    <w:rsid w:val="00DF47C3"/>
    <w:rsid w:val="00DF5E2E"/>
    <w:rsid w:val="00DF6335"/>
    <w:rsid w:val="00DF6CDB"/>
    <w:rsid w:val="00DF6F55"/>
    <w:rsid w:val="00E00B3B"/>
    <w:rsid w:val="00E01236"/>
    <w:rsid w:val="00E0152F"/>
    <w:rsid w:val="00E02FAF"/>
    <w:rsid w:val="00E03B6F"/>
    <w:rsid w:val="00E04781"/>
    <w:rsid w:val="00E10437"/>
    <w:rsid w:val="00E13757"/>
    <w:rsid w:val="00E13A0B"/>
    <w:rsid w:val="00E13D43"/>
    <w:rsid w:val="00E15D09"/>
    <w:rsid w:val="00E16990"/>
    <w:rsid w:val="00E173EE"/>
    <w:rsid w:val="00E24E26"/>
    <w:rsid w:val="00E30D36"/>
    <w:rsid w:val="00E3325A"/>
    <w:rsid w:val="00E3504F"/>
    <w:rsid w:val="00E358BB"/>
    <w:rsid w:val="00E35BDE"/>
    <w:rsid w:val="00E3652E"/>
    <w:rsid w:val="00E45271"/>
    <w:rsid w:val="00E45496"/>
    <w:rsid w:val="00E5079D"/>
    <w:rsid w:val="00E519C1"/>
    <w:rsid w:val="00E5252F"/>
    <w:rsid w:val="00E52A23"/>
    <w:rsid w:val="00E52C69"/>
    <w:rsid w:val="00E530B1"/>
    <w:rsid w:val="00E537A0"/>
    <w:rsid w:val="00E5462F"/>
    <w:rsid w:val="00E5538B"/>
    <w:rsid w:val="00E5651A"/>
    <w:rsid w:val="00E565D7"/>
    <w:rsid w:val="00E57784"/>
    <w:rsid w:val="00E63D9C"/>
    <w:rsid w:val="00E711EE"/>
    <w:rsid w:val="00E73C23"/>
    <w:rsid w:val="00E7431B"/>
    <w:rsid w:val="00E74405"/>
    <w:rsid w:val="00E7481C"/>
    <w:rsid w:val="00E8069D"/>
    <w:rsid w:val="00E80B3A"/>
    <w:rsid w:val="00E80E14"/>
    <w:rsid w:val="00E818B8"/>
    <w:rsid w:val="00E82505"/>
    <w:rsid w:val="00E82BCE"/>
    <w:rsid w:val="00E840DD"/>
    <w:rsid w:val="00E852D9"/>
    <w:rsid w:val="00E860A2"/>
    <w:rsid w:val="00E8652A"/>
    <w:rsid w:val="00E86E56"/>
    <w:rsid w:val="00E86EDB"/>
    <w:rsid w:val="00E87BFF"/>
    <w:rsid w:val="00E91563"/>
    <w:rsid w:val="00E91A74"/>
    <w:rsid w:val="00E926BE"/>
    <w:rsid w:val="00E97833"/>
    <w:rsid w:val="00EA2419"/>
    <w:rsid w:val="00EA2538"/>
    <w:rsid w:val="00EA2938"/>
    <w:rsid w:val="00EA49B9"/>
    <w:rsid w:val="00EA5CC2"/>
    <w:rsid w:val="00EA5FD7"/>
    <w:rsid w:val="00EA6D9C"/>
    <w:rsid w:val="00EA7B6D"/>
    <w:rsid w:val="00EB05F3"/>
    <w:rsid w:val="00EB1099"/>
    <w:rsid w:val="00EB1683"/>
    <w:rsid w:val="00EB1CEC"/>
    <w:rsid w:val="00EB38D3"/>
    <w:rsid w:val="00EB3935"/>
    <w:rsid w:val="00EB4D97"/>
    <w:rsid w:val="00EB7681"/>
    <w:rsid w:val="00EC0C87"/>
    <w:rsid w:val="00EC2F36"/>
    <w:rsid w:val="00EC450A"/>
    <w:rsid w:val="00EC5940"/>
    <w:rsid w:val="00EC5F07"/>
    <w:rsid w:val="00EC61FC"/>
    <w:rsid w:val="00EC648D"/>
    <w:rsid w:val="00EC7A11"/>
    <w:rsid w:val="00EC7C25"/>
    <w:rsid w:val="00ED0638"/>
    <w:rsid w:val="00ED0BB4"/>
    <w:rsid w:val="00ED13B3"/>
    <w:rsid w:val="00ED13DC"/>
    <w:rsid w:val="00ED2DD3"/>
    <w:rsid w:val="00ED354F"/>
    <w:rsid w:val="00ED534E"/>
    <w:rsid w:val="00ED61A2"/>
    <w:rsid w:val="00ED683E"/>
    <w:rsid w:val="00ED68CF"/>
    <w:rsid w:val="00ED78BC"/>
    <w:rsid w:val="00ED7C01"/>
    <w:rsid w:val="00EE203B"/>
    <w:rsid w:val="00EE2433"/>
    <w:rsid w:val="00EE26E5"/>
    <w:rsid w:val="00EE281D"/>
    <w:rsid w:val="00EE2A46"/>
    <w:rsid w:val="00EE2E2F"/>
    <w:rsid w:val="00EE44A7"/>
    <w:rsid w:val="00EE6650"/>
    <w:rsid w:val="00EE6CA5"/>
    <w:rsid w:val="00EE7169"/>
    <w:rsid w:val="00EF12F9"/>
    <w:rsid w:val="00EF2791"/>
    <w:rsid w:val="00EF3068"/>
    <w:rsid w:val="00EF4A7B"/>
    <w:rsid w:val="00EF4E33"/>
    <w:rsid w:val="00EF5302"/>
    <w:rsid w:val="00EF5340"/>
    <w:rsid w:val="00EF5A57"/>
    <w:rsid w:val="00F007F7"/>
    <w:rsid w:val="00F00AA6"/>
    <w:rsid w:val="00F00DEA"/>
    <w:rsid w:val="00F023BE"/>
    <w:rsid w:val="00F02596"/>
    <w:rsid w:val="00F041CA"/>
    <w:rsid w:val="00F0627B"/>
    <w:rsid w:val="00F10DAA"/>
    <w:rsid w:val="00F11337"/>
    <w:rsid w:val="00F12F2B"/>
    <w:rsid w:val="00F16D9D"/>
    <w:rsid w:val="00F201D1"/>
    <w:rsid w:val="00F20212"/>
    <w:rsid w:val="00F21A7F"/>
    <w:rsid w:val="00F2213D"/>
    <w:rsid w:val="00F2264C"/>
    <w:rsid w:val="00F228AD"/>
    <w:rsid w:val="00F256C0"/>
    <w:rsid w:val="00F263DF"/>
    <w:rsid w:val="00F30627"/>
    <w:rsid w:val="00F30908"/>
    <w:rsid w:val="00F32C32"/>
    <w:rsid w:val="00F34DB5"/>
    <w:rsid w:val="00F35172"/>
    <w:rsid w:val="00F368DA"/>
    <w:rsid w:val="00F377A7"/>
    <w:rsid w:val="00F411A8"/>
    <w:rsid w:val="00F43F3B"/>
    <w:rsid w:val="00F44724"/>
    <w:rsid w:val="00F50BC5"/>
    <w:rsid w:val="00F5114E"/>
    <w:rsid w:val="00F526C6"/>
    <w:rsid w:val="00F546A0"/>
    <w:rsid w:val="00F54B46"/>
    <w:rsid w:val="00F56DD6"/>
    <w:rsid w:val="00F5750F"/>
    <w:rsid w:val="00F63CDE"/>
    <w:rsid w:val="00F65EE8"/>
    <w:rsid w:val="00F66850"/>
    <w:rsid w:val="00F700AF"/>
    <w:rsid w:val="00F704E9"/>
    <w:rsid w:val="00F713E5"/>
    <w:rsid w:val="00F75698"/>
    <w:rsid w:val="00F76EA0"/>
    <w:rsid w:val="00F801CA"/>
    <w:rsid w:val="00F81C79"/>
    <w:rsid w:val="00F82AC8"/>
    <w:rsid w:val="00F839B4"/>
    <w:rsid w:val="00F87193"/>
    <w:rsid w:val="00F871BD"/>
    <w:rsid w:val="00F906E8"/>
    <w:rsid w:val="00F91549"/>
    <w:rsid w:val="00F9215A"/>
    <w:rsid w:val="00F926A8"/>
    <w:rsid w:val="00F92958"/>
    <w:rsid w:val="00F939DC"/>
    <w:rsid w:val="00F942DB"/>
    <w:rsid w:val="00F94F68"/>
    <w:rsid w:val="00F9523E"/>
    <w:rsid w:val="00F95516"/>
    <w:rsid w:val="00F96853"/>
    <w:rsid w:val="00F97C94"/>
    <w:rsid w:val="00FA0528"/>
    <w:rsid w:val="00FA0A3A"/>
    <w:rsid w:val="00FA3910"/>
    <w:rsid w:val="00FB0FE1"/>
    <w:rsid w:val="00FB2E72"/>
    <w:rsid w:val="00FB6A4B"/>
    <w:rsid w:val="00FB7833"/>
    <w:rsid w:val="00FC0EDA"/>
    <w:rsid w:val="00FC20E1"/>
    <w:rsid w:val="00FC310E"/>
    <w:rsid w:val="00FC331B"/>
    <w:rsid w:val="00FC3366"/>
    <w:rsid w:val="00FC406C"/>
    <w:rsid w:val="00FC6E5B"/>
    <w:rsid w:val="00FC7FC7"/>
    <w:rsid w:val="00FD10DE"/>
    <w:rsid w:val="00FD13E6"/>
    <w:rsid w:val="00FD249B"/>
    <w:rsid w:val="00FD585C"/>
    <w:rsid w:val="00FD728E"/>
    <w:rsid w:val="00FD770B"/>
    <w:rsid w:val="00FE0B4F"/>
    <w:rsid w:val="00FE1095"/>
    <w:rsid w:val="00FE365A"/>
    <w:rsid w:val="00FE37D9"/>
    <w:rsid w:val="00FE4281"/>
    <w:rsid w:val="00FE44EE"/>
    <w:rsid w:val="00FE4748"/>
    <w:rsid w:val="00FE4E05"/>
    <w:rsid w:val="00FE4E12"/>
    <w:rsid w:val="00FE7166"/>
    <w:rsid w:val="00FE764A"/>
    <w:rsid w:val="00FF07D1"/>
    <w:rsid w:val="00FF103A"/>
    <w:rsid w:val="00FF220C"/>
    <w:rsid w:val="00FF26CA"/>
    <w:rsid w:val="00FF3D39"/>
    <w:rsid w:val="00FF6091"/>
    <w:rsid w:val="00FF6808"/>
    <w:rsid w:val="00FF72A5"/>
    <w:rsid w:val="00FF76D3"/>
    <w:rsid w:val="00FF7990"/>
  </w:rsids>
  <m:mathPr>
    <m:mathFont m:val="Cambria Math"/>
    <m:brkBin m:val="before"/>
    <m:brkBinSub m:val="--"/>
    <m:smallFrac/>
    <m:dispDef/>
    <m:lMargin m:val="0"/>
    <m:rMargin m:val="0"/>
    <m:defJc m:val="centerGroup"/>
    <m:wrapRight/>
    <m:intLim m:val="subSup"/>
    <m:naryLim m:val="subSup"/>
  </m:mathPr>
  <w:themeFontLang w:val="de-DE"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3969"/>
    <o:shapelayout v:ext="edit">
      <o:idmap v:ext="edit" data="1"/>
    </o:shapelayout>
  </w:shapeDefaults>
  <w:doNotEmbedSmartTags/>
  <w:decimalSymbol w:val=","/>
  <w:listSeparator w:val=";"/>
  <w14:docId w14:val="7C474920"/>
  <w15:docId w15:val="{C1707323-3B44-49A8-9307-C01C07475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4750B"/>
    <w:pPr>
      <w:spacing w:after="160"/>
    </w:pPr>
    <w:rPr>
      <w:rFonts w:ascii="Times New Roman" w:hAnsi="Times New Roman"/>
      <w:color w:val="141313" w:themeColor="text1"/>
      <w:sz w:val="24"/>
      <w:szCs w:val="18"/>
    </w:rPr>
  </w:style>
  <w:style w:type="paragraph" w:styleId="berschrift1">
    <w:name w:val="heading 1"/>
    <w:next w:val="Standard"/>
    <w:link w:val="berschrift1Zchn"/>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berschrift2">
    <w:name w:val="heading 2"/>
    <w:next w:val="Standard"/>
    <w:link w:val="berschrift2Zchn"/>
    <w:uiPriority w:val="9"/>
    <w:unhideWhenUsed/>
    <w:qFormat/>
    <w:rsid w:val="009A7F5A"/>
    <w:pPr>
      <w:keepNext/>
      <w:keepLines/>
      <w:numPr>
        <w:ilvl w:val="1"/>
        <w:numId w:val="1"/>
      </w:numPr>
      <w:spacing w:before="360" w:after="120"/>
      <w:outlineLvl w:val="1"/>
    </w:pPr>
    <w:rPr>
      <w:rFonts w:asciiTheme="majorHAnsi" w:eastAsiaTheme="majorEastAsia" w:hAnsiTheme="majorHAnsi" w:cstheme="majorBidi"/>
      <w:b/>
      <w:bCs/>
      <w:color w:val="141313" w:themeColor="text1"/>
      <w:sz w:val="24"/>
      <w:szCs w:val="24"/>
    </w:rPr>
  </w:style>
  <w:style w:type="paragraph" w:styleId="berschrift3">
    <w:name w:val="heading 3"/>
    <w:next w:val="Standard"/>
    <w:link w:val="berschrift3Zchn"/>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berschrift4">
    <w:name w:val="heading 4"/>
    <w:basedOn w:val="berschrift3"/>
    <w:next w:val="Standard"/>
    <w:link w:val="berschrift4Zchn"/>
    <w:autoRedefine/>
    <w:uiPriority w:val="9"/>
    <w:unhideWhenUsed/>
    <w:qFormat/>
    <w:rsid w:val="00A06D82"/>
    <w:pPr>
      <w:numPr>
        <w:ilvl w:val="3"/>
      </w:numPr>
      <w:spacing w:before="200"/>
      <w:ind w:left="862" w:hanging="862"/>
      <w:outlineLvl w:val="3"/>
    </w:pPr>
    <w:rPr>
      <w:b w:val="0"/>
      <w:bCs w:val="0"/>
      <w:i/>
      <w:iCs/>
      <w:color w:val="auto"/>
    </w:rPr>
  </w:style>
  <w:style w:type="paragraph" w:styleId="berschrift5">
    <w:name w:val="heading 5"/>
    <w:basedOn w:val="Standard"/>
    <w:next w:val="Standard"/>
    <w:link w:val="berschrift5Zchn"/>
    <w:uiPriority w:val="9"/>
    <w:semiHidden/>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berschrift6">
    <w:name w:val="heading 6"/>
    <w:basedOn w:val="Standard"/>
    <w:next w:val="Standard"/>
    <w:link w:val="berschrift6Zchn"/>
    <w:uiPriority w:val="9"/>
    <w:semiHidden/>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berschrift7">
    <w:name w:val="heading 7"/>
    <w:basedOn w:val="Standard"/>
    <w:next w:val="Standard"/>
    <w:link w:val="berschrift7Zchn"/>
    <w:uiPriority w:val="9"/>
    <w:semiHidden/>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berschrift8">
    <w:name w:val="heading 8"/>
    <w:basedOn w:val="Standard"/>
    <w:next w:val="Standard"/>
    <w:link w:val="berschrift8Zchn"/>
    <w:uiPriority w:val="9"/>
    <w:semiHidden/>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berschrift9">
    <w:name w:val="heading 9"/>
    <w:basedOn w:val="Standard"/>
    <w:next w:val="Standard"/>
    <w:link w:val="berschrift9Zchn"/>
    <w:uiPriority w:val="9"/>
    <w:semiHidden/>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194CC3"/>
    <w:pPr>
      <w:spacing w:after="0"/>
    </w:pPr>
    <w:rPr>
      <w:rFonts w:ascii="Lucida Grande" w:hAnsi="Lucida Grande" w:cs="Lucida Grande"/>
    </w:rPr>
  </w:style>
  <w:style w:type="character" w:customStyle="1" w:styleId="BalloonTextChar">
    <w:name w:val="Balloon Text Char"/>
    <w:basedOn w:val="Absatz-Standardschriftart"/>
    <w:uiPriority w:val="99"/>
    <w:semiHidden/>
    <w:rsid w:val="005A45B8"/>
    <w:rPr>
      <w:rFonts w:ascii="Lucida Grande" w:hAnsi="Lucida Grande" w:cs="Lucida Grande"/>
      <w:sz w:val="18"/>
      <w:szCs w:val="18"/>
    </w:rPr>
  </w:style>
  <w:style w:type="character" w:customStyle="1" w:styleId="berschrift1Zchn">
    <w:name w:val="Überschrift 1 Zchn"/>
    <w:basedOn w:val="Absatz-Standardschriftart"/>
    <w:link w:val="berschrift1"/>
    <w:uiPriority w:val="9"/>
    <w:rsid w:val="00C518C9"/>
    <w:rPr>
      <w:rFonts w:asciiTheme="majorHAnsi" w:eastAsiaTheme="majorEastAsia" w:hAnsiTheme="majorHAnsi" w:cstheme="majorBidi"/>
      <w:b/>
      <w:bCs/>
      <w:color w:val="141313" w:themeColor="text1"/>
      <w:sz w:val="32"/>
      <w:szCs w:val="32"/>
    </w:rPr>
  </w:style>
  <w:style w:type="character" w:customStyle="1" w:styleId="berschrift2Zchn">
    <w:name w:val="Überschrift 2 Zchn"/>
    <w:basedOn w:val="Absatz-Standardschriftart"/>
    <w:link w:val="berschrift2"/>
    <w:uiPriority w:val="9"/>
    <w:rsid w:val="009A7F5A"/>
    <w:rPr>
      <w:rFonts w:asciiTheme="majorHAnsi" w:eastAsiaTheme="majorEastAsia" w:hAnsiTheme="majorHAnsi" w:cstheme="majorBidi"/>
      <w:b/>
      <w:bCs/>
      <w:color w:val="141313" w:themeColor="text1"/>
      <w:sz w:val="24"/>
      <w:szCs w:val="24"/>
    </w:rPr>
  </w:style>
  <w:style w:type="character" w:customStyle="1" w:styleId="berschrift3Zchn">
    <w:name w:val="Überschrift 3 Zchn"/>
    <w:basedOn w:val="Absatz-Standardschriftart"/>
    <w:link w:val="berschrift3"/>
    <w:uiPriority w:val="9"/>
    <w:rsid w:val="00686F18"/>
    <w:rPr>
      <w:rFonts w:asciiTheme="majorHAnsi" w:eastAsiaTheme="majorEastAsia" w:hAnsiTheme="majorHAnsi" w:cstheme="majorBidi"/>
      <w:b/>
      <w:bCs/>
      <w:color w:val="141313" w:themeColor="text1"/>
    </w:rPr>
  </w:style>
  <w:style w:type="character" w:customStyle="1" w:styleId="berschrift4Zchn">
    <w:name w:val="Überschrift 4 Zchn"/>
    <w:basedOn w:val="Absatz-Standardschriftart"/>
    <w:link w:val="berschrift4"/>
    <w:uiPriority w:val="9"/>
    <w:rsid w:val="00A06D82"/>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8C2E07"/>
    <w:rPr>
      <w:rFonts w:asciiTheme="majorHAnsi" w:eastAsiaTheme="majorEastAsia" w:hAnsiTheme="majorHAnsi" w:cstheme="majorBidi"/>
      <w:color w:val="004F5A" w:themeColor="accent1" w:themeShade="7F"/>
      <w:sz w:val="24"/>
      <w:szCs w:val="18"/>
    </w:rPr>
  </w:style>
  <w:style w:type="character" w:customStyle="1" w:styleId="berschrift6Zchn">
    <w:name w:val="Überschrift 6 Zchn"/>
    <w:basedOn w:val="Absatz-Standardschriftart"/>
    <w:link w:val="berschrift6"/>
    <w:uiPriority w:val="9"/>
    <w:semiHidden/>
    <w:rsid w:val="008C2E07"/>
    <w:rPr>
      <w:rFonts w:asciiTheme="majorHAnsi" w:eastAsiaTheme="majorEastAsia" w:hAnsiTheme="majorHAnsi" w:cstheme="majorBidi"/>
      <w:i/>
      <w:iCs/>
      <w:color w:val="004F5A" w:themeColor="accent1" w:themeShade="7F"/>
      <w:sz w:val="24"/>
      <w:szCs w:val="18"/>
    </w:rPr>
  </w:style>
  <w:style w:type="character" w:customStyle="1" w:styleId="berschrift7Zchn">
    <w:name w:val="Überschrift 7 Zchn"/>
    <w:basedOn w:val="Absatz-Standardschriftart"/>
    <w:link w:val="berschrift7"/>
    <w:uiPriority w:val="9"/>
    <w:semiHidden/>
    <w:rsid w:val="008C2E07"/>
    <w:rPr>
      <w:rFonts w:asciiTheme="majorHAnsi" w:eastAsiaTheme="majorEastAsia" w:hAnsiTheme="majorHAnsi" w:cstheme="majorBidi"/>
      <w:i/>
      <w:iCs/>
      <w:color w:val="504C4C" w:themeColor="text1" w:themeTint="BF"/>
      <w:sz w:val="24"/>
      <w:szCs w:val="18"/>
    </w:rPr>
  </w:style>
  <w:style w:type="character" w:customStyle="1" w:styleId="berschrift8Zchn">
    <w:name w:val="Überschrift 8 Zchn"/>
    <w:basedOn w:val="Absatz-Standardschriftart"/>
    <w:link w:val="berschrift8"/>
    <w:uiPriority w:val="9"/>
    <w:semiHidden/>
    <w:rsid w:val="008C2E07"/>
    <w:rPr>
      <w:rFonts w:asciiTheme="majorHAnsi" w:eastAsiaTheme="majorEastAsia" w:hAnsiTheme="majorHAnsi" w:cstheme="majorBidi"/>
      <w:color w:val="504C4C" w:themeColor="text1" w:themeTint="BF"/>
    </w:rPr>
  </w:style>
  <w:style w:type="character" w:customStyle="1" w:styleId="berschrift9Zchn">
    <w:name w:val="Überschrift 9 Zchn"/>
    <w:basedOn w:val="Absatz-Standardschriftart"/>
    <w:link w:val="berschrift9"/>
    <w:uiPriority w:val="9"/>
    <w:semiHidden/>
    <w:rsid w:val="008C2E07"/>
    <w:rPr>
      <w:rFonts w:asciiTheme="majorHAnsi" w:eastAsiaTheme="majorEastAsia" w:hAnsiTheme="majorHAnsi" w:cstheme="majorBidi"/>
      <w:i/>
      <w:iCs/>
      <w:color w:val="504C4C" w:themeColor="text1" w:themeTint="BF"/>
    </w:rPr>
  </w:style>
  <w:style w:type="paragraph" w:styleId="Makrotext">
    <w:name w:val="macro"/>
    <w:link w:val="MakrotextZchn"/>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krotextZchn">
    <w:name w:val="Makrotext Zchn"/>
    <w:basedOn w:val="Absatz-Standardschriftart"/>
    <w:link w:val="Makrotext"/>
    <w:rsid w:val="00F54436"/>
    <w:rPr>
      <w:rFonts w:ascii="Courier" w:hAnsi="Courier"/>
      <w:color w:val="504C4C" w:themeColor="text1" w:themeTint="BF"/>
      <w:sz w:val="16"/>
    </w:rPr>
  </w:style>
  <w:style w:type="character" w:customStyle="1" w:styleId="SprechblasentextZchn">
    <w:name w:val="Sprechblasentext Zchn"/>
    <w:basedOn w:val="Absatz-Standardschriftart"/>
    <w:link w:val="Sprechblasentext"/>
    <w:uiPriority w:val="99"/>
    <w:rsid w:val="00194CC3"/>
    <w:rPr>
      <w:rFonts w:ascii="Lucida Grande" w:hAnsi="Lucida Grande" w:cs="Lucida Grande"/>
      <w:color w:val="141313" w:themeColor="text1"/>
      <w:sz w:val="18"/>
      <w:szCs w:val="18"/>
    </w:rPr>
  </w:style>
  <w:style w:type="paragraph" w:styleId="Titel">
    <w:name w:val="Title"/>
    <w:next w:val="Standard"/>
    <w:link w:val="TitelZchn"/>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elZchn">
    <w:name w:val="Titel Zchn"/>
    <w:basedOn w:val="Absatz-Standardschriftart"/>
    <w:link w:val="Titel"/>
    <w:uiPriority w:val="10"/>
    <w:rsid w:val="00513ED9"/>
    <w:rPr>
      <w:rFonts w:asciiTheme="majorHAnsi" w:eastAsiaTheme="majorEastAsia" w:hAnsiTheme="majorHAnsi" w:cstheme="majorBidi"/>
      <w:color w:val="141313" w:themeColor="text1"/>
      <w:spacing w:val="5"/>
      <w:kern w:val="28"/>
      <w:sz w:val="40"/>
      <w:szCs w:val="40"/>
    </w:rPr>
  </w:style>
  <w:style w:type="paragraph" w:styleId="Kopfzeile">
    <w:name w:val="header"/>
    <w:basedOn w:val="Standard"/>
    <w:link w:val="KopfzeileZchn"/>
    <w:uiPriority w:val="99"/>
    <w:unhideWhenUsed/>
    <w:rsid w:val="00FB2274"/>
    <w:pPr>
      <w:tabs>
        <w:tab w:val="center" w:pos="4320"/>
        <w:tab w:val="right" w:pos="9360"/>
      </w:tabs>
      <w:spacing w:after="0"/>
    </w:pPr>
    <w:rPr>
      <w:rFonts w:asciiTheme="minorHAnsi" w:hAnsiTheme="minorHAnsi"/>
      <w:sz w:val="16"/>
    </w:rPr>
  </w:style>
  <w:style w:type="character" w:customStyle="1" w:styleId="KopfzeileZchn">
    <w:name w:val="Kopfzeile Zchn"/>
    <w:basedOn w:val="Absatz-Standardschriftart"/>
    <w:link w:val="Kopfzeile"/>
    <w:uiPriority w:val="99"/>
    <w:rsid w:val="00FB2274"/>
    <w:rPr>
      <w:color w:val="141313" w:themeColor="text1"/>
      <w:sz w:val="16"/>
      <w:szCs w:val="18"/>
    </w:rPr>
  </w:style>
  <w:style w:type="paragraph" w:styleId="Fuzeile">
    <w:name w:val="footer"/>
    <w:basedOn w:val="Standard"/>
    <w:link w:val="FuzeileZchn"/>
    <w:uiPriority w:val="99"/>
    <w:unhideWhenUsed/>
    <w:rsid w:val="00FB2274"/>
    <w:pPr>
      <w:tabs>
        <w:tab w:val="center" w:pos="4320"/>
        <w:tab w:val="right" w:pos="9360"/>
      </w:tabs>
      <w:spacing w:after="0"/>
    </w:pPr>
    <w:rPr>
      <w:rFonts w:asciiTheme="minorHAnsi" w:hAnsiTheme="minorHAnsi"/>
      <w:sz w:val="16"/>
    </w:rPr>
  </w:style>
  <w:style w:type="character" w:customStyle="1" w:styleId="FuzeileZchn">
    <w:name w:val="Fußzeile Zchn"/>
    <w:basedOn w:val="Absatz-Standardschriftart"/>
    <w:link w:val="Fuzeile"/>
    <w:uiPriority w:val="99"/>
    <w:rsid w:val="00FB2274"/>
    <w:rPr>
      <w:color w:val="141313" w:themeColor="text1"/>
      <w:sz w:val="16"/>
      <w:szCs w:val="18"/>
    </w:rPr>
  </w:style>
  <w:style w:type="character" w:styleId="Hyperlink">
    <w:name w:val="Hyperlink"/>
    <w:basedOn w:val="Absatz-Standardschriftart"/>
    <w:uiPriority w:val="99"/>
    <w:unhideWhenUsed/>
    <w:rsid w:val="00893099"/>
    <w:rPr>
      <w:color w:val="00899F" w:themeColor="hyperlink"/>
      <w:u w:val="single"/>
    </w:rPr>
  </w:style>
  <w:style w:type="paragraph" w:styleId="Listenabsatz">
    <w:name w:val="List Paragraph"/>
    <w:basedOn w:val="Standard"/>
    <w:link w:val="ListenabsatzZchn"/>
    <w:uiPriority w:val="34"/>
    <w:qFormat/>
    <w:rsid w:val="00C518C9"/>
    <w:pPr>
      <w:ind w:left="720"/>
      <w:contextualSpacing/>
    </w:pPr>
  </w:style>
  <w:style w:type="paragraph" w:styleId="Beschriftung">
    <w:name w:val="caption"/>
    <w:aliases w:val="Caption below"/>
    <w:basedOn w:val="Standard"/>
    <w:next w:val="Standard"/>
    <w:unhideWhenUsed/>
    <w:qFormat/>
    <w:rsid w:val="00056851"/>
    <w:pPr>
      <w:spacing w:before="120" w:after="240"/>
      <w:jc w:val="center"/>
    </w:pPr>
    <w:rPr>
      <w:rFonts w:asciiTheme="minorHAnsi" w:hAnsiTheme="minorHAnsi"/>
      <w:sz w:val="20"/>
      <w:szCs w:val="16"/>
    </w:rPr>
  </w:style>
  <w:style w:type="paragraph" w:styleId="NurText">
    <w:name w:val="Plain Text"/>
    <w:basedOn w:val="Standard"/>
    <w:link w:val="NurTextZchn"/>
    <w:uiPriority w:val="99"/>
    <w:unhideWhenUsed/>
    <w:qFormat/>
    <w:rsid w:val="007F42BB"/>
    <w:pPr>
      <w:spacing w:after="0"/>
    </w:pPr>
    <w:rPr>
      <w:rFonts w:ascii="Courier" w:hAnsi="Courier"/>
      <w:sz w:val="18"/>
      <w:szCs w:val="21"/>
    </w:rPr>
  </w:style>
  <w:style w:type="character" w:customStyle="1" w:styleId="NurTextZchn">
    <w:name w:val="Nur Text Zchn"/>
    <w:basedOn w:val="Absatz-Standardschriftart"/>
    <w:link w:val="NurText"/>
    <w:uiPriority w:val="99"/>
    <w:rsid w:val="007F42BB"/>
    <w:rPr>
      <w:rFonts w:ascii="Courier" w:hAnsi="Courier"/>
      <w:color w:val="141313" w:themeColor="text1"/>
      <w:sz w:val="18"/>
      <w:szCs w:val="21"/>
    </w:rPr>
  </w:style>
  <w:style w:type="table" w:styleId="Tabellenraster">
    <w:name w:val="Table Grid"/>
    <w:basedOn w:val="NormaleTabelle"/>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Verzeichnis1">
    <w:name w:val="toc 1"/>
    <w:basedOn w:val="Standard"/>
    <w:next w:val="Standard"/>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Verzeichnis2">
    <w:name w:val="toc 2"/>
    <w:basedOn w:val="Standard"/>
    <w:next w:val="Standard"/>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Verzeichnis3">
    <w:name w:val="toc 3"/>
    <w:basedOn w:val="Standard"/>
    <w:next w:val="Standard"/>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Abbildungsverzeichnis">
    <w:name w:val="table of figures"/>
    <w:aliases w:val="List of Figures,Tables"/>
    <w:basedOn w:val="Standard"/>
    <w:next w:val="Standard"/>
    <w:uiPriority w:val="99"/>
    <w:unhideWhenUsed/>
    <w:qFormat/>
    <w:rsid w:val="00040AE3"/>
    <w:pPr>
      <w:spacing w:before="60"/>
      <w:ind w:left="360" w:hanging="360"/>
    </w:pPr>
    <w:rPr>
      <w:rFonts w:asciiTheme="minorHAnsi" w:hAnsiTheme="minorHAnsi"/>
      <w:sz w:val="20"/>
    </w:rPr>
  </w:style>
  <w:style w:type="paragraph" w:styleId="Inhaltsverzeichnisberschrift">
    <w:name w:val="TOC Heading"/>
    <w:next w:val="Standard"/>
    <w:uiPriority w:val="39"/>
    <w:unhideWhenUsed/>
    <w:qFormat/>
    <w:rsid w:val="00EA5109"/>
    <w:pPr>
      <w:spacing w:after="120"/>
    </w:pPr>
    <w:rPr>
      <w:rFonts w:asciiTheme="majorHAnsi" w:eastAsiaTheme="majorEastAsia" w:hAnsiTheme="majorHAnsi" w:cstheme="majorBidi"/>
      <w:b/>
      <w:bCs/>
      <w:sz w:val="28"/>
      <w:szCs w:val="32"/>
    </w:rPr>
  </w:style>
  <w:style w:type="character" w:styleId="Fett">
    <w:name w:val="Strong"/>
    <w:basedOn w:val="Absatz-Standardschriftart"/>
    <w:uiPriority w:val="22"/>
    <w:qFormat/>
    <w:rsid w:val="0030303C"/>
    <w:rPr>
      <w:b/>
      <w:bCs/>
    </w:rPr>
  </w:style>
  <w:style w:type="character" w:styleId="Hervorhebung">
    <w:name w:val="Emphasis"/>
    <w:basedOn w:val="Absatz-Standardschriftart"/>
    <w:uiPriority w:val="20"/>
    <w:qFormat/>
    <w:rsid w:val="0030303C"/>
    <w:rPr>
      <w:i/>
      <w:iCs/>
    </w:rPr>
  </w:style>
  <w:style w:type="paragraph" w:styleId="Textkrper">
    <w:name w:val="Body Text"/>
    <w:basedOn w:val="Standard"/>
    <w:link w:val="TextkrperZchn"/>
    <w:uiPriority w:val="99"/>
    <w:unhideWhenUsed/>
    <w:rsid w:val="00EB1C43"/>
    <w:pPr>
      <w:spacing w:after="120"/>
    </w:pPr>
  </w:style>
  <w:style w:type="character" w:customStyle="1" w:styleId="TextkrperZchn">
    <w:name w:val="Textkörper Zchn"/>
    <w:basedOn w:val="Absatz-Standardschriftart"/>
    <w:link w:val="Textkrper"/>
    <w:uiPriority w:val="99"/>
    <w:rsid w:val="00EB1C43"/>
    <w:rPr>
      <w:rFonts w:ascii="Georgia" w:hAnsi="Georgia"/>
      <w:color w:val="141313" w:themeColor="text1"/>
      <w:sz w:val="18"/>
      <w:szCs w:val="18"/>
    </w:rPr>
  </w:style>
  <w:style w:type="paragraph" w:styleId="Textkrper2">
    <w:name w:val="Body Text 2"/>
    <w:basedOn w:val="Standard"/>
    <w:link w:val="Textkrper2Zchn"/>
    <w:uiPriority w:val="99"/>
    <w:unhideWhenUsed/>
    <w:rsid w:val="00EB1C43"/>
    <w:pPr>
      <w:spacing w:after="120" w:line="480" w:lineRule="auto"/>
    </w:pPr>
  </w:style>
  <w:style w:type="character" w:customStyle="1" w:styleId="Textkrper2Zchn">
    <w:name w:val="Textkörper 2 Zchn"/>
    <w:basedOn w:val="Absatz-Standardschriftart"/>
    <w:link w:val="Textkrper2"/>
    <w:uiPriority w:val="99"/>
    <w:rsid w:val="00EB1C43"/>
    <w:rPr>
      <w:rFonts w:ascii="Georgia" w:hAnsi="Georgia"/>
      <w:color w:val="141313" w:themeColor="text1"/>
      <w:sz w:val="18"/>
      <w:szCs w:val="18"/>
    </w:rPr>
  </w:style>
  <w:style w:type="paragraph" w:styleId="Textkrper3">
    <w:name w:val="Body Text 3"/>
    <w:basedOn w:val="Standard"/>
    <w:link w:val="Textkrper3Zchn"/>
    <w:uiPriority w:val="99"/>
    <w:unhideWhenUsed/>
    <w:rsid w:val="00EB1C43"/>
    <w:pPr>
      <w:spacing w:after="120"/>
    </w:pPr>
    <w:rPr>
      <w:sz w:val="16"/>
      <w:szCs w:val="16"/>
    </w:rPr>
  </w:style>
  <w:style w:type="character" w:customStyle="1" w:styleId="Textkrper3Zchn">
    <w:name w:val="Textkörper 3 Zchn"/>
    <w:basedOn w:val="Absatz-Standardschriftart"/>
    <w:link w:val="Textkrper3"/>
    <w:uiPriority w:val="99"/>
    <w:rsid w:val="00EB1C43"/>
    <w:rPr>
      <w:rFonts w:ascii="Georgia" w:hAnsi="Georgia"/>
      <w:color w:val="141313" w:themeColor="text1"/>
      <w:sz w:val="16"/>
      <w:szCs w:val="16"/>
    </w:rPr>
  </w:style>
  <w:style w:type="paragraph" w:styleId="Blocktext">
    <w:name w:val="Block Text"/>
    <w:basedOn w:val="Standard"/>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KeinLeerraum">
    <w:name w:val="No Spacing"/>
    <w:aliases w:val="Table Text"/>
    <w:uiPriority w:val="1"/>
    <w:semiHidden/>
    <w:qFormat/>
    <w:rsid w:val="00CB6716"/>
    <w:rPr>
      <w:rFonts w:ascii="Times New Roman" w:hAnsi="Times New Roman"/>
      <w:color w:val="141313" w:themeColor="text1"/>
      <w:sz w:val="22"/>
      <w:szCs w:val="18"/>
    </w:rPr>
  </w:style>
  <w:style w:type="paragraph" w:customStyle="1" w:styleId="TableCaption">
    <w:name w:val="Table Caption"/>
    <w:basedOn w:val="Beschriftung"/>
    <w:qFormat/>
    <w:rsid w:val="006D6F80"/>
    <w:pPr>
      <w:keepNext/>
      <w:spacing w:before="360"/>
    </w:pPr>
  </w:style>
  <w:style w:type="paragraph" w:customStyle="1" w:styleId="FigureCaption">
    <w:name w:val="Figure Caption"/>
    <w:basedOn w:val="Beschriftung"/>
    <w:qFormat/>
    <w:rsid w:val="00056851"/>
  </w:style>
  <w:style w:type="character" w:styleId="BesuchterLink">
    <w:name w:val="FollowedHyperlink"/>
    <w:basedOn w:val="Absatz-Standardschriftart"/>
    <w:uiPriority w:val="99"/>
    <w:semiHidden/>
    <w:unhideWhenUsed/>
    <w:rsid w:val="00EC648D"/>
    <w:rPr>
      <w:color w:val="595959" w:themeColor="followedHyperlink"/>
      <w:u w:val="single"/>
    </w:rPr>
  </w:style>
  <w:style w:type="paragraph" w:customStyle="1" w:styleId="Hyperlink1">
    <w:name w:val="Hyperlink1"/>
    <w:basedOn w:val="Standard"/>
    <w:qFormat/>
    <w:rsid w:val="00EC648D"/>
    <w:pPr>
      <w:spacing w:after="0"/>
    </w:pPr>
    <w:rPr>
      <w:color w:val="00A0B6" w:themeColor="accent1"/>
    </w:rPr>
  </w:style>
  <w:style w:type="paragraph" w:styleId="Dokumentstruktur">
    <w:name w:val="Document Map"/>
    <w:basedOn w:val="Standard"/>
    <w:link w:val="DokumentstrukturZchn"/>
    <w:uiPriority w:val="99"/>
    <w:semiHidden/>
    <w:unhideWhenUsed/>
    <w:rsid w:val="00452673"/>
    <w:pPr>
      <w:spacing w:after="0"/>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452673"/>
    <w:rPr>
      <w:rFonts w:ascii="Lucida Grande" w:hAnsi="Lucida Grande" w:cs="Lucida Grande"/>
      <w:color w:val="141313" w:themeColor="text1"/>
      <w:sz w:val="24"/>
      <w:szCs w:val="24"/>
    </w:rPr>
  </w:style>
  <w:style w:type="paragraph" w:styleId="Funotentext">
    <w:name w:val="footnote text"/>
    <w:basedOn w:val="Standard"/>
    <w:link w:val="FunotentextZchn"/>
    <w:uiPriority w:val="99"/>
    <w:semiHidden/>
    <w:unhideWhenUsed/>
    <w:rsid w:val="00CF61D4"/>
    <w:pPr>
      <w:spacing w:after="0"/>
    </w:pPr>
    <w:rPr>
      <w:sz w:val="20"/>
      <w:szCs w:val="20"/>
    </w:rPr>
  </w:style>
  <w:style w:type="character" w:customStyle="1" w:styleId="FunotentextZchn">
    <w:name w:val="Fußnotentext Zchn"/>
    <w:basedOn w:val="Absatz-Standardschriftart"/>
    <w:link w:val="Funotentext"/>
    <w:uiPriority w:val="99"/>
    <w:semiHidden/>
    <w:rsid w:val="00CF61D4"/>
    <w:rPr>
      <w:rFonts w:ascii="Times New Roman" w:hAnsi="Times New Roman"/>
      <w:color w:val="141313" w:themeColor="text1"/>
    </w:rPr>
  </w:style>
  <w:style w:type="character" w:styleId="Funotenzeichen">
    <w:name w:val="footnote reference"/>
    <w:basedOn w:val="Absatz-Standardschriftart"/>
    <w:uiPriority w:val="99"/>
    <w:semiHidden/>
    <w:unhideWhenUsed/>
    <w:rsid w:val="00CF61D4"/>
    <w:rPr>
      <w:vertAlign w:val="superscript"/>
    </w:rPr>
  </w:style>
  <w:style w:type="character" w:styleId="Kommentarzeichen">
    <w:name w:val="annotation reference"/>
    <w:basedOn w:val="Absatz-Standardschriftart"/>
    <w:uiPriority w:val="99"/>
    <w:semiHidden/>
    <w:unhideWhenUsed/>
    <w:rsid w:val="00DF1F86"/>
    <w:rPr>
      <w:sz w:val="16"/>
      <w:szCs w:val="16"/>
    </w:rPr>
  </w:style>
  <w:style w:type="paragraph" w:styleId="Kommentartext">
    <w:name w:val="annotation text"/>
    <w:basedOn w:val="Standard"/>
    <w:link w:val="KommentartextZchn"/>
    <w:uiPriority w:val="99"/>
    <w:unhideWhenUsed/>
    <w:rsid w:val="00DF1F86"/>
    <w:rPr>
      <w:sz w:val="20"/>
      <w:szCs w:val="20"/>
    </w:rPr>
  </w:style>
  <w:style w:type="character" w:customStyle="1" w:styleId="KommentartextZchn">
    <w:name w:val="Kommentartext Zchn"/>
    <w:basedOn w:val="Absatz-Standardschriftart"/>
    <w:link w:val="Kommentartext"/>
    <w:uiPriority w:val="99"/>
    <w:rsid w:val="00DF1F86"/>
    <w:rPr>
      <w:rFonts w:ascii="Times New Roman" w:hAnsi="Times New Roman"/>
      <w:color w:val="141313" w:themeColor="text1"/>
    </w:rPr>
  </w:style>
  <w:style w:type="paragraph" w:styleId="Kommentarthema">
    <w:name w:val="annotation subject"/>
    <w:basedOn w:val="Kommentartext"/>
    <w:next w:val="Kommentartext"/>
    <w:link w:val="KommentarthemaZchn"/>
    <w:uiPriority w:val="99"/>
    <w:semiHidden/>
    <w:unhideWhenUsed/>
    <w:rsid w:val="00DF1F86"/>
    <w:rPr>
      <w:b/>
      <w:bCs/>
    </w:rPr>
  </w:style>
  <w:style w:type="character" w:customStyle="1" w:styleId="KommentarthemaZchn">
    <w:name w:val="Kommentarthema Zchn"/>
    <w:basedOn w:val="KommentartextZchn"/>
    <w:link w:val="Kommentarthema"/>
    <w:uiPriority w:val="99"/>
    <w:semiHidden/>
    <w:rsid w:val="00DF1F86"/>
    <w:rPr>
      <w:rFonts w:ascii="Times New Roman" w:hAnsi="Times New Roman"/>
      <w:b/>
      <w:bCs/>
      <w:color w:val="141313" w:themeColor="text1"/>
    </w:rPr>
  </w:style>
  <w:style w:type="paragraph" w:customStyle="1" w:styleId="Tablehead">
    <w:name w:val="Table_head"/>
    <w:basedOn w:val="Standard"/>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Standard"/>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Standard"/>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Aufzhlungszeichen">
    <w:name w:val="List Bullet"/>
    <w:basedOn w:val="Standard"/>
    <w:rsid w:val="00350974"/>
    <w:pPr>
      <w:numPr>
        <w:numId w:val="5"/>
      </w:numPr>
      <w:spacing w:before="120" w:after="0"/>
    </w:pPr>
    <w:rPr>
      <w:rFonts w:ascii="Arial" w:eastAsia="Times New Roman" w:hAnsi="Arial" w:cs="Times New Roman"/>
      <w:color w:val="auto"/>
      <w:sz w:val="20"/>
      <w:szCs w:val="24"/>
      <w:lang w:eastAsia="en-US"/>
    </w:rPr>
  </w:style>
  <w:style w:type="paragraph" w:styleId="Aufzhlungszeichen2">
    <w:name w:val="List Bullet 2"/>
    <w:basedOn w:val="Standard"/>
    <w:rsid w:val="00350974"/>
    <w:pPr>
      <w:numPr>
        <w:ilvl w:val="1"/>
        <w:numId w:val="5"/>
      </w:numPr>
      <w:spacing w:before="120" w:after="0"/>
    </w:pPr>
    <w:rPr>
      <w:rFonts w:ascii="Arial" w:eastAsia="Times New Roman" w:hAnsi="Arial" w:cs="Times New Roman"/>
      <w:color w:val="auto"/>
      <w:sz w:val="20"/>
      <w:szCs w:val="24"/>
      <w:lang w:eastAsia="en-US"/>
    </w:rPr>
  </w:style>
  <w:style w:type="paragraph" w:styleId="Aufzhlungszeichen3">
    <w:name w:val="List Bullet 3"/>
    <w:basedOn w:val="Standard"/>
    <w:rsid w:val="00350974"/>
    <w:pPr>
      <w:numPr>
        <w:ilvl w:val="2"/>
        <w:numId w:val="5"/>
      </w:numPr>
      <w:spacing w:before="120" w:after="0"/>
    </w:pPr>
    <w:rPr>
      <w:rFonts w:ascii="Arial" w:eastAsia="Times New Roman" w:hAnsi="Arial" w:cs="Times New Roman"/>
      <w:color w:val="auto"/>
      <w:sz w:val="20"/>
      <w:szCs w:val="24"/>
      <w:lang w:eastAsia="en-US"/>
    </w:rPr>
  </w:style>
  <w:style w:type="paragraph" w:styleId="Aufzhlungszeichen4">
    <w:name w:val="List Bullet 4"/>
    <w:basedOn w:val="Standard"/>
    <w:rsid w:val="00350974"/>
    <w:pPr>
      <w:numPr>
        <w:ilvl w:val="3"/>
        <w:numId w:val="5"/>
      </w:numPr>
      <w:spacing w:before="120" w:after="0"/>
    </w:pPr>
    <w:rPr>
      <w:rFonts w:ascii="Arial" w:eastAsia="Times New Roman" w:hAnsi="Arial" w:cs="Times New Roman"/>
      <w:color w:val="auto"/>
      <w:sz w:val="20"/>
      <w:szCs w:val="24"/>
      <w:lang w:eastAsia="en-US"/>
    </w:rPr>
  </w:style>
  <w:style w:type="paragraph" w:styleId="Aufzhlungszeichen5">
    <w:name w:val="List Bullet 5"/>
    <w:basedOn w:val="Standard"/>
    <w:rsid w:val="00350974"/>
    <w:pPr>
      <w:numPr>
        <w:ilvl w:val="4"/>
        <w:numId w:val="5"/>
      </w:numPr>
      <w:spacing w:before="120" w:after="0"/>
    </w:pPr>
    <w:rPr>
      <w:rFonts w:ascii="Arial" w:eastAsia="Times New Roman" w:hAnsi="Arial" w:cs="Times New Roman"/>
      <w:color w:val="auto"/>
      <w:sz w:val="20"/>
      <w:szCs w:val="24"/>
      <w:lang w:eastAsia="en-US"/>
    </w:rPr>
  </w:style>
  <w:style w:type="paragraph" w:styleId="Verzeichnis4">
    <w:name w:val="toc 4"/>
    <w:basedOn w:val="Standard"/>
    <w:next w:val="Standard"/>
    <w:autoRedefine/>
    <w:uiPriority w:val="39"/>
    <w:unhideWhenUsed/>
    <w:rsid w:val="00530021"/>
    <w:pPr>
      <w:spacing w:after="100" w:line="276" w:lineRule="auto"/>
      <w:ind w:left="660"/>
    </w:pPr>
    <w:rPr>
      <w:rFonts w:asciiTheme="minorHAnsi" w:hAnsiTheme="minorHAnsi"/>
      <w:color w:val="auto"/>
      <w:sz w:val="22"/>
      <w:szCs w:val="22"/>
      <w:lang w:val="de-DE" w:eastAsia="de-DE"/>
    </w:rPr>
  </w:style>
  <w:style w:type="paragraph" w:styleId="Verzeichnis5">
    <w:name w:val="toc 5"/>
    <w:basedOn w:val="Standard"/>
    <w:next w:val="Standard"/>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Verzeichnis6">
    <w:name w:val="toc 6"/>
    <w:basedOn w:val="Standard"/>
    <w:next w:val="Standard"/>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Verzeichnis7">
    <w:name w:val="toc 7"/>
    <w:basedOn w:val="Standard"/>
    <w:next w:val="Standard"/>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Verzeichnis8">
    <w:name w:val="toc 8"/>
    <w:basedOn w:val="Standard"/>
    <w:next w:val="Standard"/>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Verzeichnis9">
    <w:name w:val="toc 9"/>
    <w:basedOn w:val="Standard"/>
    <w:next w:val="Standard"/>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styleId="berarbeitung">
    <w:name w:val="Revision"/>
    <w:hidden/>
    <w:uiPriority w:val="99"/>
    <w:semiHidden/>
    <w:rsid w:val="007E5FE4"/>
    <w:rPr>
      <w:rFonts w:ascii="Times New Roman" w:hAnsi="Times New Roman"/>
      <w:color w:val="141313" w:themeColor="text1"/>
      <w:sz w:val="24"/>
      <w:szCs w:val="18"/>
    </w:rPr>
  </w:style>
  <w:style w:type="paragraph" w:styleId="StandardWeb">
    <w:name w:val="Normal (Web)"/>
    <w:basedOn w:val="Standard"/>
    <w:uiPriority w:val="99"/>
    <w:unhideWhenUsed/>
    <w:rsid w:val="00F023BE"/>
    <w:pPr>
      <w:spacing w:before="100" w:beforeAutospacing="1" w:after="100" w:afterAutospacing="1"/>
    </w:pPr>
    <w:rPr>
      <w:rFonts w:eastAsiaTheme="minorHAnsi" w:cs="Times New Roman"/>
      <w:color w:val="auto"/>
      <w:szCs w:val="24"/>
      <w:lang w:val="de-DE" w:eastAsia="de-DE"/>
    </w:rPr>
  </w:style>
  <w:style w:type="paragraph" w:customStyle="1" w:styleId="Hyperlink2">
    <w:name w:val="Hyperlink2"/>
    <w:basedOn w:val="Standard"/>
    <w:qFormat/>
    <w:rsid w:val="00A26A45"/>
    <w:pPr>
      <w:spacing w:after="0"/>
    </w:pPr>
    <w:rPr>
      <w:color w:val="00A0B6" w:themeColor="accent1"/>
    </w:rPr>
  </w:style>
  <w:style w:type="paragraph" w:customStyle="1" w:styleId="TF">
    <w:name w:val="TF"/>
    <w:basedOn w:val="Standard"/>
    <w:rsid w:val="00863396"/>
    <w:pPr>
      <w:keepLines/>
      <w:overflowPunct w:val="0"/>
      <w:autoSpaceDE w:val="0"/>
      <w:autoSpaceDN w:val="0"/>
      <w:adjustRightInd w:val="0"/>
      <w:spacing w:after="240"/>
      <w:jc w:val="center"/>
      <w:textAlignment w:val="baseline"/>
    </w:pPr>
    <w:rPr>
      <w:rFonts w:ascii="Arial" w:eastAsia="Times New Roman" w:hAnsi="Arial" w:cs="Times New Roman"/>
      <w:b/>
      <w:color w:val="auto"/>
      <w:sz w:val="20"/>
      <w:szCs w:val="20"/>
      <w:lang w:val="en-GB" w:eastAsia="en-US"/>
    </w:rPr>
  </w:style>
  <w:style w:type="paragraph" w:customStyle="1" w:styleId="B1">
    <w:name w:val="B1+"/>
    <w:basedOn w:val="Standard"/>
    <w:rsid w:val="00863396"/>
    <w:pPr>
      <w:numPr>
        <w:numId w:val="10"/>
      </w:numPr>
      <w:overflowPunct w:val="0"/>
      <w:autoSpaceDE w:val="0"/>
      <w:autoSpaceDN w:val="0"/>
      <w:adjustRightInd w:val="0"/>
      <w:spacing w:after="180"/>
      <w:textAlignment w:val="baseline"/>
    </w:pPr>
    <w:rPr>
      <w:rFonts w:eastAsia="Times New Roman" w:cs="Times New Roman"/>
      <w:color w:val="auto"/>
      <w:sz w:val="20"/>
      <w:szCs w:val="20"/>
      <w:lang w:val="en-GB" w:eastAsia="en-US"/>
    </w:rPr>
  </w:style>
  <w:style w:type="character" w:customStyle="1" w:styleId="ListenabsatzZchn">
    <w:name w:val="Listenabsatz Zchn"/>
    <w:link w:val="Listenabsatz"/>
    <w:uiPriority w:val="34"/>
    <w:rsid w:val="00863396"/>
    <w:rPr>
      <w:rFonts w:ascii="Times New Roman" w:hAnsi="Times New Roman"/>
      <w:color w:val="141313" w:themeColor="text1"/>
      <w:sz w:val="24"/>
      <w:szCs w:val="18"/>
    </w:rPr>
  </w:style>
  <w:style w:type="character" w:styleId="NichtaufgelsteErwhnung">
    <w:name w:val="Unresolved Mention"/>
    <w:basedOn w:val="Absatz-Standardschriftart"/>
    <w:uiPriority w:val="99"/>
    <w:semiHidden/>
    <w:unhideWhenUsed/>
    <w:rsid w:val="00300FB3"/>
    <w:rPr>
      <w:color w:val="808080"/>
      <w:shd w:val="clear" w:color="auto" w:fill="E6E6E6"/>
    </w:rPr>
  </w:style>
  <w:style w:type="table" w:customStyle="1" w:styleId="Tabellenraster1">
    <w:name w:val="Tabellenraster1"/>
    <w:basedOn w:val="NormaleTabelle"/>
    <w:next w:val="Tabellenraster"/>
    <w:uiPriority w:val="59"/>
    <w:rsid w:val="000819C3"/>
    <w:rPr>
      <w:rFonts w:eastAsia="Calibr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17341853">
      <w:bodyDiv w:val="1"/>
      <w:marLeft w:val="0"/>
      <w:marRight w:val="0"/>
      <w:marTop w:val="0"/>
      <w:marBottom w:val="0"/>
      <w:divBdr>
        <w:top w:val="none" w:sz="0" w:space="0" w:color="auto"/>
        <w:left w:val="none" w:sz="0" w:space="0" w:color="auto"/>
        <w:bottom w:val="none" w:sz="0" w:space="0" w:color="auto"/>
        <w:right w:val="none" w:sz="0" w:space="0" w:color="auto"/>
      </w:divBdr>
    </w:div>
    <w:div w:id="155417789">
      <w:bodyDiv w:val="1"/>
      <w:marLeft w:val="0"/>
      <w:marRight w:val="0"/>
      <w:marTop w:val="0"/>
      <w:marBottom w:val="0"/>
      <w:divBdr>
        <w:top w:val="none" w:sz="0" w:space="0" w:color="auto"/>
        <w:left w:val="none" w:sz="0" w:space="0" w:color="auto"/>
        <w:bottom w:val="none" w:sz="0" w:space="0" w:color="auto"/>
        <w:right w:val="none" w:sz="0" w:space="0" w:color="auto"/>
      </w:divBdr>
    </w:div>
    <w:div w:id="822166055">
      <w:bodyDiv w:val="1"/>
      <w:marLeft w:val="0"/>
      <w:marRight w:val="0"/>
      <w:marTop w:val="0"/>
      <w:marBottom w:val="0"/>
      <w:divBdr>
        <w:top w:val="none" w:sz="0" w:space="0" w:color="auto"/>
        <w:left w:val="none" w:sz="0" w:space="0" w:color="auto"/>
        <w:bottom w:val="none" w:sz="0" w:space="0" w:color="auto"/>
        <w:right w:val="none" w:sz="0" w:space="0" w:color="auto"/>
      </w:divBdr>
    </w:div>
    <w:div w:id="897473657">
      <w:bodyDiv w:val="1"/>
      <w:marLeft w:val="0"/>
      <w:marRight w:val="0"/>
      <w:marTop w:val="0"/>
      <w:marBottom w:val="0"/>
      <w:divBdr>
        <w:top w:val="none" w:sz="0" w:space="0" w:color="auto"/>
        <w:left w:val="none" w:sz="0" w:space="0" w:color="auto"/>
        <w:bottom w:val="none" w:sz="0" w:space="0" w:color="auto"/>
        <w:right w:val="none" w:sz="0" w:space="0" w:color="auto"/>
      </w:divBdr>
    </w:div>
    <w:div w:id="917863863">
      <w:bodyDiv w:val="1"/>
      <w:marLeft w:val="0"/>
      <w:marRight w:val="0"/>
      <w:marTop w:val="0"/>
      <w:marBottom w:val="0"/>
      <w:divBdr>
        <w:top w:val="none" w:sz="0" w:space="0" w:color="auto"/>
        <w:left w:val="none" w:sz="0" w:space="0" w:color="auto"/>
        <w:bottom w:val="none" w:sz="0" w:space="0" w:color="auto"/>
        <w:right w:val="none" w:sz="0" w:space="0" w:color="auto"/>
      </w:divBdr>
    </w:div>
    <w:div w:id="957839710">
      <w:bodyDiv w:val="1"/>
      <w:marLeft w:val="0"/>
      <w:marRight w:val="0"/>
      <w:marTop w:val="0"/>
      <w:marBottom w:val="0"/>
      <w:divBdr>
        <w:top w:val="none" w:sz="0" w:space="0" w:color="auto"/>
        <w:left w:val="none" w:sz="0" w:space="0" w:color="auto"/>
        <w:bottom w:val="none" w:sz="0" w:space="0" w:color="auto"/>
        <w:right w:val="none" w:sz="0" w:space="0" w:color="auto"/>
      </w:divBdr>
    </w:div>
    <w:div w:id="1036151699">
      <w:bodyDiv w:val="1"/>
      <w:marLeft w:val="0"/>
      <w:marRight w:val="0"/>
      <w:marTop w:val="0"/>
      <w:marBottom w:val="0"/>
      <w:divBdr>
        <w:top w:val="none" w:sz="0" w:space="0" w:color="auto"/>
        <w:left w:val="none" w:sz="0" w:space="0" w:color="auto"/>
        <w:bottom w:val="none" w:sz="0" w:space="0" w:color="auto"/>
        <w:right w:val="none" w:sz="0" w:space="0" w:color="auto"/>
      </w:divBdr>
    </w:div>
    <w:div w:id="1165316036">
      <w:bodyDiv w:val="1"/>
      <w:marLeft w:val="0"/>
      <w:marRight w:val="0"/>
      <w:marTop w:val="0"/>
      <w:marBottom w:val="0"/>
      <w:divBdr>
        <w:top w:val="none" w:sz="0" w:space="0" w:color="auto"/>
        <w:left w:val="none" w:sz="0" w:space="0" w:color="auto"/>
        <w:bottom w:val="none" w:sz="0" w:space="0" w:color="auto"/>
        <w:right w:val="none" w:sz="0" w:space="0" w:color="auto"/>
      </w:divBdr>
    </w:div>
    <w:div w:id="1205368262">
      <w:bodyDiv w:val="1"/>
      <w:marLeft w:val="0"/>
      <w:marRight w:val="0"/>
      <w:marTop w:val="0"/>
      <w:marBottom w:val="0"/>
      <w:divBdr>
        <w:top w:val="none" w:sz="0" w:space="0" w:color="auto"/>
        <w:left w:val="none" w:sz="0" w:space="0" w:color="auto"/>
        <w:bottom w:val="none" w:sz="0" w:space="0" w:color="auto"/>
        <w:right w:val="none" w:sz="0" w:space="0" w:color="auto"/>
      </w:divBdr>
    </w:div>
    <w:div w:id="19048313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package" Target="embeddings/Microsoft_PowerPoint_Slide.sldx"/><Relationship Id="rId42" Type="http://schemas.openxmlformats.org/officeDocument/2006/relationships/image" Target="media/image18.png"/><Relationship Id="rId47" Type="http://schemas.openxmlformats.org/officeDocument/2006/relationships/hyperlink" Target="https://www.iso.org/committee/46202.html" TargetMode="External"/><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image" Target="media/image84.png"/><Relationship Id="rId133" Type="http://schemas.openxmlformats.org/officeDocument/2006/relationships/image" Target="media/image105.png"/><Relationship Id="rId138" Type="http://schemas.openxmlformats.org/officeDocument/2006/relationships/image" Target="media/image109.png"/><Relationship Id="rId154" Type="http://schemas.openxmlformats.org/officeDocument/2006/relationships/image" Target="media/image124.png"/><Relationship Id="rId159" Type="http://schemas.openxmlformats.org/officeDocument/2006/relationships/image" Target="media/image129.png"/><Relationship Id="rId175" Type="http://schemas.openxmlformats.org/officeDocument/2006/relationships/image" Target="media/image143.png"/><Relationship Id="rId170" Type="http://schemas.openxmlformats.org/officeDocument/2006/relationships/package" Target="embeddings/Microsoft_PowerPoint_Slide2.sldx"/><Relationship Id="rId191" Type="http://schemas.openxmlformats.org/officeDocument/2006/relationships/header" Target="header1.xml"/><Relationship Id="rId16" Type="http://schemas.openxmlformats.org/officeDocument/2006/relationships/hyperlink" Target="https://www.eclipse.org/papyrus/" TargetMode="External"/><Relationship Id="rId107" Type="http://schemas.openxmlformats.org/officeDocument/2006/relationships/image" Target="media/image79.png"/><Relationship Id="rId11" Type="http://schemas.openxmlformats.org/officeDocument/2006/relationships/image" Target="media/image1.png"/><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package" Target="embeddings/Microsoft_PowerPoint_Slide1.sldx"/><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image" Target="media/image75.png"/><Relationship Id="rId123" Type="http://schemas.openxmlformats.org/officeDocument/2006/relationships/image" Target="media/image95.jpeg"/><Relationship Id="rId128" Type="http://schemas.openxmlformats.org/officeDocument/2006/relationships/image" Target="media/image100.png"/><Relationship Id="rId144" Type="http://schemas.openxmlformats.org/officeDocument/2006/relationships/image" Target="media/image114.png"/><Relationship Id="rId149" Type="http://schemas.openxmlformats.org/officeDocument/2006/relationships/image" Target="media/image119.png"/><Relationship Id="rId5" Type="http://schemas.openxmlformats.org/officeDocument/2006/relationships/numbering" Target="numbering.xml"/><Relationship Id="rId90" Type="http://schemas.openxmlformats.org/officeDocument/2006/relationships/image" Target="media/image64.png"/><Relationship Id="rId95" Type="http://schemas.openxmlformats.org/officeDocument/2006/relationships/image" Target="media/image69.png"/><Relationship Id="rId160" Type="http://schemas.openxmlformats.org/officeDocument/2006/relationships/image" Target="media/image130.png"/><Relationship Id="rId165" Type="http://schemas.openxmlformats.org/officeDocument/2006/relationships/image" Target="media/image135.png"/><Relationship Id="rId181" Type="http://schemas.openxmlformats.org/officeDocument/2006/relationships/image" Target="media/image149.png"/><Relationship Id="rId186" Type="http://schemas.openxmlformats.org/officeDocument/2006/relationships/image" Target="media/image154.png"/><Relationship Id="rId22" Type="http://schemas.openxmlformats.org/officeDocument/2006/relationships/image" Target="media/image4.png"/><Relationship Id="rId27" Type="http://schemas.microsoft.com/office/2016/09/relationships/commentsIds" Target="commentsIds.xml"/><Relationship Id="rId43" Type="http://schemas.openxmlformats.org/officeDocument/2006/relationships/image" Target="media/image19.png"/><Relationship Id="rId48" Type="http://schemas.openxmlformats.org/officeDocument/2006/relationships/image" Target="media/image23.pn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image" Target="media/image85.png"/><Relationship Id="rId118" Type="http://schemas.openxmlformats.org/officeDocument/2006/relationships/image" Target="media/image90.png"/><Relationship Id="rId134" Type="http://schemas.openxmlformats.org/officeDocument/2006/relationships/image" Target="media/image106.png"/><Relationship Id="rId139" Type="http://schemas.openxmlformats.org/officeDocument/2006/relationships/image" Target="cid:image004.png@01D37A35.55A5A210" TargetMode="External"/><Relationship Id="rId80" Type="http://schemas.openxmlformats.org/officeDocument/2006/relationships/image" Target="media/image54.png"/><Relationship Id="rId85" Type="http://schemas.openxmlformats.org/officeDocument/2006/relationships/image" Target="media/image59.png"/><Relationship Id="rId150" Type="http://schemas.openxmlformats.org/officeDocument/2006/relationships/image" Target="media/image120.png"/><Relationship Id="rId155" Type="http://schemas.openxmlformats.org/officeDocument/2006/relationships/image" Target="media/image125.png"/><Relationship Id="rId171" Type="http://schemas.openxmlformats.org/officeDocument/2006/relationships/image" Target="media/image140.emf"/><Relationship Id="rId176" Type="http://schemas.openxmlformats.org/officeDocument/2006/relationships/image" Target="media/image144.png"/><Relationship Id="rId192" Type="http://schemas.openxmlformats.org/officeDocument/2006/relationships/footer" Target="footer1.xml"/><Relationship Id="rId12" Type="http://schemas.openxmlformats.org/officeDocument/2006/relationships/image" Target="media/image123.png"/><Relationship Id="rId17" Type="http://schemas.openxmlformats.org/officeDocument/2006/relationships/hyperlink" Target="http://www.uml.org/" TargetMode="Externa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image" Target="media/image33.png"/><Relationship Id="rId103" Type="http://schemas.openxmlformats.org/officeDocument/2006/relationships/image" Target="media/image76.png"/><Relationship Id="rId108" Type="http://schemas.openxmlformats.org/officeDocument/2006/relationships/image" Target="media/image80.png"/><Relationship Id="rId124" Type="http://schemas.openxmlformats.org/officeDocument/2006/relationships/image" Target="media/image96.png"/><Relationship Id="rId129" Type="http://schemas.openxmlformats.org/officeDocument/2006/relationships/image" Target="media/image101.png"/><Relationship Id="rId54" Type="http://schemas.openxmlformats.org/officeDocument/2006/relationships/image" Target="media/image28.png"/><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image" Target="media/image65.png"/><Relationship Id="rId96" Type="http://schemas.openxmlformats.org/officeDocument/2006/relationships/image" Target="media/image70.png"/><Relationship Id="rId140" Type="http://schemas.openxmlformats.org/officeDocument/2006/relationships/image" Target="media/image110.png"/><Relationship Id="rId145" Type="http://schemas.openxmlformats.org/officeDocument/2006/relationships/image" Target="media/image115.png"/><Relationship Id="rId161" Type="http://schemas.openxmlformats.org/officeDocument/2006/relationships/image" Target="media/image131.png"/><Relationship Id="rId166" Type="http://schemas.openxmlformats.org/officeDocument/2006/relationships/image" Target="media/image136.png"/><Relationship Id="rId182" Type="http://schemas.openxmlformats.org/officeDocument/2006/relationships/image" Target="media/image150.png"/><Relationship Id="rId187" Type="http://schemas.openxmlformats.org/officeDocument/2006/relationships/image" Target="media/image155.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cid:image005.png@01D638D1.7D353E50" TargetMode="External"/><Relationship Id="rId28" Type="http://schemas.microsoft.com/office/2018/08/relationships/commentsExtensible" Target="commentsExtensible.xml"/><Relationship Id="rId49" Type="http://schemas.openxmlformats.org/officeDocument/2006/relationships/image" Target="media/image24.png"/><Relationship Id="rId114" Type="http://schemas.openxmlformats.org/officeDocument/2006/relationships/image" Target="media/image86.png"/><Relationship Id="rId119" Type="http://schemas.openxmlformats.org/officeDocument/2006/relationships/image" Target="media/image91.png"/><Relationship Id="rId44" Type="http://schemas.openxmlformats.org/officeDocument/2006/relationships/image" Target="media/image20.png"/><Relationship Id="rId60" Type="http://schemas.openxmlformats.org/officeDocument/2006/relationships/image" Target="media/image34.png"/><Relationship Id="rId65" Type="http://schemas.openxmlformats.org/officeDocument/2006/relationships/image" Target="media/image39.png"/><Relationship Id="rId81" Type="http://schemas.openxmlformats.org/officeDocument/2006/relationships/image" Target="media/image55.png"/><Relationship Id="rId86" Type="http://schemas.openxmlformats.org/officeDocument/2006/relationships/image" Target="media/image60.png"/><Relationship Id="rId130" Type="http://schemas.openxmlformats.org/officeDocument/2006/relationships/image" Target="media/image102.png"/><Relationship Id="rId135" Type="http://schemas.openxmlformats.org/officeDocument/2006/relationships/image" Target="media/image107.png"/><Relationship Id="rId151" Type="http://schemas.openxmlformats.org/officeDocument/2006/relationships/image" Target="media/image121.png"/><Relationship Id="rId156" Type="http://schemas.openxmlformats.org/officeDocument/2006/relationships/image" Target="media/image126.png"/><Relationship Id="rId177" Type="http://schemas.openxmlformats.org/officeDocument/2006/relationships/image" Target="media/image145.png"/><Relationship Id="rId172" Type="http://schemas.openxmlformats.org/officeDocument/2006/relationships/package" Target="embeddings/Microsoft_PowerPoint_Slide3.sldx"/><Relationship Id="rId193" Type="http://schemas.openxmlformats.org/officeDocument/2006/relationships/fontTable" Target="fontTable.xml"/><Relationship Id="rId13" Type="http://schemas.openxmlformats.org/officeDocument/2006/relationships/image" Target="media/image2.png"/><Relationship Id="rId18" Type="http://schemas.openxmlformats.org/officeDocument/2006/relationships/hyperlink" Target="http://www.omg.org/spec/UML/2.5/" TargetMode="External"/><Relationship Id="rId39" Type="http://schemas.openxmlformats.org/officeDocument/2006/relationships/image" Target="media/image15.png"/><Relationship Id="rId109" Type="http://schemas.openxmlformats.org/officeDocument/2006/relationships/image" Target="media/image81.png"/><Relationship Id="rId34" Type="http://schemas.openxmlformats.org/officeDocument/2006/relationships/image" Target="media/image10.png"/><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1.png"/><Relationship Id="rId104" Type="http://schemas.openxmlformats.org/officeDocument/2006/relationships/image" Target="media/image77.png"/><Relationship Id="rId120" Type="http://schemas.openxmlformats.org/officeDocument/2006/relationships/image" Target="media/image92.png"/><Relationship Id="rId125" Type="http://schemas.openxmlformats.org/officeDocument/2006/relationships/image" Target="media/image97.png"/><Relationship Id="rId141" Type="http://schemas.openxmlformats.org/officeDocument/2006/relationships/image" Target="media/image111.png"/><Relationship Id="rId146" Type="http://schemas.openxmlformats.org/officeDocument/2006/relationships/image" Target="media/image116.png"/><Relationship Id="rId167" Type="http://schemas.openxmlformats.org/officeDocument/2006/relationships/image" Target="media/image137.png"/><Relationship Id="rId188" Type="http://schemas.openxmlformats.org/officeDocument/2006/relationships/image" Target="media/image156.emf"/><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image" Target="media/image66.png"/><Relationship Id="rId162" Type="http://schemas.openxmlformats.org/officeDocument/2006/relationships/image" Target="media/image132.png"/><Relationship Id="rId183" Type="http://schemas.openxmlformats.org/officeDocument/2006/relationships/image" Target="media/image151.png"/><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image" Target="media/image5.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0.png"/><Relationship Id="rId87" Type="http://schemas.openxmlformats.org/officeDocument/2006/relationships/image" Target="media/image61.png"/><Relationship Id="rId110" Type="http://schemas.openxmlformats.org/officeDocument/2006/relationships/image" Target="media/image82.png"/><Relationship Id="rId115" Type="http://schemas.openxmlformats.org/officeDocument/2006/relationships/image" Target="media/image87.png"/><Relationship Id="rId131" Type="http://schemas.openxmlformats.org/officeDocument/2006/relationships/image" Target="media/image103.png"/><Relationship Id="rId136" Type="http://schemas.openxmlformats.org/officeDocument/2006/relationships/image" Target="media/image108.png"/><Relationship Id="rId157" Type="http://schemas.openxmlformats.org/officeDocument/2006/relationships/image" Target="media/image127.png"/><Relationship Id="rId178" Type="http://schemas.openxmlformats.org/officeDocument/2006/relationships/image" Target="media/image146.png"/><Relationship Id="rId61" Type="http://schemas.openxmlformats.org/officeDocument/2006/relationships/image" Target="media/image35.png"/><Relationship Id="rId82" Type="http://schemas.openxmlformats.org/officeDocument/2006/relationships/image" Target="media/image56.png"/><Relationship Id="rId152" Type="http://schemas.openxmlformats.org/officeDocument/2006/relationships/image" Target="media/image122.png"/><Relationship Id="rId173" Type="http://schemas.openxmlformats.org/officeDocument/2006/relationships/image" Target="media/image141.png"/><Relationship Id="rId194" Type="http://schemas.microsoft.com/office/2011/relationships/people" Target="people.xml"/><Relationship Id="rId19" Type="http://schemas.openxmlformats.org/officeDocument/2006/relationships/hyperlink" Target="ftp://ftp.3gpp.org/TSG_SA/WG5_TM/Ad-hoc_meetings/Multi-SDO_Model_Alignment/S5eMA20139.zip" TargetMode="External"/><Relationship Id="rId14" Type="http://schemas.openxmlformats.org/officeDocument/2006/relationships/image" Target="media/image27.png"/><Relationship Id="rId30" Type="http://schemas.openxmlformats.org/officeDocument/2006/relationships/image" Target="media/image7.png"/><Relationship Id="rId35" Type="http://schemas.openxmlformats.org/officeDocument/2006/relationships/image" Target="media/image11.png"/><Relationship Id="rId56" Type="http://schemas.openxmlformats.org/officeDocument/2006/relationships/image" Target="media/image30.png"/><Relationship Id="rId77" Type="http://schemas.openxmlformats.org/officeDocument/2006/relationships/image" Target="media/image51.png"/><Relationship Id="rId100" Type="http://schemas.openxmlformats.org/officeDocument/2006/relationships/oleObject" Target="embeddings/oleObject1.bin"/><Relationship Id="rId105" Type="http://schemas.openxmlformats.org/officeDocument/2006/relationships/image" Target="media/image78.emf"/><Relationship Id="rId126" Type="http://schemas.openxmlformats.org/officeDocument/2006/relationships/image" Target="media/image98.png"/><Relationship Id="rId147" Type="http://schemas.openxmlformats.org/officeDocument/2006/relationships/image" Target="media/image117.png"/><Relationship Id="rId168" Type="http://schemas.openxmlformats.org/officeDocument/2006/relationships/image" Target="media/image138.png"/><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6.png"/><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image" Target="media/image93.png"/><Relationship Id="rId142" Type="http://schemas.openxmlformats.org/officeDocument/2006/relationships/image" Target="media/image112.png"/><Relationship Id="rId163" Type="http://schemas.openxmlformats.org/officeDocument/2006/relationships/image" Target="media/image133.png"/><Relationship Id="rId184" Type="http://schemas.openxmlformats.org/officeDocument/2006/relationships/image" Target="media/image152.png"/><Relationship Id="rId189" Type="http://schemas.openxmlformats.org/officeDocument/2006/relationships/oleObject" Target="embeddings/oleObject3.bin"/><Relationship Id="rId3" Type="http://schemas.openxmlformats.org/officeDocument/2006/relationships/customXml" Target="../customXml/item3.xml"/><Relationship Id="rId25" Type="http://schemas.openxmlformats.org/officeDocument/2006/relationships/comments" Target="comments.xml"/><Relationship Id="rId46" Type="http://schemas.openxmlformats.org/officeDocument/2006/relationships/image" Target="media/image22.png"/><Relationship Id="rId67" Type="http://schemas.openxmlformats.org/officeDocument/2006/relationships/image" Target="media/image41.png"/><Relationship Id="rId116" Type="http://schemas.openxmlformats.org/officeDocument/2006/relationships/image" Target="media/image88.png"/><Relationship Id="rId137" Type="http://schemas.openxmlformats.org/officeDocument/2006/relationships/image" Target="cid:image003.png@01D37A35.55A5A210" TargetMode="External"/><Relationship Id="rId158" Type="http://schemas.openxmlformats.org/officeDocument/2006/relationships/image" Target="media/image128.png"/><Relationship Id="rId20" Type="http://schemas.openxmlformats.org/officeDocument/2006/relationships/image" Target="media/image3.emf"/><Relationship Id="rId41" Type="http://schemas.openxmlformats.org/officeDocument/2006/relationships/image" Target="media/image17.png"/><Relationship Id="rId62" Type="http://schemas.openxmlformats.org/officeDocument/2006/relationships/image" Target="media/image3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image" Target="media/image83.png"/><Relationship Id="rId132" Type="http://schemas.openxmlformats.org/officeDocument/2006/relationships/image" Target="media/image104.png"/><Relationship Id="rId153" Type="http://schemas.openxmlformats.org/officeDocument/2006/relationships/image" Target="media/image123.emf"/><Relationship Id="rId174" Type="http://schemas.openxmlformats.org/officeDocument/2006/relationships/image" Target="media/image142.png"/><Relationship Id="rId179" Type="http://schemas.openxmlformats.org/officeDocument/2006/relationships/image" Target="media/image147.png"/><Relationship Id="rId195" Type="http://schemas.openxmlformats.org/officeDocument/2006/relationships/theme" Target="theme/theme1.xml"/><Relationship Id="rId190" Type="http://schemas.openxmlformats.org/officeDocument/2006/relationships/hyperlink" Target="https://github.com/OpenNetworkingFoundation/EAGLE-Open-Model-Profile-and-Tools/tree/ToolChain/UmlProfiles" TargetMode="External"/><Relationship Id="rId15" Type="http://schemas.openxmlformats.org/officeDocument/2006/relationships/hyperlink" Target="http://www.opennetworking.org" TargetMode="External"/><Relationship Id="rId36" Type="http://schemas.openxmlformats.org/officeDocument/2006/relationships/image" Target="media/image12.png"/><Relationship Id="rId57" Type="http://schemas.openxmlformats.org/officeDocument/2006/relationships/image" Target="media/image31.png"/><Relationship Id="rId106" Type="http://schemas.openxmlformats.org/officeDocument/2006/relationships/oleObject" Target="embeddings/oleObject2.bin"/><Relationship Id="rId127" Type="http://schemas.openxmlformats.org/officeDocument/2006/relationships/image" Target="media/image99.png"/><Relationship Id="rId10" Type="http://schemas.openxmlformats.org/officeDocument/2006/relationships/endnotes" Target="endnotes.xml"/><Relationship Id="rId31" Type="http://schemas.openxmlformats.org/officeDocument/2006/relationships/image" Target="cid:image004.png@01D638D1.7D353E50" TargetMode="External"/><Relationship Id="rId52" Type="http://schemas.openxmlformats.org/officeDocument/2006/relationships/image" Target="media/image27.emf"/><Relationship Id="rId73" Type="http://schemas.openxmlformats.org/officeDocument/2006/relationships/image" Target="media/image47.png"/><Relationship Id="rId78" Type="http://schemas.openxmlformats.org/officeDocument/2006/relationships/image" Target="media/image52.png"/><Relationship Id="rId94" Type="http://schemas.openxmlformats.org/officeDocument/2006/relationships/image" Target="media/image68.png"/><Relationship Id="rId99" Type="http://schemas.openxmlformats.org/officeDocument/2006/relationships/image" Target="media/image73.emf"/><Relationship Id="rId101" Type="http://schemas.openxmlformats.org/officeDocument/2006/relationships/image" Target="media/image74.png"/><Relationship Id="rId122" Type="http://schemas.openxmlformats.org/officeDocument/2006/relationships/image" Target="media/image94.jpeg"/><Relationship Id="rId143" Type="http://schemas.openxmlformats.org/officeDocument/2006/relationships/image" Target="media/image113.png"/><Relationship Id="rId148" Type="http://schemas.openxmlformats.org/officeDocument/2006/relationships/image" Target="media/image118.png"/><Relationship Id="rId164" Type="http://schemas.openxmlformats.org/officeDocument/2006/relationships/image" Target="media/image134.png"/><Relationship Id="rId169" Type="http://schemas.openxmlformats.org/officeDocument/2006/relationships/image" Target="media/image139.emf"/><Relationship Id="rId185" Type="http://schemas.openxmlformats.org/officeDocument/2006/relationships/image" Target="media/image153.png"/><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48.png"/><Relationship Id="rId26" Type="http://schemas.microsoft.com/office/2011/relationships/commentsExtended" Target="commentsExtended.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6101267225E8D4AAEC57ABD34CA77EC" ma:contentTypeVersion="11" ma:contentTypeDescription="Ein neues Dokument erstellen." ma:contentTypeScope="" ma:versionID="26f90532f0f8e8e25c8a9ca8f6f4259e">
  <xsd:schema xmlns:xsd="http://www.w3.org/2001/XMLSchema" xmlns:xs="http://www.w3.org/2001/XMLSchema" xmlns:p="http://schemas.microsoft.com/office/2006/metadata/properties" xmlns:ns3="b05e81d5-85ea-40c4-9c41-5b7673a0020d" xmlns:ns4="4522d5d7-3c99-4623-9d58-c8f08d1c00d6" targetNamespace="http://schemas.microsoft.com/office/2006/metadata/properties" ma:root="true" ma:fieldsID="d7be4eda28e7763888197e9a9d443547" ns3:_="" ns4:_="">
    <xsd:import namespace="b05e81d5-85ea-40c4-9c41-5b7673a0020d"/>
    <xsd:import namespace="4522d5d7-3c99-4623-9d58-c8f08d1c00d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5e81d5-85ea-40c4-9c41-5b7673a0020d" elementFormDefault="qualified">
    <xsd:import namespace="http://schemas.microsoft.com/office/2006/documentManagement/types"/>
    <xsd:import namespace="http://schemas.microsoft.com/office/infopath/2007/PartnerControls"/>
    <xsd:element name="SharedWithUsers" ma:index="8" nillable="true" ma:displayName="Freigegeben für"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description="" ma:internalName="SharedWithDetails" ma:readOnly="true">
      <xsd:simpleType>
        <xsd:restriction base="dms:Note">
          <xsd:maxLength value="255"/>
        </xsd:restriction>
      </xsd:simpleType>
    </xsd:element>
    <xsd:element name="SharingHintHash" ma:index="10" nillable="true" ma:displayName="Freigabehinweis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22d5d7-3c99-4623-9d58-c8f08d1c00d6"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C57B96-3D95-43BB-9E63-9C6D8E950B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5e81d5-85ea-40c4-9c41-5b7673a0020d"/>
    <ds:schemaRef ds:uri="4522d5d7-3c99-4623-9d58-c8f08d1c00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85B5D9-D09C-49BF-A17C-6A94370B02C7}">
  <ds:schemaRefs>
    <ds:schemaRef ds:uri="http://purl.org/dc/terms/"/>
    <ds:schemaRef ds:uri="http://schemas.microsoft.com/office/2006/documentManagement/types"/>
    <ds:schemaRef ds:uri="http://purl.org/dc/dcmitype/"/>
    <ds:schemaRef ds:uri="http://schemas.microsoft.com/office/infopath/2007/PartnerControls"/>
    <ds:schemaRef ds:uri="http://purl.org/dc/elements/1.1/"/>
    <ds:schemaRef ds:uri="http://schemas.microsoft.com/office/2006/metadata/properties"/>
    <ds:schemaRef ds:uri="4522d5d7-3c99-4623-9d58-c8f08d1c00d6"/>
    <ds:schemaRef ds:uri="b05e81d5-85ea-40c4-9c41-5b7673a0020d"/>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0C26B073-3F45-4664-BC67-425D64406B1E}">
  <ds:schemaRefs>
    <ds:schemaRef ds:uri="http://schemas.openxmlformats.org/officeDocument/2006/bibliography"/>
  </ds:schemaRefs>
</ds:datastoreItem>
</file>

<file path=customXml/itemProps4.xml><?xml version="1.0" encoding="utf-8"?>
<ds:datastoreItem xmlns:ds="http://schemas.openxmlformats.org/officeDocument/2006/customXml" ds:itemID="{5FF0508D-4E15-49C2-A4DA-21C07D9095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96</Pages>
  <Words>16826</Words>
  <Characters>106006</Characters>
  <Application>Microsoft Office Word</Application>
  <DocSecurity>0</DocSecurity>
  <Lines>883</Lines>
  <Paragraphs>245</Paragraphs>
  <ScaleCrop>false</ScaleCrop>
  <HeadingPairs>
    <vt:vector size="6" baseType="variant">
      <vt:variant>
        <vt:lpstr>Titel</vt:lpstr>
      </vt:variant>
      <vt:variant>
        <vt:i4>1</vt:i4>
      </vt:variant>
      <vt:variant>
        <vt:lpstr>Title</vt:lpstr>
      </vt:variant>
      <vt:variant>
        <vt:i4>1</vt:i4>
      </vt:variant>
      <vt:variant>
        <vt:lpstr>Headings</vt:lpstr>
      </vt:variant>
      <vt:variant>
        <vt:i4>77</vt:i4>
      </vt:variant>
    </vt:vector>
  </HeadingPairs>
  <TitlesOfParts>
    <vt:vector size="79" baseType="lpstr">
      <vt:lpstr/>
      <vt:lpstr/>
      <vt:lpstr>Document History</vt:lpstr>
      <vt:lpstr>Introduction</vt:lpstr>
      <vt:lpstr>References</vt:lpstr>
      <vt:lpstr>Abbreviations</vt:lpstr>
      <vt:lpstr>Overview</vt:lpstr>
      <vt:lpstr>    Documentation Overview</vt:lpstr>
      <vt:lpstr>    Modeling approach</vt:lpstr>
      <vt:lpstr>    General Requirements</vt:lpstr>
      <vt:lpstr>    General Information on the UML Model</vt:lpstr>
      <vt:lpstr>UML Artifact Descriptions</vt:lpstr>
      <vt:lpstr>    Structural/behavioral features</vt:lpstr>
      <vt:lpstr>    Classes</vt:lpstr>
      <vt:lpstr>        Description</vt:lpstr>
      <vt:lpstr>        Class Notation</vt:lpstr>
      <vt:lpstr>        Class Properties</vt:lpstr>
      <vt:lpstr>    Attributes in Classes</vt:lpstr>
      <vt:lpstr>        Description</vt:lpstr>
      <vt:lpstr>        Attribute Notation</vt:lpstr>
      <vt:lpstr>        Attribute Properties</vt:lpstr>
      <vt:lpstr>        Attribute Setability</vt:lpstr>
      <vt:lpstr>    Relationships</vt:lpstr>
      <vt:lpstr>        Description</vt:lpstr>
      <vt:lpstr>        Relationship Notation</vt:lpstr>
      <vt:lpstr>        Relationship Properties</vt:lpstr>
      <vt:lpstr>    Interfaces</vt:lpstr>
      <vt:lpstr>        Description</vt:lpstr>
      <vt:lpstr>        «Interface» Notation</vt:lpstr>
      <vt:lpstr>        «Interface» Properties</vt:lpstr>
      <vt:lpstr>    Interface Operations</vt:lpstr>
      <vt:lpstr>        Description</vt:lpstr>
      <vt:lpstr>        Operation Notation</vt:lpstr>
      <vt:lpstr>        Operation Properties</vt:lpstr>
      <vt:lpstr>    Operation Parameters</vt:lpstr>
      <vt:lpstr>        Description</vt:lpstr>
      <vt:lpstr>        Parameter Notation</vt:lpstr>
      <vt:lpstr>        Parameter Properties</vt:lpstr>
      <vt:lpstr>    Notifications</vt:lpstr>
      <vt:lpstr>        Description</vt:lpstr>
      <vt:lpstr>        Notification Notation</vt:lpstr>
      <vt:lpstr>        Notification Properties</vt:lpstr>
      <vt:lpstr>    Data Types</vt:lpstr>
      <vt:lpstr>        Description</vt:lpstr>
      <vt:lpstr>        Type Notation</vt:lpstr>
      <vt:lpstr>        Type Properties</vt:lpstr>
      <vt:lpstr>        UML Primitive Types</vt:lpstr>
      <vt:lpstr>        Pre-defined Data Types</vt:lpstr>
      <vt:lpstr>    Qualifiers and Conditions</vt:lpstr>
      <vt:lpstr>    Use Cases</vt:lpstr>
      <vt:lpstr>    Activities</vt:lpstr>
      <vt:lpstr>    State Machines</vt:lpstr>
      <vt:lpstr>UML Profile Definitions</vt:lpstr>
      <vt:lpstr>    UML Profile Structure</vt:lpstr>
      <vt:lpstr>    Additional Properties for the General Information on the UML Model</vt:lpstr>
      <vt:lpstr>    Additional Common Properties for individual UML Model artifacts</vt:lpstr>
      <vt:lpstr>    Additional Interface related Properties for individual UML Model artifacts</vt:lpstr>
      <vt:lpstr>    Additional Properties for all UML artifacts</vt:lpstr>
      <vt:lpstr>        Description</vt:lpstr>
      <vt:lpstr>        LifecycleState Property</vt:lpstr>
      <vt:lpstr>        Profile LifecycleState Property</vt:lpstr>
      <vt:lpstr>        Reference Property</vt:lpstr>
      <vt:lpstr>        Example Property</vt:lpstr>
      <vt:lpstr>Recommended Modeling Patterns</vt:lpstr>
      <vt:lpstr>    File Naming Conventions</vt:lpstr>
      <vt:lpstr>    Model Structure</vt:lpstr>
      <vt:lpstr>        Generic Model Structure</vt:lpstr>
      <vt:lpstr>        Model Structure</vt:lpstr>
      <vt:lpstr>    Flexible Attribute Assignment to Classes</vt:lpstr>
      <vt:lpstr>    Use of Conditional Packages</vt:lpstr>
      <vt:lpstr>    Use of XOR</vt:lpstr>
      <vt:lpstr>        </vt:lpstr>
      <vt:lpstr>        Description</vt:lpstr>
      <vt:lpstr>        Examples</vt:lpstr>
      <vt:lpstr>        Name style</vt:lpstr>
      <vt:lpstr>        «Choice» (Obsolete)</vt:lpstr>
      <vt:lpstr>    Proxy Class Modeling</vt:lpstr>
      <vt:lpstr>    Diagram Guidelines</vt:lpstr>
      <vt:lpstr>        Generic Diagram Guidelines</vt:lpstr>
    </vt:vector>
  </TitlesOfParts>
  <Company>Tompertdesign</Company>
  <LinksUpToDate>false</LinksUpToDate>
  <CharactersWithSpaces>122587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Cassandra Blair</dc:creator>
  <cp:lastModifiedBy>Bernd Zeuner</cp:lastModifiedBy>
  <cp:revision>74</cp:revision>
  <cp:lastPrinted>2017-08-23T10:40:00Z</cp:lastPrinted>
  <dcterms:created xsi:type="dcterms:W3CDTF">2021-10-22T07:17:00Z</dcterms:created>
  <dcterms:modified xsi:type="dcterms:W3CDTF">2023-08-25T11:36:00Z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0x01010086101267225E8D4AAEC57ABD34CA77EC</vt:lpwstr>
  </property>
</Properties>
</file>